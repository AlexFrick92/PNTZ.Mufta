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21E6D" w14:textId="77777777" w:rsidR="00083C12" w:rsidRPr="008F215F" w:rsidRDefault="00932588" w:rsidP="008F215F">
      <w:pPr>
        <w:jc w:val="center"/>
        <w:rPr>
          <w:sz w:val="28"/>
          <w:szCs w:val="28"/>
        </w:rPr>
      </w:pPr>
      <w:r w:rsidRPr="008F215F">
        <w:rPr>
          <w:sz w:val="28"/>
          <w:szCs w:val="28"/>
        </w:rPr>
        <w:t>ПАО «ТРУБНАЯ МЕТАЛЛУРГИЧЕСКАЯ КОМПАНИЯ»</w:t>
      </w:r>
    </w:p>
    <w:p w14:paraId="046619B6" w14:textId="77777777" w:rsidR="00763676" w:rsidRPr="008F215F" w:rsidRDefault="00932588" w:rsidP="008F215F">
      <w:pPr>
        <w:jc w:val="center"/>
        <w:rPr>
          <w:sz w:val="28"/>
          <w:szCs w:val="28"/>
        </w:rPr>
      </w:pPr>
      <w:r w:rsidRPr="008F215F">
        <w:rPr>
          <w:sz w:val="28"/>
          <w:szCs w:val="28"/>
        </w:rPr>
        <w:t>АО «Волжский трубный завод»</w:t>
      </w:r>
    </w:p>
    <w:p w14:paraId="5BF513FD" w14:textId="77777777" w:rsidR="00A10A03" w:rsidRPr="008F215F" w:rsidRDefault="00A10A03" w:rsidP="008F215F">
      <w:pPr>
        <w:jc w:val="center"/>
        <w:rPr>
          <w:sz w:val="28"/>
          <w:szCs w:val="28"/>
        </w:rPr>
      </w:pPr>
    </w:p>
    <w:p w14:paraId="640CA594" w14:textId="77777777" w:rsidR="00A10A03" w:rsidRPr="008F215F" w:rsidRDefault="00A10A03" w:rsidP="008F215F">
      <w:pPr>
        <w:jc w:val="center"/>
        <w:rPr>
          <w:sz w:val="28"/>
          <w:szCs w:val="28"/>
        </w:rPr>
      </w:pPr>
    </w:p>
    <w:p w14:paraId="54390258" w14:textId="77777777" w:rsidR="00A10A03" w:rsidRPr="008F215F" w:rsidRDefault="00A10A03" w:rsidP="008F215F">
      <w:pPr>
        <w:jc w:val="center"/>
        <w:rPr>
          <w:sz w:val="28"/>
          <w:szCs w:val="28"/>
        </w:rPr>
      </w:pPr>
    </w:p>
    <w:p w14:paraId="2A1BD32B" w14:textId="77777777" w:rsidR="00A10A03" w:rsidRPr="008F215F" w:rsidRDefault="00A10A03" w:rsidP="008F215F">
      <w:pPr>
        <w:jc w:val="center"/>
        <w:rPr>
          <w:sz w:val="28"/>
          <w:szCs w:val="28"/>
        </w:rPr>
      </w:pPr>
    </w:p>
    <w:p w14:paraId="0880F35D" w14:textId="77777777" w:rsidR="000F2D1E" w:rsidRDefault="00932588" w:rsidP="008F215F">
      <w:pPr>
        <w:spacing w:line="360" w:lineRule="auto"/>
        <w:jc w:val="center"/>
        <w:rPr>
          <w:sz w:val="28"/>
          <w:szCs w:val="28"/>
        </w:rPr>
      </w:pPr>
      <w:r w:rsidRPr="008F215F">
        <w:rPr>
          <w:sz w:val="28"/>
          <w:szCs w:val="28"/>
        </w:rPr>
        <w:t xml:space="preserve">АВТОМАТИЗИРОВАННАЯ </w:t>
      </w:r>
      <w:r w:rsidR="002A4945" w:rsidRPr="008F215F">
        <w:rPr>
          <w:sz w:val="28"/>
          <w:szCs w:val="28"/>
        </w:rPr>
        <w:t>СИСТЕМА ПРОСЛЕЖИВАЕМОСТИ ПРОДУКЦИИ</w:t>
      </w:r>
    </w:p>
    <w:p w14:paraId="5604E8FC" w14:textId="77777777" w:rsidR="008F215F" w:rsidRPr="008F215F" w:rsidRDefault="00932588" w:rsidP="008F215F">
      <w:pPr>
        <w:spacing w:line="360" w:lineRule="auto"/>
        <w:jc w:val="center"/>
        <w:rPr>
          <w:sz w:val="28"/>
          <w:szCs w:val="28"/>
        </w:rPr>
      </w:pPr>
      <w:r w:rsidRPr="00A10A03">
        <w:rPr>
          <w:sz w:val="28"/>
          <w:szCs w:val="28"/>
        </w:rPr>
        <w:t>НА УЧАСТКАХ РАЗЛИВКИ И ЗАЧИСТКИ ГОРЯЧЕГО МЕТАЛЛА</w:t>
      </w:r>
    </w:p>
    <w:p w14:paraId="156B0037" w14:textId="77777777" w:rsidR="008F215F" w:rsidRDefault="00932588" w:rsidP="008F215F">
      <w:pPr>
        <w:spacing w:line="360" w:lineRule="auto"/>
        <w:jc w:val="center"/>
        <w:rPr>
          <w:sz w:val="28"/>
          <w:szCs w:val="28"/>
        </w:rPr>
      </w:pPr>
      <w:r>
        <w:rPr>
          <w:sz w:val="28"/>
          <w:szCs w:val="28"/>
        </w:rPr>
        <w:t>ЭЛЕКТРОСТАЛЕПЛАВИЛЬНОГО ЦЕХА АО «ВТЗ»</w:t>
      </w:r>
    </w:p>
    <w:p w14:paraId="44F3EA57" w14:textId="77777777" w:rsidR="004159E0" w:rsidRPr="008F215F" w:rsidRDefault="00932588" w:rsidP="008F215F">
      <w:pPr>
        <w:spacing w:line="360" w:lineRule="auto"/>
        <w:jc w:val="center"/>
        <w:rPr>
          <w:sz w:val="28"/>
          <w:szCs w:val="28"/>
        </w:rPr>
      </w:pPr>
      <w:r w:rsidRPr="008F215F">
        <w:rPr>
          <w:sz w:val="28"/>
          <w:szCs w:val="28"/>
        </w:rPr>
        <w:t>Основные технические решения</w:t>
      </w:r>
    </w:p>
    <w:p w14:paraId="5C71D376" w14:textId="77777777" w:rsidR="00763676" w:rsidRDefault="00763676" w:rsidP="000131A7">
      <w:pPr>
        <w:rPr>
          <w:rFonts w:cstheme="minorHAnsi"/>
        </w:rPr>
      </w:pPr>
    </w:p>
    <w:p w14:paraId="15CA3721" w14:textId="77777777" w:rsidR="008F215F" w:rsidRPr="008F215F" w:rsidRDefault="008F215F" w:rsidP="000131A7">
      <w:pPr>
        <w:rPr>
          <w:rFonts w:cstheme="minorHAnsi"/>
        </w:rPr>
      </w:pPr>
    </w:p>
    <w:p w14:paraId="09B197A0" w14:textId="3D59AA6E" w:rsidR="007114AC" w:rsidRDefault="007114AC" w:rsidP="000131A7">
      <w:pPr>
        <w:rPr>
          <w:ins w:id="0" w:author="Николай Богомолов" w:date="2022-09-07T15:51:00Z"/>
          <w:rFonts w:cstheme="minorHAnsi"/>
        </w:rPr>
      </w:pPr>
    </w:p>
    <w:p w14:paraId="33EC0944" w14:textId="670F9EA6" w:rsidR="00CE404E" w:rsidRDefault="00CE404E" w:rsidP="000131A7">
      <w:pPr>
        <w:rPr>
          <w:ins w:id="1" w:author="Николай Богомолов" w:date="2022-09-07T15:51:00Z"/>
          <w:rFonts w:cstheme="minorHAnsi"/>
        </w:rPr>
      </w:pPr>
    </w:p>
    <w:p w14:paraId="5D4642E9" w14:textId="77777777" w:rsidR="00CE404E" w:rsidRPr="008F215F" w:rsidRDefault="00CE404E" w:rsidP="000131A7">
      <w:pPr>
        <w:rPr>
          <w:rFonts w:cstheme="minorHAnsi"/>
        </w:rPr>
      </w:pPr>
    </w:p>
    <w:p w14:paraId="7D129629" w14:textId="77777777" w:rsidR="00A5682B" w:rsidRPr="008F215F" w:rsidRDefault="00A5682B" w:rsidP="00926E01">
      <w:pPr>
        <w:spacing w:before="120" w:after="0"/>
        <w:rPr>
          <w:rFonts w:cstheme="minorHAnsi"/>
        </w:rPr>
      </w:pPr>
    </w:p>
    <w:p w14:paraId="4D179635" w14:textId="77777777" w:rsidR="000F2D1E" w:rsidRDefault="000F2D1E" w:rsidP="000131A7"/>
    <w:tbl>
      <w:tblPr>
        <w:tblW w:w="9622" w:type="dxa"/>
        <w:tblInd w:w="360" w:type="dxa"/>
        <w:tblLook w:val="04A0" w:firstRow="1" w:lastRow="0" w:firstColumn="1" w:lastColumn="0" w:noHBand="0" w:noVBand="1"/>
      </w:tblPr>
      <w:tblGrid>
        <w:gridCol w:w="5452"/>
        <w:gridCol w:w="1984"/>
        <w:gridCol w:w="2186"/>
      </w:tblGrid>
      <w:tr w:rsidR="009162F4" w:rsidDel="00CE404E" w14:paraId="6A1B21D7" w14:textId="6907F649" w:rsidTr="00250655">
        <w:trPr>
          <w:trHeight w:val="624"/>
          <w:del w:id="2" w:author="Николай Богомолов" w:date="2022-09-07T15:51:00Z"/>
        </w:trPr>
        <w:tc>
          <w:tcPr>
            <w:tcW w:w="5452" w:type="dxa"/>
            <w:vAlign w:val="bottom"/>
          </w:tcPr>
          <w:p w14:paraId="1CEA5E13" w14:textId="213DBC91" w:rsidR="00A10A03" w:rsidRPr="00250655" w:rsidDel="00CE404E" w:rsidRDefault="00932588" w:rsidP="00250655">
            <w:pPr>
              <w:spacing w:before="120" w:line="240" w:lineRule="auto"/>
              <w:rPr>
                <w:del w:id="3" w:author="Николай Богомолов" w:date="2022-09-07T15:51:00Z"/>
                <w:szCs w:val="22"/>
              </w:rPr>
            </w:pPr>
            <w:del w:id="4" w:author="Николай Богомолов" w:date="2022-09-07T15:51:00Z">
              <w:r w:rsidRPr="00250655" w:rsidDel="00CE404E">
                <w:rPr>
                  <w:szCs w:val="22"/>
                </w:rPr>
                <w:delText xml:space="preserve">Руководитель проекта </w:delText>
              </w:r>
              <w:r w:rsidRPr="00250655" w:rsidDel="00CE404E">
                <w:rPr>
                  <w:szCs w:val="22"/>
                  <w:lang w:val="en-US"/>
                </w:rPr>
                <w:delText>MES</w:delText>
              </w:r>
              <w:r w:rsidRPr="00250655" w:rsidDel="00CE404E">
                <w:rPr>
                  <w:szCs w:val="22"/>
                </w:rPr>
                <w:delText xml:space="preserve"> от АО «ВТЗ»</w:delText>
              </w:r>
            </w:del>
          </w:p>
        </w:tc>
        <w:tc>
          <w:tcPr>
            <w:tcW w:w="1984" w:type="dxa"/>
            <w:vAlign w:val="bottom"/>
          </w:tcPr>
          <w:p w14:paraId="6627CB2D" w14:textId="068320F2" w:rsidR="00A10A03" w:rsidRPr="00214501" w:rsidDel="00CE404E" w:rsidRDefault="00932588" w:rsidP="00250655">
            <w:pPr>
              <w:spacing w:before="120" w:line="240" w:lineRule="auto"/>
              <w:rPr>
                <w:del w:id="5" w:author="Николай Богомолов" w:date="2022-09-07T15:51:00Z"/>
                <w:szCs w:val="22"/>
                <w:rPrChange w:id="6" w:author="Николай Богомолов" w:date="2022-09-09T15:18:00Z">
                  <w:rPr>
                    <w:del w:id="7" w:author="Николай Богомолов" w:date="2022-09-07T15:51:00Z"/>
                    <w:szCs w:val="22"/>
                    <w:lang w:val="en-US"/>
                  </w:rPr>
                </w:rPrChange>
              </w:rPr>
            </w:pPr>
            <w:del w:id="8" w:author="Николай Богомолов" w:date="2022-09-07T15:51:00Z">
              <w:r w:rsidRPr="00214501" w:rsidDel="00CE404E">
                <w:rPr>
                  <w:szCs w:val="22"/>
                  <w:rPrChange w:id="9" w:author="Николай Богомолов" w:date="2022-09-09T15:18:00Z">
                    <w:rPr>
                      <w:szCs w:val="22"/>
                      <w:lang w:val="en-US"/>
                    </w:rPr>
                  </w:rPrChange>
                </w:rPr>
                <w:delText>______________</w:delText>
              </w:r>
            </w:del>
          </w:p>
        </w:tc>
        <w:tc>
          <w:tcPr>
            <w:tcW w:w="2186" w:type="dxa"/>
            <w:vAlign w:val="bottom"/>
          </w:tcPr>
          <w:p w14:paraId="1FAA7A1B" w14:textId="0A18808A" w:rsidR="00A10A03" w:rsidRPr="00250655" w:rsidDel="00CE404E" w:rsidRDefault="00932588" w:rsidP="00250655">
            <w:pPr>
              <w:spacing w:before="120" w:line="240" w:lineRule="auto"/>
              <w:rPr>
                <w:del w:id="10" w:author="Николай Богомолов" w:date="2022-09-07T15:51:00Z"/>
                <w:szCs w:val="22"/>
              </w:rPr>
            </w:pPr>
            <w:del w:id="11" w:author="Николай Богомолов" w:date="2022-09-07T15:51:00Z">
              <w:r w:rsidRPr="00250655" w:rsidDel="00CE404E">
                <w:rPr>
                  <w:szCs w:val="22"/>
                </w:rPr>
                <w:delText>Р.И. Снигирь</w:delText>
              </w:r>
            </w:del>
          </w:p>
        </w:tc>
      </w:tr>
      <w:tr w:rsidR="009162F4" w14:paraId="02DBB6D9" w14:textId="77777777" w:rsidTr="00250655">
        <w:trPr>
          <w:trHeight w:val="624"/>
        </w:trPr>
        <w:tc>
          <w:tcPr>
            <w:tcW w:w="5452" w:type="dxa"/>
            <w:vAlign w:val="bottom"/>
          </w:tcPr>
          <w:p w14:paraId="2DEE329D" w14:textId="77777777" w:rsidR="00A10A03" w:rsidRPr="00250655" w:rsidRDefault="00932588" w:rsidP="00250655">
            <w:pPr>
              <w:spacing w:line="240" w:lineRule="auto"/>
              <w:rPr>
                <w:szCs w:val="22"/>
              </w:rPr>
            </w:pPr>
            <w:r w:rsidRPr="00250655">
              <w:rPr>
                <w:szCs w:val="22"/>
              </w:rPr>
              <w:t>Руководитель проекта ПИМС от АО «ВТЗ»</w:t>
            </w:r>
          </w:p>
        </w:tc>
        <w:tc>
          <w:tcPr>
            <w:tcW w:w="1984" w:type="dxa"/>
            <w:vAlign w:val="bottom"/>
          </w:tcPr>
          <w:p w14:paraId="26186E07" w14:textId="77777777" w:rsidR="00A10A03" w:rsidRPr="00250655" w:rsidRDefault="00932588" w:rsidP="00250655">
            <w:pPr>
              <w:spacing w:line="240" w:lineRule="auto"/>
              <w:rPr>
                <w:szCs w:val="22"/>
              </w:rPr>
            </w:pPr>
            <w:r w:rsidRPr="00250655">
              <w:rPr>
                <w:szCs w:val="22"/>
                <w:lang w:val="en-US"/>
              </w:rPr>
              <w:t>______________</w:t>
            </w:r>
          </w:p>
        </w:tc>
        <w:tc>
          <w:tcPr>
            <w:tcW w:w="2186" w:type="dxa"/>
            <w:vAlign w:val="bottom"/>
          </w:tcPr>
          <w:p w14:paraId="1241D6D7" w14:textId="77777777" w:rsidR="00A10A03" w:rsidRPr="00250655" w:rsidRDefault="00932588" w:rsidP="00250655">
            <w:pPr>
              <w:spacing w:line="240" w:lineRule="auto"/>
              <w:rPr>
                <w:szCs w:val="22"/>
              </w:rPr>
            </w:pPr>
            <w:r w:rsidRPr="00250655">
              <w:rPr>
                <w:szCs w:val="22"/>
              </w:rPr>
              <w:t>С.В. Дядиченко</w:t>
            </w:r>
          </w:p>
        </w:tc>
      </w:tr>
      <w:tr w:rsidR="009162F4" w14:paraId="64AC14F3" w14:textId="77777777" w:rsidTr="00250655">
        <w:trPr>
          <w:trHeight w:val="624"/>
        </w:trPr>
        <w:tc>
          <w:tcPr>
            <w:tcW w:w="5452" w:type="dxa"/>
            <w:vAlign w:val="bottom"/>
          </w:tcPr>
          <w:p w14:paraId="420253E9" w14:textId="77777777" w:rsidR="00A10A03" w:rsidRPr="00250655" w:rsidRDefault="00932588" w:rsidP="00250655">
            <w:pPr>
              <w:spacing w:line="240" w:lineRule="auto"/>
              <w:rPr>
                <w:szCs w:val="22"/>
              </w:rPr>
            </w:pPr>
            <w:r w:rsidRPr="00250655">
              <w:rPr>
                <w:szCs w:val="22"/>
              </w:rPr>
              <w:t>ГИП ЗАО «АСК»</w:t>
            </w:r>
          </w:p>
        </w:tc>
        <w:tc>
          <w:tcPr>
            <w:tcW w:w="1984" w:type="dxa"/>
            <w:vAlign w:val="bottom"/>
          </w:tcPr>
          <w:p w14:paraId="6E59EA82" w14:textId="77777777" w:rsidR="00A10A03" w:rsidRPr="00250655" w:rsidRDefault="00932588" w:rsidP="00250655">
            <w:pPr>
              <w:spacing w:line="240" w:lineRule="auto"/>
              <w:rPr>
                <w:szCs w:val="22"/>
              </w:rPr>
            </w:pPr>
            <w:r w:rsidRPr="00250655">
              <w:rPr>
                <w:szCs w:val="22"/>
                <w:lang w:val="en-US"/>
              </w:rPr>
              <w:t>______________</w:t>
            </w:r>
          </w:p>
        </w:tc>
        <w:tc>
          <w:tcPr>
            <w:tcW w:w="2186" w:type="dxa"/>
            <w:vAlign w:val="bottom"/>
          </w:tcPr>
          <w:p w14:paraId="0A867E68" w14:textId="77777777" w:rsidR="00A10A03" w:rsidRPr="00250655" w:rsidRDefault="00932588" w:rsidP="00250655">
            <w:pPr>
              <w:spacing w:line="240" w:lineRule="auto"/>
              <w:rPr>
                <w:szCs w:val="22"/>
              </w:rPr>
            </w:pPr>
            <w:r w:rsidRPr="00250655">
              <w:rPr>
                <w:szCs w:val="22"/>
              </w:rPr>
              <w:t>А.М. Упчер</w:t>
            </w:r>
          </w:p>
        </w:tc>
      </w:tr>
      <w:tr w:rsidR="009162F4" w14:paraId="3BF041A0" w14:textId="77777777" w:rsidTr="00250655">
        <w:trPr>
          <w:trHeight w:val="56"/>
        </w:trPr>
        <w:tc>
          <w:tcPr>
            <w:tcW w:w="5452" w:type="dxa"/>
            <w:vAlign w:val="bottom"/>
          </w:tcPr>
          <w:p w14:paraId="38AC9ED2" w14:textId="77777777" w:rsidR="00A10A03" w:rsidRPr="00250655" w:rsidRDefault="00932588" w:rsidP="00250655">
            <w:pPr>
              <w:spacing w:before="240" w:line="240" w:lineRule="auto"/>
              <w:rPr>
                <w:szCs w:val="22"/>
              </w:rPr>
            </w:pPr>
            <w:r w:rsidRPr="00250655">
              <w:rPr>
                <w:szCs w:val="22"/>
              </w:rPr>
              <w:t>Руководитель проекта от ООО «ПРОМАТИС ИТ»</w:t>
            </w:r>
          </w:p>
        </w:tc>
        <w:tc>
          <w:tcPr>
            <w:tcW w:w="1984" w:type="dxa"/>
            <w:vAlign w:val="bottom"/>
          </w:tcPr>
          <w:p w14:paraId="5155B162" w14:textId="77777777" w:rsidR="00A10A03" w:rsidRPr="00250655" w:rsidRDefault="00932588" w:rsidP="00250655">
            <w:pPr>
              <w:spacing w:before="240" w:line="240" w:lineRule="auto"/>
              <w:rPr>
                <w:szCs w:val="22"/>
              </w:rPr>
            </w:pPr>
            <w:r w:rsidRPr="00250655">
              <w:rPr>
                <w:szCs w:val="22"/>
                <w:lang w:val="en-US"/>
              </w:rPr>
              <w:t>______________</w:t>
            </w:r>
          </w:p>
        </w:tc>
        <w:tc>
          <w:tcPr>
            <w:tcW w:w="2186" w:type="dxa"/>
            <w:vAlign w:val="bottom"/>
          </w:tcPr>
          <w:p w14:paraId="5F82E74C" w14:textId="77777777" w:rsidR="00A10A03" w:rsidRPr="00250655" w:rsidRDefault="00932588" w:rsidP="00250655">
            <w:pPr>
              <w:spacing w:before="240" w:line="240" w:lineRule="auto"/>
              <w:rPr>
                <w:szCs w:val="22"/>
              </w:rPr>
            </w:pPr>
            <w:r w:rsidRPr="00250655">
              <w:rPr>
                <w:szCs w:val="22"/>
              </w:rPr>
              <w:t>С.Е. Меньшиков</w:t>
            </w:r>
          </w:p>
        </w:tc>
      </w:tr>
    </w:tbl>
    <w:p w14:paraId="0B126A00" w14:textId="77777777" w:rsidR="00763676" w:rsidRDefault="00763676" w:rsidP="00926E01"/>
    <w:p w14:paraId="5C79316E" w14:textId="77777777" w:rsidR="00A10A03" w:rsidRPr="00A10A03" w:rsidRDefault="00932588" w:rsidP="000131A7">
      <w:r>
        <w:t xml:space="preserve">  </w:t>
      </w:r>
    </w:p>
    <w:p w14:paraId="306A21FA" w14:textId="77777777" w:rsidR="00E068CA" w:rsidRDefault="00E068CA" w:rsidP="000131A7"/>
    <w:p w14:paraId="72A64590" w14:textId="77777777" w:rsidR="00507D50" w:rsidRDefault="00507D50" w:rsidP="000131A7"/>
    <w:p w14:paraId="6FC7AC08" w14:textId="77777777" w:rsidR="009D2CCF" w:rsidRDefault="009D2CCF" w:rsidP="000131A7"/>
    <w:p w14:paraId="5A1F9F86" w14:textId="77777777" w:rsidR="009D2CCF" w:rsidRDefault="009D2CCF" w:rsidP="000131A7"/>
    <w:p w14:paraId="0A37B1D2" w14:textId="77777777" w:rsidR="00E068CA" w:rsidRDefault="00E068CA" w:rsidP="009D2CCF">
      <w:pPr>
        <w:pStyle w:val="ad"/>
        <w:jc w:val="center"/>
      </w:pPr>
    </w:p>
    <w:p w14:paraId="15AD8C79" w14:textId="77777777" w:rsidR="000F2D1E" w:rsidRDefault="00932588" w:rsidP="008F215F">
      <w:pPr>
        <w:jc w:val="center"/>
      </w:pPr>
      <w:r>
        <w:t>Челябинск</w:t>
      </w:r>
    </w:p>
    <w:p w14:paraId="3DF2C6DD" w14:textId="77777777" w:rsidR="00507D50" w:rsidRDefault="00932588" w:rsidP="008F215F">
      <w:pPr>
        <w:jc w:val="center"/>
      </w:pPr>
      <w:r>
        <w:t>2022</w:t>
      </w:r>
      <w:r w:rsidR="000F2D1E">
        <w:t xml:space="preserve"> г.</w:t>
      </w:r>
      <w:r>
        <w:br w:type="page"/>
      </w:r>
    </w:p>
    <w:p w14:paraId="25C3DC03" w14:textId="77777777" w:rsidR="000F0698" w:rsidRPr="00941D36" w:rsidRDefault="00932588" w:rsidP="00941D36">
      <w:pPr>
        <w:rPr>
          <w:sz w:val="32"/>
          <w:szCs w:val="32"/>
        </w:rPr>
      </w:pPr>
      <w:r>
        <w:rPr>
          <w:sz w:val="32"/>
          <w:szCs w:val="32"/>
        </w:rPr>
        <w:lastRenderedPageBreak/>
        <w:t>ИСТОРИЯ ИЗМЕНЕНИЙ</w:t>
      </w:r>
      <w:r w:rsidR="00FB27A2" w:rsidRPr="00941D36">
        <w:rPr>
          <w:sz w:val="32"/>
          <w:szCs w:val="32"/>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7"/>
        <w:gridCol w:w="893"/>
        <w:gridCol w:w="1275"/>
        <w:gridCol w:w="1832"/>
      </w:tblGrid>
      <w:tr w:rsidR="009162F4" w14:paraId="0C8A3843" w14:textId="77777777" w:rsidTr="00BA44BA">
        <w:tc>
          <w:tcPr>
            <w:tcW w:w="5237" w:type="dxa"/>
          </w:tcPr>
          <w:p w14:paraId="65DC1CC1" w14:textId="77777777" w:rsidR="000F0698" w:rsidRPr="00181E8C" w:rsidRDefault="00932588" w:rsidP="00181E8C">
            <w:pPr>
              <w:spacing w:before="120" w:line="240" w:lineRule="auto"/>
              <w:jc w:val="left"/>
              <w:rPr>
                <w:b/>
                <w:bCs/>
                <w:szCs w:val="22"/>
              </w:rPr>
            </w:pPr>
            <w:r w:rsidRPr="00181E8C">
              <w:rPr>
                <w:b/>
                <w:bCs/>
                <w:szCs w:val="22"/>
              </w:rPr>
              <w:t>Изменения</w:t>
            </w:r>
          </w:p>
        </w:tc>
        <w:tc>
          <w:tcPr>
            <w:tcW w:w="893" w:type="dxa"/>
            <w:vAlign w:val="center"/>
          </w:tcPr>
          <w:p w14:paraId="484804C2" w14:textId="77777777" w:rsidR="000F0698" w:rsidRPr="00181E8C" w:rsidRDefault="00932588" w:rsidP="00BA44BA">
            <w:pPr>
              <w:spacing w:before="120" w:line="240" w:lineRule="auto"/>
              <w:jc w:val="center"/>
              <w:rPr>
                <w:b/>
                <w:bCs/>
                <w:szCs w:val="22"/>
              </w:rPr>
            </w:pPr>
            <w:r w:rsidRPr="00181E8C">
              <w:rPr>
                <w:b/>
                <w:bCs/>
                <w:szCs w:val="22"/>
              </w:rPr>
              <w:t>Версия</w:t>
            </w:r>
          </w:p>
        </w:tc>
        <w:tc>
          <w:tcPr>
            <w:tcW w:w="1275" w:type="dxa"/>
            <w:vAlign w:val="center"/>
          </w:tcPr>
          <w:p w14:paraId="0DEB6EDB" w14:textId="77777777" w:rsidR="000F0698" w:rsidRPr="00181E8C" w:rsidRDefault="00932588" w:rsidP="00BA44BA">
            <w:pPr>
              <w:spacing w:before="120" w:line="240" w:lineRule="auto"/>
              <w:jc w:val="center"/>
              <w:rPr>
                <w:b/>
                <w:bCs/>
                <w:szCs w:val="22"/>
              </w:rPr>
            </w:pPr>
            <w:r w:rsidRPr="00181E8C">
              <w:rPr>
                <w:b/>
                <w:bCs/>
                <w:szCs w:val="22"/>
              </w:rPr>
              <w:t>Дата</w:t>
            </w:r>
          </w:p>
        </w:tc>
        <w:tc>
          <w:tcPr>
            <w:tcW w:w="1832" w:type="dxa"/>
            <w:vAlign w:val="center"/>
          </w:tcPr>
          <w:p w14:paraId="1C087C03" w14:textId="77777777" w:rsidR="000F0698" w:rsidRPr="00181E8C" w:rsidRDefault="00932588" w:rsidP="00181E8C">
            <w:pPr>
              <w:spacing w:before="120" w:line="240" w:lineRule="auto"/>
              <w:jc w:val="left"/>
              <w:rPr>
                <w:b/>
                <w:bCs/>
                <w:szCs w:val="22"/>
              </w:rPr>
            </w:pPr>
            <w:r w:rsidRPr="00181E8C">
              <w:rPr>
                <w:b/>
                <w:bCs/>
                <w:szCs w:val="22"/>
              </w:rPr>
              <w:t>Автор</w:t>
            </w:r>
          </w:p>
        </w:tc>
      </w:tr>
      <w:tr w:rsidR="009162F4" w14:paraId="0D5812F0" w14:textId="77777777" w:rsidTr="00BA44BA">
        <w:tc>
          <w:tcPr>
            <w:tcW w:w="5237" w:type="dxa"/>
          </w:tcPr>
          <w:p w14:paraId="2D9D2C85" w14:textId="77777777" w:rsidR="000F0698" w:rsidRPr="00150417" w:rsidRDefault="00932588" w:rsidP="0017635E">
            <w:pPr>
              <w:spacing w:before="120" w:after="0" w:line="240" w:lineRule="auto"/>
              <w:rPr>
                <w:szCs w:val="22"/>
              </w:rPr>
            </w:pPr>
            <w:r>
              <w:rPr>
                <w:szCs w:val="22"/>
              </w:rPr>
              <w:t xml:space="preserve">Создание документа. </w:t>
            </w:r>
          </w:p>
        </w:tc>
        <w:tc>
          <w:tcPr>
            <w:tcW w:w="893" w:type="dxa"/>
            <w:vAlign w:val="center"/>
          </w:tcPr>
          <w:p w14:paraId="01C1BD6A" w14:textId="77777777" w:rsidR="000F0698" w:rsidRPr="00250655" w:rsidRDefault="00932588" w:rsidP="00BA44BA">
            <w:pPr>
              <w:spacing w:after="0" w:line="240" w:lineRule="auto"/>
              <w:jc w:val="center"/>
              <w:rPr>
                <w:szCs w:val="22"/>
                <w:lang w:val="en-US"/>
              </w:rPr>
            </w:pPr>
            <w:r>
              <w:rPr>
                <w:szCs w:val="22"/>
              </w:rPr>
              <w:t>1</w:t>
            </w:r>
            <w:r w:rsidRPr="00250655">
              <w:rPr>
                <w:szCs w:val="22"/>
              </w:rPr>
              <w:t>.0</w:t>
            </w:r>
            <w:r>
              <w:rPr>
                <w:szCs w:val="22"/>
              </w:rPr>
              <w:t>0</w:t>
            </w:r>
          </w:p>
        </w:tc>
        <w:tc>
          <w:tcPr>
            <w:tcW w:w="1275" w:type="dxa"/>
            <w:vAlign w:val="center"/>
          </w:tcPr>
          <w:p w14:paraId="008C4FD9" w14:textId="77777777" w:rsidR="000F0698" w:rsidRPr="00250655" w:rsidRDefault="00932588" w:rsidP="00BA44BA">
            <w:pPr>
              <w:spacing w:after="0" w:line="240" w:lineRule="auto"/>
              <w:jc w:val="center"/>
              <w:rPr>
                <w:szCs w:val="22"/>
              </w:rPr>
            </w:pPr>
            <w:r>
              <w:rPr>
                <w:szCs w:val="22"/>
              </w:rPr>
              <w:t>16</w:t>
            </w:r>
            <w:r w:rsidRPr="00250655">
              <w:rPr>
                <w:szCs w:val="22"/>
              </w:rPr>
              <w:t>.</w:t>
            </w:r>
            <w:r>
              <w:rPr>
                <w:szCs w:val="22"/>
              </w:rPr>
              <w:t>08</w:t>
            </w:r>
            <w:r w:rsidRPr="00250655">
              <w:rPr>
                <w:szCs w:val="22"/>
              </w:rPr>
              <w:t>.2022</w:t>
            </w:r>
          </w:p>
        </w:tc>
        <w:tc>
          <w:tcPr>
            <w:tcW w:w="1832" w:type="dxa"/>
            <w:vAlign w:val="center"/>
          </w:tcPr>
          <w:p w14:paraId="21DFDE20" w14:textId="77777777" w:rsidR="000F0698" w:rsidRDefault="00932588" w:rsidP="001D5B1E">
            <w:pPr>
              <w:spacing w:after="0" w:line="240" w:lineRule="auto"/>
              <w:rPr>
                <w:szCs w:val="22"/>
              </w:rPr>
            </w:pPr>
            <w:r w:rsidRPr="00250655">
              <w:rPr>
                <w:szCs w:val="22"/>
              </w:rPr>
              <w:t>Цвиренко П.А.</w:t>
            </w:r>
          </w:p>
          <w:p w14:paraId="24593522" w14:textId="77777777" w:rsidR="00150417" w:rsidRPr="00250655" w:rsidRDefault="00932588" w:rsidP="001D5B1E">
            <w:pPr>
              <w:spacing w:after="0" w:line="240" w:lineRule="auto"/>
              <w:rPr>
                <w:szCs w:val="22"/>
              </w:rPr>
            </w:pPr>
            <w:r>
              <w:rPr>
                <w:szCs w:val="22"/>
              </w:rPr>
              <w:t>Богомолов Н.В.</w:t>
            </w:r>
          </w:p>
        </w:tc>
      </w:tr>
      <w:tr w:rsidR="007132D0" w14:paraId="4D17B593" w14:textId="77777777" w:rsidTr="00BA44BA">
        <w:tc>
          <w:tcPr>
            <w:tcW w:w="5237" w:type="dxa"/>
          </w:tcPr>
          <w:p w14:paraId="06DB3827" w14:textId="77777777" w:rsidR="007132D0" w:rsidRDefault="007132D0" w:rsidP="0017635E">
            <w:pPr>
              <w:spacing w:before="120" w:after="0" w:line="240" w:lineRule="auto"/>
              <w:rPr>
                <w:szCs w:val="22"/>
              </w:rPr>
            </w:pPr>
            <w:r>
              <w:rPr>
                <w:szCs w:val="22"/>
              </w:rPr>
              <w:t xml:space="preserve">Исправление замечаний к версии 1.00 </w:t>
            </w:r>
          </w:p>
        </w:tc>
        <w:tc>
          <w:tcPr>
            <w:tcW w:w="893" w:type="dxa"/>
            <w:vAlign w:val="center"/>
          </w:tcPr>
          <w:p w14:paraId="2305D96B" w14:textId="77777777" w:rsidR="007132D0" w:rsidRDefault="007132D0" w:rsidP="007132D0">
            <w:pPr>
              <w:spacing w:after="0" w:line="240" w:lineRule="auto"/>
              <w:jc w:val="center"/>
              <w:rPr>
                <w:szCs w:val="22"/>
              </w:rPr>
            </w:pPr>
            <w:r>
              <w:rPr>
                <w:szCs w:val="22"/>
              </w:rPr>
              <w:t>1</w:t>
            </w:r>
            <w:r w:rsidRPr="00250655">
              <w:rPr>
                <w:szCs w:val="22"/>
              </w:rPr>
              <w:t>.0</w:t>
            </w:r>
            <w:r>
              <w:rPr>
                <w:szCs w:val="22"/>
              </w:rPr>
              <w:t>1</w:t>
            </w:r>
          </w:p>
        </w:tc>
        <w:tc>
          <w:tcPr>
            <w:tcW w:w="1275" w:type="dxa"/>
            <w:vAlign w:val="center"/>
          </w:tcPr>
          <w:p w14:paraId="3272A444" w14:textId="6F956289" w:rsidR="007132D0" w:rsidRDefault="00C15B47" w:rsidP="007132D0">
            <w:pPr>
              <w:spacing w:after="0" w:line="240" w:lineRule="auto"/>
              <w:jc w:val="center"/>
              <w:rPr>
                <w:szCs w:val="22"/>
              </w:rPr>
            </w:pPr>
            <w:r>
              <w:rPr>
                <w:szCs w:val="22"/>
              </w:rPr>
              <w:t>2</w:t>
            </w:r>
            <w:r>
              <w:rPr>
                <w:szCs w:val="22"/>
                <w:lang w:val="en-US"/>
              </w:rPr>
              <w:t>9</w:t>
            </w:r>
            <w:r w:rsidR="007132D0" w:rsidRPr="00250655">
              <w:rPr>
                <w:szCs w:val="22"/>
              </w:rPr>
              <w:t>.</w:t>
            </w:r>
            <w:r w:rsidR="007132D0">
              <w:rPr>
                <w:szCs w:val="22"/>
              </w:rPr>
              <w:t>08</w:t>
            </w:r>
            <w:r w:rsidR="007132D0" w:rsidRPr="00250655">
              <w:rPr>
                <w:szCs w:val="22"/>
              </w:rPr>
              <w:t>.2022</w:t>
            </w:r>
          </w:p>
        </w:tc>
        <w:tc>
          <w:tcPr>
            <w:tcW w:w="1832" w:type="dxa"/>
            <w:vAlign w:val="center"/>
          </w:tcPr>
          <w:p w14:paraId="7314A459" w14:textId="77777777" w:rsidR="007132D0" w:rsidRDefault="007132D0" w:rsidP="007132D0">
            <w:pPr>
              <w:spacing w:after="0" w:line="240" w:lineRule="auto"/>
              <w:rPr>
                <w:szCs w:val="22"/>
              </w:rPr>
            </w:pPr>
            <w:r w:rsidRPr="00250655">
              <w:rPr>
                <w:szCs w:val="22"/>
              </w:rPr>
              <w:t>Цвиренко П.А.</w:t>
            </w:r>
          </w:p>
          <w:p w14:paraId="79F1D224" w14:textId="77777777" w:rsidR="007132D0" w:rsidRPr="00250655" w:rsidRDefault="007132D0" w:rsidP="007132D0">
            <w:pPr>
              <w:spacing w:after="0" w:line="240" w:lineRule="auto"/>
              <w:rPr>
                <w:szCs w:val="22"/>
              </w:rPr>
            </w:pPr>
            <w:r>
              <w:rPr>
                <w:szCs w:val="22"/>
              </w:rPr>
              <w:t>Богомолов Н.В.</w:t>
            </w:r>
          </w:p>
        </w:tc>
      </w:tr>
      <w:tr w:rsidR="0069230A" w14:paraId="1E3770CE" w14:textId="77777777" w:rsidTr="00BA44BA">
        <w:tc>
          <w:tcPr>
            <w:tcW w:w="5237" w:type="dxa"/>
          </w:tcPr>
          <w:p w14:paraId="14E0C3B7" w14:textId="43473CB1" w:rsidR="0069230A" w:rsidRPr="0069230A" w:rsidRDefault="0069230A" w:rsidP="00564B4A">
            <w:pPr>
              <w:spacing w:before="120" w:line="240" w:lineRule="auto"/>
              <w:rPr>
                <w:szCs w:val="22"/>
              </w:rPr>
            </w:pPr>
            <w:r>
              <w:rPr>
                <w:szCs w:val="22"/>
              </w:rPr>
              <w:t>Исправление замечаний к версии 1.01</w:t>
            </w:r>
          </w:p>
        </w:tc>
        <w:tc>
          <w:tcPr>
            <w:tcW w:w="893" w:type="dxa"/>
            <w:vAlign w:val="center"/>
          </w:tcPr>
          <w:p w14:paraId="0DC11275" w14:textId="30B35C60" w:rsidR="0069230A" w:rsidRDefault="0069230A" w:rsidP="007132D0">
            <w:pPr>
              <w:spacing w:after="0" w:line="240" w:lineRule="auto"/>
              <w:jc w:val="center"/>
              <w:rPr>
                <w:szCs w:val="22"/>
              </w:rPr>
            </w:pPr>
            <w:r>
              <w:rPr>
                <w:szCs w:val="22"/>
              </w:rPr>
              <w:t>1.02</w:t>
            </w:r>
          </w:p>
        </w:tc>
        <w:tc>
          <w:tcPr>
            <w:tcW w:w="1275" w:type="dxa"/>
            <w:vAlign w:val="center"/>
          </w:tcPr>
          <w:p w14:paraId="42EDD737" w14:textId="62E93033" w:rsidR="0069230A" w:rsidDel="00C15B47" w:rsidRDefault="0069230A" w:rsidP="007132D0">
            <w:pPr>
              <w:spacing w:after="0" w:line="240" w:lineRule="auto"/>
              <w:jc w:val="center"/>
              <w:rPr>
                <w:szCs w:val="22"/>
              </w:rPr>
            </w:pPr>
            <w:r>
              <w:rPr>
                <w:szCs w:val="22"/>
              </w:rPr>
              <w:t>30.08.2022</w:t>
            </w:r>
          </w:p>
        </w:tc>
        <w:tc>
          <w:tcPr>
            <w:tcW w:w="1832" w:type="dxa"/>
            <w:vAlign w:val="center"/>
          </w:tcPr>
          <w:p w14:paraId="3966221C" w14:textId="6B1C3DE6" w:rsidR="0069230A" w:rsidRPr="00250655" w:rsidRDefault="0069230A" w:rsidP="007132D0">
            <w:pPr>
              <w:spacing w:after="0" w:line="240" w:lineRule="auto"/>
              <w:rPr>
                <w:szCs w:val="22"/>
              </w:rPr>
            </w:pPr>
            <w:r>
              <w:rPr>
                <w:szCs w:val="22"/>
              </w:rPr>
              <w:t>Богомолов Н.В.</w:t>
            </w:r>
          </w:p>
        </w:tc>
      </w:tr>
      <w:tr w:rsidR="009C7E08" w14:paraId="70F31A6D" w14:textId="77777777" w:rsidTr="00BA44BA">
        <w:trPr>
          <w:ins w:id="12" w:author="Николай Богомолов" w:date="2022-09-02T14:25:00Z"/>
        </w:trPr>
        <w:tc>
          <w:tcPr>
            <w:tcW w:w="5237" w:type="dxa"/>
          </w:tcPr>
          <w:p w14:paraId="5A33AB29" w14:textId="4584E8B9" w:rsidR="009C7E08" w:rsidRDefault="009C7E08" w:rsidP="00564B4A">
            <w:pPr>
              <w:spacing w:before="120" w:line="240" w:lineRule="auto"/>
              <w:rPr>
                <w:ins w:id="13" w:author="Николай Богомолов" w:date="2022-09-02T14:25:00Z"/>
                <w:szCs w:val="22"/>
              </w:rPr>
            </w:pPr>
            <w:ins w:id="14" w:author="Николай Богомолов" w:date="2022-09-02T14:25:00Z">
              <w:r>
                <w:rPr>
                  <w:szCs w:val="22"/>
                </w:rPr>
                <w:t>Исправление замечаний к версии 1.02</w:t>
              </w:r>
            </w:ins>
            <w:ins w:id="15" w:author="Николай Богомолов" w:date="2022-09-02T14:26:00Z">
              <w:r>
                <w:rPr>
                  <w:szCs w:val="22"/>
                </w:rPr>
                <w:t xml:space="preserve">, добавлено указание что заготовка имеет фактическую </w:t>
              </w:r>
              <w:r w:rsidR="00B423AA">
                <w:rPr>
                  <w:szCs w:val="22"/>
                </w:rPr>
                <w:t>длину при порезке.</w:t>
              </w:r>
            </w:ins>
          </w:p>
        </w:tc>
        <w:tc>
          <w:tcPr>
            <w:tcW w:w="893" w:type="dxa"/>
            <w:vAlign w:val="center"/>
          </w:tcPr>
          <w:p w14:paraId="0B3A2767" w14:textId="6BEA25CE" w:rsidR="009C7E08" w:rsidRDefault="009C7E08" w:rsidP="007132D0">
            <w:pPr>
              <w:spacing w:after="0" w:line="240" w:lineRule="auto"/>
              <w:jc w:val="center"/>
              <w:rPr>
                <w:ins w:id="16" w:author="Николай Богомолов" w:date="2022-09-02T14:25:00Z"/>
                <w:szCs w:val="22"/>
              </w:rPr>
            </w:pPr>
            <w:ins w:id="17" w:author="Николай Богомолов" w:date="2022-09-02T14:25:00Z">
              <w:r>
                <w:rPr>
                  <w:szCs w:val="22"/>
                </w:rPr>
                <w:t>1.03</w:t>
              </w:r>
            </w:ins>
          </w:p>
        </w:tc>
        <w:tc>
          <w:tcPr>
            <w:tcW w:w="1275" w:type="dxa"/>
            <w:vAlign w:val="center"/>
          </w:tcPr>
          <w:p w14:paraId="51065649" w14:textId="51B7448C" w:rsidR="009C7E08" w:rsidRDefault="009C7E08" w:rsidP="007132D0">
            <w:pPr>
              <w:spacing w:after="0" w:line="240" w:lineRule="auto"/>
              <w:jc w:val="center"/>
              <w:rPr>
                <w:ins w:id="18" w:author="Николай Богомолов" w:date="2022-09-02T14:25:00Z"/>
                <w:szCs w:val="22"/>
              </w:rPr>
            </w:pPr>
            <w:ins w:id="19" w:author="Николай Богомолов" w:date="2022-09-02T14:25:00Z">
              <w:r>
                <w:rPr>
                  <w:szCs w:val="22"/>
                </w:rPr>
                <w:t>0</w:t>
              </w:r>
            </w:ins>
            <w:ins w:id="20" w:author="Николай Богомолов" w:date="2022-09-07T15:51:00Z">
              <w:r w:rsidR="00CE404E">
                <w:rPr>
                  <w:szCs w:val="22"/>
                </w:rPr>
                <w:t>7</w:t>
              </w:r>
            </w:ins>
            <w:ins w:id="21" w:author="Николай Богомолов" w:date="2022-09-02T14:25:00Z">
              <w:r>
                <w:rPr>
                  <w:szCs w:val="22"/>
                </w:rPr>
                <w:t>.09.202</w:t>
              </w:r>
            </w:ins>
            <w:ins w:id="22" w:author="Николай Богомолов" w:date="2022-09-09T15:19:00Z">
              <w:r w:rsidR="00214501">
                <w:rPr>
                  <w:szCs w:val="22"/>
                </w:rPr>
                <w:t>2</w:t>
              </w:r>
            </w:ins>
          </w:p>
        </w:tc>
        <w:tc>
          <w:tcPr>
            <w:tcW w:w="1832" w:type="dxa"/>
            <w:vAlign w:val="center"/>
          </w:tcPr>
          <w:p w14:paraId="7B290D60" w14:textId="6F3CBA22" w:rsidR="009C7E08" w:rsidRDefault="009C7E08" w:rsidP="007132D0">
            <w:pPr>
              <w:spacing w:after="0" w:line="240" w:lineRule="auto"/>
              <w:rPr>
                <w:ins w:id="23" w:author="Николай Богомолов" w:date="2022-09-02T14:25:00Z"/>
                <w:szCs w:val="22"/>
              </w:rPr>
            </w:pPr>
            <w:ins w:id="24" w:author="Николай Богомолов" w:date="2022-09-02T14:25:00Z">
              <w:r>
                <w:rPr>
                  <w:szCs w:val="22"/>
                </w:rPr>
                <w:t>Богомолов Н.В.</w:t>
              </w:r>
            </w:ins>
          </w:p>
        </w:tc>
      </w:tr>
      <w:tr w:rsidR="00214501" w14:paraId="10EABA87" w14:textId="77777777" w:rsidTr="00BA44BA">
        <w:trPr>
          <w:ins w:id="25" w:author="Николай Богомолов" w:date="2022-09-09T15:18:00Z"/>
        </w:trPr>
        <w:tc>
          <w:tcPr>
            <w:tcW w:w="5237" w:type="dxa"/>
          </w:tcPr>
          <w:p w14:paraId="35ED3027" w14:textId="13C28F4D" w:rsidR="00214501" w:rsidRPr="00214501" w:rsidRDefault="00214501" w:rsidP="00564B4A">
            <w:pPr>
              <w:spacing w:before="120" w:line="240" w:lineRule="auto"/>
              <w:rPr>
                <w:ins w:id="26" w:author="Николай Богомолов" w:date="2022-09-09T15:18:00Z"/>
                <w:szCs w:val="22"/>
              </w:rPr>
            </w:pPr>
            <w:ins w:id="27" w:author="Николай Богомолов" w:date="2022-09-09T15:18:00Z">
              <w:r>
                <w:rPr>
                  <w:szCs w:val="22"/>
                </w:rPr>
                <w:t xml:space="preserve">Добавлено описание термина </w:t>
              </w:r>
              <w:r>
                <w:rPr>
                  <w:szCs w:val="22"/>
                  <w:lang w:val="en-US"/>
                </w:rPr>
                <w:t>WinCC</w:t>
              </w:r>
              <w:r w:rsidRPr="00214501">
                <w:rPr>
                  <w:szCs w:val="22"/>
                  <w:rPrChange w:id="28" w:author="Николай Богомолов" w:date="2022-09-09T15:18:00Z">
                    <w:rPr>
                      <w:szCs w:val="22"/>
                      <w:lang w:val="en-US"/>
                    </w:rPr>
                  </w:rPrChange>
                </w:rPr>
                <w:t xml:space="preserve"> </w:t>
              </w:r>
              <w:r>
                <w:rPr>
                  <w:szCs w:val="22"/>
                  <w:lang w:val="en-US"/>
                </w:rPr>
                <w:t>OA</w:t>
              </w:r>
              <w:r w:rsidRPr="00214501">
                <w:rPr>
                  <w:szCs w:val="22"/>
                  <w:rPrChange w:id="29" w:author="Николай Богомолов" w:date="2022-09-09T15:18:00Z">
                    <w:rPr>
                      <w:szCs w:val="22"/>
                      <w:lang w:val="en-US"/>
                    </w:rPr>
                  </w:rPrChange>
                </w:rPr>
                <w:t xml:space="preserve"> </w:t>
              </w:r>
              <w:r>
                <w:rPr>
                  <w:szCs w:val="22"/>
                  <w:lang w:val="en-US"/>
                </w:rPr>
                <w:t>API</w:t>
              </w:r>
              <w:r w:rsidRPr="00214501">
                <w:rPr>
                  <w:szCs w:val="22"/>
                  <w:rPrChange w:id="30" w:author="Николай Богомолов" w:date="2022-09-09T15:18:00Z">
                    <w:rPr>
                      <w:szCs w:val="22"/>
                      <w:lang w:val="en-US"/>
                    </w:rPr>
                  </w:rPrChange>
                </w:rPr>
                <w:t xml:space="preserve"> </w:t>
              </w:r>
              <w:r>
                <w:rPr>
                  <w:szCs w:val="22"/>
                  <w:lang w:val="en-US"/>
                </w:rPr>
                <w:t>Manager</w:t>
              </w:r>
              <w:r>
                <w:rPr>
                  <w:szCs w:val="22"/>
                </w:rPr>
                <w:t xml:space="preserve"> и исправлен</w:t>
              </w:r>
            </w:ins>
            <w:ins w:id="31" w:author="Николай Богомолов" w:date="2022-09-09T15:19:00Z">
              <w:r>
                <w:rPr>
                  <w:szCs w:val="22"/>
                </w:rPr>
                <w:t xml:space="preserve"> алгоритм передачи данных о взвешивании контрольной заготовки</w:t>
              </w:r>
            </w:ins>
          </w:p>
        </w:tc>
        <w:tc>
          <w:tcPr>
            <w:tcW w:w="893" w:type="dxa"/>
            <w:vAlign w:val="center"/>
          </w:tcPr>
          <w:p w14:paraId="675D29B9" w14:textId="00A84B02" w:rsidR="00214501" w:rsidRDefault="00214501" w:rsidP="007132D0">
            <w:pPr>
              <w:spacing w:after="0" w:line="240" w:lineRule="auto"/>
              <w:jc w:val="center"/>
              <w:rPr>
                <w:ins w:id="32" w:author="Николай Богомолов" w:date="2022-09-09T15:18:00Z"/>
                <w:szCs w:val="22"/>
              </w:rPr>
            </w:pPr>
            <w:ins w:id="33" w:author="Николай Богомолов" w:date="2022-09-09T15:19:00Z">
              <w:r>
                <w:rPr>
                  <w:szCs w:val="22"/>
                </w:rPr>
                <w:t>1.04</w:t>
              </w:r>
            </w:ins>
          </w:p>
        </w:tc>
        <w:tc>
          <w:tcPr>
            <w:tcW w:w="1275" w:type="dxa"/>
            <w:vAlign w:val="center"/>
          </w:tcPr>
          <w:p w14:paraId="7C168B13" w14:textId="5A8FCEAA" w:rsidR="00214501" w:rsidRDefault="00214501" w:rsidP="007132D0">
            <w:pPr>
              <w:spacing w:after="0" w:line="240" w:lineRule="auto"/>
              <w:jc w:val="center"/>
              <w:rPr>
                <w:ins w:id="34" w:author="Николай Богомолов" w:date="2022-09-09T15:18:00Z"/>
                <w:szCs w:val="22"/>
              </w:rPr>
            </w:pPr>
            <w:ins w:id="35" w:author="Николай Богомолов" w:date="2022-09-09T15:19:00Z">
              <w:r>
                <w:rPr>
                  <w:szCs w:val="22"/>
                </w:rPr>
                <w:t>09.09.2022</w:t>
              </w:r>
            </w:ins>
          </w:p>
        </w:tc>
        <w:tc>
          <w:tcPr>
            <w:tcW w:w="1832" w:type="dxa"/>
            <w:vAlign w:val="center"/>
          </w:tcPr>
          <w:p w14:paraId="07E25530" w14:textId="6A760B81" w:rsidR="00214501" w:rsidRDefault="00214501" w:rsidP="007132D0">
            <w:pPr>
              <w:spacing w:after="0" w:line="240" w:lineRule="auto"/>
              <w:rPr>
                <w:ins w:id="36" w:author="Николай Богомолов" w:date="2022-09-09T15:18:00Z"/>
                <w:szCs w:val="22"/>
              </w:rPr>
            </w:pPr>
            <w:ins w:id="37" w:author="Николай Богомолов" w:date="2022-09-09T15:19:00Z">
              <w:r>
                <w:rPr>
                  <w:szCs w:val="22"/>
                </w:rPr>
                <w:t>Богом</w:t>
              </w:r>
            </w:ins>
            <w:ins w:id="38" w:author="Николай Богомолов" w:date="2022-09-09T15:20:00Z">
              <w:r>
                <w:rPr>
                  <w:szCs w:val="22"/>
                </w:rPr>
                <w:t>олов Н.В.</w:t>
              </w:r>
            </w:ins>
          </w:p>
        </w:tc>
      </w:tr>
      <w:tr w:rsidR="002B1047" w14:paraId="694E9A0F" w14:textId="77777777" w:rsidTr="00BA44BA">
        <w:trPr>
          <w:ins w:id="39" w:author="Николай Богомолов" w:date="2022-09-14T14:08:00Z"/>
        </w:trPr>
        <w:tc>
          <w:tcPr>
            <w:tcW w:w="5237" w:type="dxa"/>
          </w:tcPr>
          <w:p w14:paraId="645D5E63" w14:textId="6E2DB548" w:rsidR="002B1047" w:rsidRDefault="002B1047" w:rsidP="00564B4A">
            <w:pPr>
              <w:spacing w:before="120" w:line="240" w:lineRule="auto"/>
              <w:rPr>
                <w:ins w:id="40" w:author="Николай Богомолов" w:date="2022-09-14T14:08:00Z"/>
                <w:szCs w:val="22"/>
              </w:rPr>
            </w:pPr>
            <w:ins w:id="41" w:author="Николай Богомолов" w:date="2022-09-14T14:08:00Z">
              <w:r>
                <w:rPr>
                  <w:szCs w:val="22"/>
                </w:rPr>
                <w:t>Исправление по замечаниям к ве</w:t>
              </w:r>
            </w:ins>
            <w:ins w:id="42" w:author="Николай Богомолов" w:date="2022-09-14T14:09:00Z">
              <w:r>
                <w:rPr>
                  <w:szCs w:val="22"/>
                </w:rPr>
                <w:t>рсии 1.04</w:t>
              </w:r>
            </w:ins>
          </w:p>
        </w:tc>
        <w:tc>
          <w:tcPr>
            <w:tcW w:w="893" w:type="dxa"/>
            <w:vAlign w:val="center"/>
          </w:tcPr>
          <w:p w14:paraId="6CFAD667" w14:textId="66F8DC98" w:rsidR="002B1047" w:rsidRDefault="002B1047" w:rsidP="007132D0">
            <w:pPr>
              <w:spacing w:after="0" w:line="240" w:lineRule="auto"/>
              <w:jc w:val="center"/>
              <w:rPr>
                <w:ins w:id="43" w:author="Николай Богомолов" w:date="2022-09-14T14:08:00Z"/>
                <w:szCs w:val="22"/>
              </w:rPr>
            </w:pPr>
            <w:ins w:id="44" w:author="Николай Богомолов" w:date="2022-09-14T14:09:00Z">
              <w:r>
                <w:rPr>
                  <w:szCs w:val="22"/>
                </w:rPr>
                <w:t>1.05</w:t>
              </w:r>
            </w:ins>
          </w:p>
        </w:tc>
        <w:tc>
          <w:tcPr>
            <w:tcW w:w="1275" w:type="dxa"/>
            <w:vAlign w:val="center"/>
          </w:tcPr>
          <w:p w14:paraId="6E001078" w14:textId="0CA6B803" w:rsidR="002B1047" w:rsidRDefault="00DA7512" w:rsidP="007132D0">
            <w:pPr>
              <w:spacing w:after="0" w:line="240" w:lineRule="auto"/>
              <w:jc w:val="center"/>
              <w:rPr>
                <w:ins w:id="45" w:author="Николай Богомолов" w:date="2022-09-14T14:08:00Z"/>
                <w:szCs w:val="22"/>
              </w:rPr>
            </w:pPr>
            <w:ins w:id="46" w:author="Николай Богомолов" w:date="2022-09-19T15:31:00Z">
              <w:r>
                <w:rPr>
                  <w:szCs w:val="22"/>
                </w:rPr>
                <w:t>19</w:t>
              </w:r>
            </w:ins>
            <w:ins w:id="47" w:author="Николай Богомолов" w:date="2022-09-14T14:09:00Z">
              <w:r w:rsidR="002B1047">
                <w:rPr>
                  <w:szCs w:val="22"/>
                </w:rPr>
                <w:t>.09.2022</w:t>
              </w:r>
            </w:ins>
          </w:p>
        </w:tc>
        <w:tc>
          <w:tcPr>
            <w:tcW w:w="1832" w:type="dxa"/>
            <w:vAlign w:val="center"/>
          </w:tcPr>
          <w:p w14:paraId="1384D0E5" w14:textId="5AD20969" w:rsidR="002B1047" w:rsidRDefault="002B1047" w:rsidP="007132D0">
            <w:pPr>
              <w:spacing w:after="0" w:line="240" w:lineRule="auto"/>
              <w:rPr>
                <w:ins w:id="48" w:author="Николай Богомолов" w:date="2022-09-14T14:08:00Z"/>
                <w:szCs w:val="22"/>
              </w:rPr>
            </w:pPr>
            <w:ins w:id="49" w:author="Николай Богомолов" w:date="2022-09-14T14:09:00Z">
              <w:r>
                <w:rPr>
                  <w:szCs w:val="22"/>
                </w:rPr>
                <w:t>Богомолов Н.В.</w:t>
              </w:r>
            </w:ins>
          </w:p>
        </w:tc>
      </w:tr>
      <w:tr w:rsidR="00F8275C" w14:paraId="36AE7926" w14:textId="77777777" w:rsidTr="00BA44BA">
        <w:trPr>
          <w:ins w:id="50" w:author="Николай Богомолов" w:date="2022-10-12T11:57:00Z"/>
        </w:trPr>
        <w:tc>
          <w:tcPr>
            <w:tcW w:w="5237" w:type="dxa"/>
          </w:tcPr>
          <w:p w14:paraId="05A25449" w14:textId="76907A0A" w:rsidR="00F8275C" w:rsidRDefault="00F8275C" w:rsidP="00564B4A">
            <w:pPr>
              <w:spacing w:before="120" w:line="240" w:lineRule="auto"/>
              <w:rPr>
                <w:ins w:id="51" w:author="Николай Богомолов" w:date="2022-10-12T11:57:00Z"/>
                <w:szCs w:val="22"/>
              </w:rPr>
            </w:pPr>
            <w:ins w:id="52" w:author="Николай Богомолов" w:date="2022-10-12T11:57:00Z">
              <w:r>
                <w:rPr>
                  <w:szCs w:val="22"/>
                </w:rPr>
                <w:t>Добавлено описание сообщения о плане взв</w:t>
              </w:r>
            </w:ins>
            <w:ins w:id="53" w:author="Николай Богомолов" w:date="2022-10-12T11:58:00Z">
              <w:r>
                <w:rPr>
                  <w:szCs w:val="22"/>
                </w:rPr>
                <w:t>е</w:t>
              </w:r>
            </w:ins>
            <w:ins w:id="54" w:author="Николай Богомолов" w:date="2022-10-12T11:57:00Z">
              <w:r>
                <w:rPr>
                  <w:szCs w:val="22"/>
                </w:rPr>
                <w:t>шивания заготов</w:t>
              </w:r>
            </w:ins>
            <w:ins w:id="55" w:author="Николай Богомолов" w:date="2022-10-12T11:58:00Z">
              <w:r>
                <w:rPr>
                  <w:szCs w:val="22"/>
                </w:rPr>
                <w:t>ок на УЗГМ</w:t>
              </w:r>
            </w:ins>
          </w:p>
        </w:tc>
        <w:tc>
          <w:tcPr>
            <w:tcW w:w="893" w:type="dxa"/>
            <w:vAlign w:val="center"/>
          </w:tcPr>
          <w:p w14:paraId="3F882719" w14:textId="1D9CC09C" w:rsidR="00F8275C" w:rsidRDefault="00F8275C" w:rsidP="007132D0">
            <w:pPr>
              <w:spacing w:after="0" w:line="240" w:lineRule="auto"/>
              <w:jc w:val="center"/>
              <w:rPr>
                <w:ins w:id="56" w:author="Николай Богомолов" w:date="2022-10-12T11:57:00Z"/>
                <w:szCs w:val="22"/>
              </w:rPr>
            </w:pPr>
            <w:ins w:id="57" w:author="Николай Богомолов" w:date="2022-10-12T11:58:00Z">
              <w:r>
                <w:rPr>
                  <w:szCs w:val="22"/>
                </w:rPr>
                <w:t>1.06</w:t>
              </w:r>
            </w:ins>
          </w:p>
        </w:tc>
        <w:tc>
          <w:tcPr>
            <w:tcW w:w="1275" w:type="dxa"/>
            <w:vAlign w:val="center"/>
          </w:tcPr>
          <w:p w14:paraId="6550B4DC" w14:textId="48BB69B9" w:rsidR="00F8275C" w:rsidRDefault="00F8275C" w:rsidP="007132D0">
            <w:pPr>
              <w:spacing w:after="0" w:line="240" w:lineRule="auto"/>
              <w:jc w:val="center"/>
              <w:rPr>
                <w:ins w:id="58" w:author="Николай Богомолов" w:date="2022-10-12T11:57:00Z"/>
                <w:szCs w:val="22"/>
              </w:rPr>
            </w:pPr>
            <w:ins w:id="59" w:author="Николай Богомолов" w:date="2022-10-12T11:58:00Z">
              <w:r>
                <w:rPr>
                  <w:szCs w:val="22"/>
                </w:rPr>
                <w:t>12.10.2022</w:t>
              </w:r>
            </w:ins>
          </w:p>
        </w:tc>
        <w:tc>
          <w:tcPr>
            <w:tcW w:w="1832" w:type="dxa"/>
            <w:vAlign w:val="center"/>
          </w:tcPr>
          <w:p w14:paraId="64374066" w14:textId="357D3362" w:rsidR="00F8275C" w:rsidRDefault="00F8275C" w:rsidP="007132D0">
            <w:pPr>
              <w:spacing w:after="0" w:line="240" w:lineRule="auto"/>
              <w:rPr>
                <w:ins w:id="60" w:author="Николай Богомолов" w:date="2022-10-12T11:57:00Z"/>
                <w:szCs w:val="22"/>
              </w:rPr>
            </w:pPr>
            <w:ins w:id="61" w:author="Николай Богомолов" w:date="2022-10-12T11:58:00Z">
              <w:r>
                <w:rPr>
                  <w:szCs w:val="22"/>
                </w:rPr>
                <w:t>Богомолов Н.В.</w:t>
              </w:r>
            </w:ins>
          </w:p>
        </w:tc>
      </w:tr>
    </w:tbl>
    <w:p w14:paraId="219DA40B" w14:textId="77777777" w:rsidR="000F0698" w:rsidRDefault="000F0698" w:rsidP="000131A7"/>
    <w:p w14:paraId="37AAF318" w14:textId="77777777" w:rsidR="00282440" w:rsidRPr="00F8275C" w:rsidRDefault="00282440" w:rsidP="000131A7"/>
    <w:p w14:paraId="343CA2EE" w14:textId="77777777" w:rsidR="00071491" w:rsidRPr="00E02F6F" w:rsidRDefault="00071491" w:rsidP="000131A7"/>
    <w:p w14:paraId="15435BAE" w14:textId="77777777" w:rsidR="00071491" w:rsidRDefault="00071491" w:rsidP="000131A7"/>
    <w:p w14:paraId="5420E62C" w14:textId="77777777" w:rsidR="00071491" w:rsidRPr="000F0698" w:rsidRDefault="00071491" w:rsidP="000131A7"/>
    <w:p w14:paraId="0D2AF629" w14:textId="77777777" w:rsidR="00282440" w:rsidRPr="006E23FF" w:rsidRDefault="00932588" w:rsidP="000131A7">
      <w:r>
        <w:br w:type="page"/>
      </w:r>
    </w:p>
    <w:sdt>
      <w:sdtPr>
        <w:rPr>
          <w:rFonts w:asciiTheme="minorHAnsi" w:hAnsiTheme="minorHAnsi"/>
          <w:sz w:val="22"/>
          <w:szCs w:val="24"/>
          <w:lang w:eastAsia="ar-SA"/>
        </w:rPr>
        <w:id w:val="-1714570141"/>
        <w:docPartObj>
          <w:docPartGallery w:val="Table of Contents"/>
          <w:docPartUnique/>
        </w:docPartObj>
      </w:sdtPr>
      <w:sdtEndPr>
        <w:rPr>
          <w:b/>
          <w:bCs/>
        </w:rPr>
      </w:sdtEndPr>
      <w:sdtContent>
        <w:p w14:paraId="44324402" w14:textId="77777777" w:rsidR="00181E8C" w:rsidRDefault="00932588">
          <w:pPr>
            <w:pStyle w:val="aa"/>
          </w:pPr>
          <w:r>
            <w:t>Оглавление</w:t>
          </w:r>
        </w:p>
        <w:p w14:paraId="6F4D410E" w14:textId="43600235" w:rsidR="00DA6088" w:rsidRDefault="00D916E1">
          <w:pPr>
            <w:pStyle w:val="12"/>
            <w:rPr>
              <w:ins w:id="62" w:author="Николай Богомолов" w:date="2022-10-12T11:38:00Z"/>
              <w:rFonts w:eastAsiaTheme="minorEastAsia" w:cstheme="minorBidi"/>
              <w:noProof/>
              <w:szCs w:val="22"/>
              <w:lang w:eastAsia="ru-RU"/>
            </w:rPr>
          </w:pPr>
          <w:r>
            <w:fldChar w:fldCharType="begin"/>
          </w:r>
          <w:r w:rsidR="00932588">
            <w:instrText xml:space="preserve"> TOC \o "1-3" \h \z \u </w:instrText>
          </w:r>
          <w:r>
            <w:fldChar w:fldCharType="separate"/>
          </w:r>
          <w:ins w:id="63" w:author="Николай Богомолов" w:date="2022-10-12T11:38:00Z">
            <w:r w:rsidR="00DA6088" w:rsidRPr="005669EC">
              <w:rPr>
                <w:rStyle w:val="a8"/>
                <w:noProof/>
              </w:rPr>
              <w:fldChar w:fldCharType="begin"/>
            </w:r>
            <w:r w:rsidR="00DA6088" w:rsidRPr="005669EC">
              <w:rPr>
                <w:rStyle w:val="a8"/>
                <w:noProof/>
              </w:rPr>
              <w:instrText xml:space="preserve"> </w:instrText>
            </w:r>
            <w:r w:rsidR="00DA6088">
              <w:rPr>
                <w:noProof/>
              </w:rPr>
              <w:instrText>HYPERLINK \l "_Toc116467154"</w:instrText>
            </w:r>
            <w:r w:rsidR="00DA6088" w:rsidRPr="005669EC">
              <w:rPr>
                <w:rStyle w:val="a8"/>
                <w:noProof/>
              </w:rPr>
              <w:instrText xml:space="preserve"> </w:instrText>
            </w:r>
            <w:r w:rsidR="00DA6088" w:rsidRPr="005669EC">
              <w:rPr>
                <w:rStyle w:val="a8"/>
                <w:noProof/>
              </w:rPr>
              <w:fldChar w:fldCharType="separate"/>
            </w:r>
            <w:r w:rsidR="00DA6088" w:rsidRPr="005669EC">
              <w:rPr>
                <w:rStyle w:val="a8"/>
                <w:noProof/>
              </w:rPr>
              <w:t>1.</w:t>
            </w:r>
            <w:r w:rsidR="00DA6088">
              <w:rPr>
                <w:rFonts w:eastAsiaTheme="minorEastAsia" w:cstheme="minorBidi"/>
                <w:noProof/>
                <w:szCs w:val="22"/>
                <w:lang w:eastAsia="ru-RU"/>
              </w:rPr>
              <w:tab/>
            </w:r>
            <w:r w:rsidR="00DA6088" w:rsidRPr="005669EC">
              <w:rPr>
                <w:rStyle w:val="a8"/>
                <w:noProof/>
              </w:rPr>
              <w:t>Общая часть</w:t>
            </w:r>
            <w:r w:rsidR="00DA6088">
              <w:rPr>
                <w:noProof/>
                <w:webHidden/>
              </w:rPr>
              <w:tab/>
            </w:r>
            <w:r w:rsidR="00DA6088">
              <w:rPr>
                <w:noProof/>
                <w:webHidden/>
              </w:rPr>
              <w:fldChar w:fldCharType="begin"/>
            </w:r>
            <w:r w:rsidR="00DA6088">
              <w:rPr>
                <w:noProof/>
                <w:webHidden/>
              </w:rPr>
              <w:instrText xml:space="preserve"> PAGEREF _Toc116467154 \h </w:instrText>
            </w:r>
          </w:ins>
          <w:r w:rsidR="00DA6088">
            <w:rPr>
              <w:noProof/>
              <w:webHidden/>
            </w:rPr>
          </w:r>
          <w:r w:rsidR="00DA6088">
            <w:rPr>
              <w:noProof/>
              <w:webHidden/>
            </w:rPr>
            <w:fldChar w:fldCharType="separate"/>
          </w:r>
          <w:ins w:id="64" w:author="Николай Богомолов" w:date="2022-10-12T11:38:00Z">
            <w:r w:rsidR="00DA6088">
              <w:rPr>
                <w:noProof/>
                <w:webHidden/>
              </w:rPr>
              <w:t>5</w:t>
            </w:r>
            <w:r w:rsidR="00DA6088">
              <w:rPr>
                <w:noProof/>
                <w:webHidden/>
              </w:rPr>
              <w:fldChar w:fldCharType="end"/>
            </w:r>
            <w:r w:rsidR="00DA6088" w:rsidRPr="005669EC">
              <w:rPr>
                <w:rStyle w:val="a8"/>
                <w:noProof/>
              </w:rPr>
              <w:fldChar w:fldCharType="end"/>
            </w:r>
          </w:ins>
        </w:p>
        <w:p w14:paraId="01C5A702" w14:textId="66D9A308" w:rsidR="00DA6088" w:rsidRDefault="00DA6088">
          <w:pPr>
            <w:pStyle w:val="21"/>
            <w:rPr>
              <w:ins w:id="65" w:author="Николай Богомолов" w:date="2022-10-12T11:38:00Z"/>
              <w:rFonts w:eastAsiaTheme="minorEastAsia" w:cstheme="minorBidi"/>
              <w:noProof/>
              <w:szCs w:val="22"/>
              <w:lang w:eastAsia="ru-RU"/>
            </w:rPr>
          </w:pPr>
          <w:ins w:id="66"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"_Toc116467155"</w:instrText>
            </w:r>
            <w:r w:rsidRPr="005669EC">
              <w:rPr>
                <w:rStyle w:val="a8"/>
                <w:noProof/>
              </w:rPr>
              <w:instrText xml:space="preserve"> </w:instrText>
            </w:r>
            <w:r w:rsidRPr="005669EC">
              <w:rPr>
                <w:rStyle w:val="a8"/>
                <w:noProof/>
              </w:rPr>
              <w:fldChar w:fldCharType="separate"/>
            </w:r>
            <w:r w:rsidRPr="005669EC">
              <w:rPr>
                <w:rStyle w:val="a8"/>
                <w:noProof/>
              </w:rPr>
              <w:t>1.1.</w:t>
            </w:r>
            <w:r>
              <w:rPr>
                <w:rFonts w:eastAsiaTheme="minorEastAsia" w:cstheme="minorBidi"/>
                <w:noProof/>
                <w:szCs w:val="22"/>
                <w:lang w:eastAsia="ru-RU"/>
              </w:rPr>
              <w:tab/>
            </w:r>
            <w:r w:rsidRPr="005669EC">
              <w:rPr>
                <w:rStyle w:val="a8"/>
                <w:noProof/>
              </w:rPr>
              <w:t>Термины и определения</w:t>
            </w:r>
            <w:r>
              <w:rPr>
                <w:noProof/>
                <w:webHidden/>
              </w:rPr>
              <w:tab/>
            </w:r>
            <w:r>
              <w:rPr>
                <w:noProof/>
                <w:webHidden/>
              </w:rPr>
              <w:fldChar w:fldCharType="begin"/>
            </w:r>
            <w:r>
              <w:rPr>
                <w:noProof/>
                <w:webHidden/>
              </w:rPr>
              <w:instrText xml:space="preserve"> PAGEREF _Toc116467155 \h </w:instrText>
            </w:r>
          </w:ins>
          <w:r>
            <w:rPr>
              <w:noProof/>
              <w:webHidden/>
            </w:rPr>
          </w:r>
          <w:r>
            <w:rPr>
              <w:noProof/>
              <w:webHidden/>
            </w:rPr>
            <w:fldChar w:fldCharType="separate"/>
          </w:r>
          <w:ins w:id="67" w:author="Николай Богомолов" w:date="2022-10-12T11:38:00Z">
            <w:r>
              <w:rPr>
                <w:noProof/>
                <w:webHidden/>
              </w:rPr>
              <w:t>5</w:t>
            </w:r>
            <w:r>
              <w:rPr>
                <w:noProof/>
                <w:webHidden/>
              </w:rPr>
              <w:fldChar w:fldCharType="end"/>
            </w:r>
            <w:r w:rsidRPr="005669EC">
              <w:rPr>
                <w:rStyle w:val="a8"/>
                <w:noProof/>
              </w:rPr>
              <w:fldChar w:fldCharType="end"/>
            </w:r>
          </w:ins>
        </w:p>
        <w:p w14:paraId="16A4A104" w14:textId="2263E9C8" w:rsidR="00DA6088" w:rsidRDefault="00DA6088">
          <w:pPr>
            <w:pStyle w:val="21"/>
            <w:rPr>
              <w:ins w:id="68" w:author="Николай Богомолов" w:date="2022-10-12T11:38:00Z"/>
              <w:rFonts w:eastAsiaTheme="minorEastAsia" w:cstheme="minorBidi"/>
              <w:noProof/>
              <w:szCs w:val="22"/>
              <w:lang w:eastAsia="ru-RU"/>
            </w:rPr>
          </w:pPr>
          <w:ins w:id="69"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"_Toc116467156"</w:instrText>
            </w:r>
            <w:r w:rsidRPr="005669EC">
              <w:rPr>
                <w:rStyle w:val="a8"/>
                <w:noProof/>
              </w:rPr>
              <w:instrText xml:space="preserve"> </w:instrText>
            </w:r>
            <w:r w:rsidRPr="005669EC">
              <w:rPr>
                <w:rStyle w:val="a8"/>
                <w:noProof/>
              </w:rPr>
              <w:fldChar w:fldCharType="separate"/>
            </w:r>
            <w:r w:rsidRPr="005669EC">
              <w:rPr>
                <w:rStyle w:val="a8"/>
                <w:noProof/>
              </w:rPr>
              <w:t>1.2.</w:t>
            </w:r>
            <w:r>
              <w:rPr>
                <w:rFonts w:eastAsiaTheme="minorEastAsia" w:cstheme="minorBidi"/>
                <w:noProof/>
                <w:szCs w:val="22"/>
                <w:lang w:eastAsia="ru-RU"/>
              </w:rPr>
              <w:tab/>
            </w:r>
            <w:r w:rsidRPr="005669EC">
              <w:rPr>
                <w:rStyle w:val="a8"/>
                <w:noProof/>
              </w:rPr>
              <w:t>Назначение СП</w:t>
            </w:r>
            <w:r>
              <w:rPr>
                <w:noProof/>
                <w:webHidden/>
              </w:rPr>
              <w:tab/>
            </w:r>
            <w:r>
              <w:rPr>
                <w:noProof/>
                <w:webHidden/>
              </w:rPr>
              <w:fldChar w:fldCharType="begin"/>
            </w:r>
            <w:r>
              <w:rPr>
                <w:noProof/>
                <w:webHidden/>
              </w:rPr>
              <w:instrText xml:space="preserve"> PAGEREF _Toc116467156 \h </w:instrText>
            </w:r>
          </w:ins>
          <w:r>
            <w:rPr>
              <w:noProof/>
              <w:webHidden/>
            </w:rPr>
          </w:r>
          <w:r>
            <w:rPr>
              <w:noProof/>
              <w:webHidden/>
            </w:rPr>
            <w:fldChar w:fldCharType="separate"/>
          </w:r>
          <w:ins w:id="70" w:author="Николай Богомолов" w:date="2022-10-12T11:38:00Z">
            <w:r>
              <w:rPr>
                <w:noProof/>
                <w:webHidden/>
              </w:rPr>
              <w:t>5</w:t>
            </w:r>
            <w:r>
              <w:rPr>
                <w:noProof/>
                <w:webHidden/>
              </w:rPr>
              <w:fldChar w:fldCharType="end"/>
            </w:r>
            <w:r w:rsidRPr="005669EC">
              <w:rPr>
                <w:rStyle w:val="a8"/>
                <w:noProof/>
              </w:rPr>
              <w:fldChar w:fldCharType="end"/>
            </w:r>
          </w:ins>
        </w:p>
        <w:p w14:paraId="44C1CD27" w14:textId="5FC8A92A" w:rsidR="00DA6088" w:rsidRDefault="00DA6088">
          <w:pPr>
            <w:pStyle w:val="21"/>
            <w:rPr>
              <w:ins w:id="71" w:author="Николай Богомолов" w:date="2022-10-12T11:38:00Z"/>
              <w:rFonts w:eastAsiaTheme="minorEastAsia" w:cstheme="minorBidi"/>
              <w:noProof/>
              <w:szCs w:val="22"/>
              <w:lang w:eastAsia="ru-RU"/>
            </w:rPr>
          </w:pPr>
          <w:ins w:id="72"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"_Toc116467157"</w:instrText>
            </w:r>
            <w:r w:rsidRPr="005669EC">
              <w:rPr>
                <w:rStyle w:val="a8"/>
                <w:noProof/>
              </w:rPr>
              <w:instrText xml:space="preserve"> </w:instrText>
            </w:r>
            <w:r w:rsidRPr="005669EC">
              <w:rPr>
                <w:rStyle w:val="a8"/>
                <w:noProof/>
              </w:rPr>
              <w:fldChar w:fldCharType="separate"/>
            </w:r>
            <w:r w:rsidRPr="005669EC">
              <w:rPr>
                <w:rStyle w:val="a8"/>
                <w:noProof/>
              </w:rPr>
              <w:t>1.3.</w:t>
            </w:r>
            <w:r>
              <w:rPr>
                <w:rFonts w:eastAsiaTheme="minorEastAsia" w:cstheme="minorBidi"/>
                <w:noProof/>
                <w:szCs w:val="22"/>
                <w:lang w:eastAsia="ru-RU"/>
              </w:rPr>
              <w:tab/>
            </w:r>
            <w:r w:rsidRPr="005669EC">
              <w:rPr>
                <w:rStyle w:val="a8"/>
                <w:noProof/>
              </w:rPr>
              <w:t>Функциональные возможности СП</w:t>
            </w:r>
            <w:r>
              <w:rPr>
                <w:noProof/>
                <w:webHidden/>
              </w:rPr>
              <w:tab/>
            </w:r>
            <w:r>
              <w:rPr>
                <w:noProof/>
                <w:webHidden/>
              </w:rPr>
              <w:fldChar w:fldCharType="begin"/>
            </w:r>
            <w:r>
              <w:rPr>
                <w:noProof/>
                <w:webHidden/>
              </w:rPr>
              <w:instrText xml:space="preserve"> PAGEREF _Toc116467157 \h </w:instrText>
            </w:r>
          </w:ins>
          <w:r>
            <w:rPr>
              <w:noProof/>
              <w:webHidden/>
            </w:rPr>
          </w:r>
          <w:r>
            <w:rPr>
              <w:noProof/>
              <w:webHidden/>
            </w:rPr>
            <w:fldChar w:fldCharType="separate"/>
          </w:r>
          <w:ins w:id="73" w:author="Николай Богомолов" w:date="2022-10-12T11:38:00Z">
            <w:r>
              <w:rPr>
                <w:noProof/>
                <w:webHidden/>
              </w:rPr>
              <w:t>6</w:t>
            </w:r>
            <w:r>
              <w:rPr>
                <w:noProof/>
                <w:webHidden/>
              </w:rPr>
              <w:fldChar w:fldCharType="end"/>
            </w:r>
            <w:r w:rsidRPr="005669EC">
              <w:rPr>
                <w:rStyle w:val="a8"/>
                <w:noProof/>
              </w:rPr>
              <w:fldChar w:fldCharType="end"/>
            </w:r>
          </w:ins>
        </w:p>
        <w:p w14:paraId="59E83293" w14:textId="55B7CC92" w:rsidR="00DA6088" w:rsidRDefault="00DA6088">
          <w:pPr>
            <w:pStyle w:val="21"/>
            <w:rPr>
              <w:ins w:id="74" w:author="Николай Богомолов" w:date="2022-10-12T11:38:00Z"/>
              <w:rFonts w:eastAsiaTheme="minorEastAsia" w:cstheme="minorBidi"/>
              <w:noProof/>
              <w:szCs w:val="22"/>
              <w:lang w:eastAsia="ru-RU"/>
            </w:rPr>
          </w:pPr>
          <w:ins w:id="75"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"_Toc116467158"</w:instrText>
            </w:r>
            <w:r w:rsidRPr="005669EC">
              <w:rPr>
                <w:rStyle w:val="a8"/>
                <w:noProof/>
              </w:rPr>
              <w:instrText xml:space="preserve"> </w:instrText>
            </w:r>
            <w:r w:rsidRPr="005669EC">
              <w:rPr>
                <w:rStyle w:val="a8"/>
                <w:noProof/>
              </w:rPr>
              <w:fldChar w:fldCharType="separate"/>
            </w:r>
            <w:r w:rsidRPr="005669EC">
              <w:rPr>
                <w:rStyle w:val="a8"/>
                <w:noProof/>
              </w:rPr>
              <w:t>1.4.</w:t>
            </w:r>
            <w:r>
              <w:rPr>
                <w:rFonts w:eastAsiaTheme="minorEastAsia" w:cstheme="minorBidi"/>
                <w:noProof/>
                <w:szCs w:val="22"/>
                <w:lang w:eastAsia="ru-RU"/>
              </w:rPr>
              <w:tab/>
            </w:r>
            <w:r w:rsidRPr="005669EC">
              <w:rPr>
                <w:rStyle w:val="a8"/>
                <w:noProof/>
                <w:lang w:bidi="en-US"/>
              </w:rPr>
              <w:t>Отслеживаемые производственные операции</w:t>
            </w:r>
            <w:r>
              <w:rPr>
                <w:noProof/>
                <w:webHidden/>
              </w:rPr>
              <w:tab/>
            </w:r>
            <w:r>
              <w:rPr>
                <w:noProof/>
                <w:webHidden/>
              </w:rPr>
              <w:fldChar w:fldCharType="begin"/>
            </w:r>
            <w:r>
              <w:rPr>
                <w:noProof/>
                <w:webHidden/>
              </w:rPr>
              <w:instrText xml:space="preserve"> PAGEREF _Toc116467158 \h </w:instrText>
            </w:r>
          </w:ins>
          <w:r>
            <w:rPr>
              <w:noProof/>
              <w:webHidden/>
            </w:rPr>
          </w:r>
          <w:r>
            <w:rPr>
              <w:noProof/>
              <w:webHidden/>
            </w:rPr>
            <w:fldChar w:fldCharType="separate"/>
          </w:r>
          <w:ins w:id="76" w:author="Николай Богомолов" w:date="2022-10-12T11:38:00Z">
            <w:r>
              <w:rPr>
                <w:noProof/>
                <w:webHidden/>
              </w:rPr>
              <w:t>6</w:t>
            </w:r>
            <w:r>
              <w:rPr>
                <w:noProof/>
                <w:webHidden/>
              </w:rPr>
              <w:fldChar w:fldCharType="end"/>
            </w:r>
            <w:r w:rsidRPr="005669EC">
              <w:rPr>
                <w:rStyle w:val="a8"/>
                <w:noProof/>
              </w:rPr>
              <w:fldChar w:fldCharType="end"/>
            </w:r>
          </w:ins>
        </w:p>
        <w:p w14:paraId="3BE91056" w14:textId="6764717D" w:rsidR="00DA6088" w:rsidRDefault="00DA6088">
          <w:pPr>
            <w:pStyle w:val="12"/>
            <w:rPr>
              <w:ins w:id="77" w:author="Николай Богомолов" w:date="2022-10-12T11:38:00Z"/>
              <w:rFonts w:eastAsiaTheme="minorEastAsia" w:cstheme="minorBidi"/>
              <w:noProof/>
              <w:szCs w:val="22"/>
              <w:lang w:eastAsia="ru-RU"/>
            </w:rPr>
          </w:pPr>
          <w:ins w:id="78"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"_Toc116467159"</w:instrText>
            </w:r>
            <w:r w:rsidRPr="005669EC">
              <w:rPr>
                <w:rStyle w:val="a8"/>
                <w:noProof/>
              </w:rPr>
              <w:instrText xml:space="preserve"> </w:instrText>
            </w:r>
            <w:r w:rsidRPr="005669EC">
              <w:rPr>
                <w:rStyle w:val="a8"/>
                <w:noProof/>
              </w:rPr>
              <w:fldChar w:fldCharType="separate"/>
            </w:r>
            <w:r w:rsidRPr="005669EC">
              <w:rPr>
                <w:rStyle w:val="a8"/>
                <w:noProof/>
              </w:rPr>
              <w:t>2.</w:t>
            </w:r>
            <w:r>
              <w:rPr>
                <w:rFonts w:eastAsiaTheme="minorEastAsia" w:cstheme="minorBidi"/>
                <w:noProof/>
                <w:szCs w:val="22"/>
                <w:lang w:eastAsia="ru-RU"/>
              </w:rPr>
              <w:tab/>
            </w:r>
            <w:r w:rsidRPr="005669EC">
              <w:rPr>
                <w:rStyle w:val="a8"/>
                <w:noProof/>
              </w:rPr>
              <w:t>Архитектура СП</w:t>
            </w:r>
            <w:r>
              <w:rPr>
                <w:noProof/>
                <w:webHidden/>
              </w:rPr>
              <w:tab/>
            </w:r>
            <w:r>
              <w:rPr>
                <w:noProof/>
                <w:webHidden/>
              </w:rPr>
              <w:fldChar w:fldCharType="begin"/>
            </w:r>
            <w:r>
              <w:rPr>
                <w:noProof/>
                <w:webHidden/>
              </w:rPr>
              <w:instrText xml:space="preserve"> PAGEREF _Toc116467159 \h </w:instrText>
            </w:r>
          </w:ins>
          <w:r>
            <w:rPr>
              <w:noProof/>
              <w:webHidden/>
            </w:rPr>
          </w:r>
          <w:r>
            <w:rPr>
              <w:noProof/>
              <w:webHidden/>
            </w:rPr>
            <w:fldChar w:fldCharType="separate"/>
          </w:r>
          <w:ins w:id="79" w:author="Николай Богомолов" w:date="2022-10-12T11:38:00Z">
            <w:r>
              <w:rPr>
                <w:noProof/>
                <w:webHidden/>
              </w:rPr>
              <w:t>8</w:t>
            </w:r>
            <w:r>
              <w:rPr>
                <w:noProof/>
                <w:webHidden/>
              </w:rPr>
              <w:fldChar w:fldCharType="end"/>
            </w:r>
            <w:r w:rsidRPr="005669EC">
              <w:rPr>
                <w:rStyle w:val="a8"/>
                <w:noProof/>
              </w:rPr>
              <w:fldChar w:fldCharType="end"/>
            </w:r>
          </w:ins>
        </w:p>
        <w:p w14:paraId="77249266" w14:textId="3ADACABD" w:rsidR="00DA6088" w:rsidRDefault="00DA6088">
          <w:pPr>
            <w:pStyle w:val="21"/>
            <w:rPr>
              <w:ins w:id="80" w:author="Николай Богомолов" w:date="2022-10-12T11:38:00Z"/>
              <w:rFonts w:eastAsiaTheme="minorEastAsia" w:cstheme="minorBidi"/>
              <w:noProof/>
              <w:szCs w:val="22"/>
              <w:lang w:eastAsia="ru-RU"/>
            </w:rPr>
          </w:pPr>
          <w:ins w:id="81"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"_Toc116467160"</w:instrText>
            </w:r>
            <w:r w:rsidRPr="005669EC">
              <w:rPr>
                <w:rStyle w:val="a8"/>
                <w:noProof/>
              </w:rPr>
              <w:instrText xml:space="preserve"> </w:instrText>
            </w:r>
            <w:r w:rsidRPr="005669EC">
              <w:rPr>
                <w:rStyle w:val="a8"/>
                <w:noProof/>
              </w:rPr>
              <w:fldChar w:fldCharType="separate"/>
            </w:r>
            <w:r w:rsidRPr="005669EC">
              <w:rPr>
                <w:rStyle w:val="a8"/>
                <w:noProof/>
              </w:rPr>
              <w:t>2.1.</w:t>
            </w:r>
            <w:r>
              <w:rPr>
                <w:rFonts w:eastAsiaTheme="minorEastAsia" w:cstheme="minorBidi"/>
                <w:noProof/>
                <w:szCs w:val="22"/>
                <w:lang w:eastAsia="ru-RU"/>
              </w:rPr>
              <w:tab/>
            </w:r>
            <w:r w:rsidRPr="005669EC">
              <w:rPr>
                <w:rStyle w:val="a8"/>
                <w:noProof/>
              </w:rPr>
              <w:t>Общие положения</w:t>
            </w:r>
            <w:r>
              <w:rPr>
                <w:noProof/>
                <w:webHidden/>
              </w:rPr>
              <w:tab/>
            </w:r>
            <w:r>
              <w:rPr>
                <w:noProof/>
                <w:webHidden/>
              </w:rPr>
              <w:fldChar w:fldCharType="begin"/>
            </w:r>
            <w:r>
              <w:rPr>
                <w:noProof/>
                <w:webHidden/>
              </w:rPr>
              <w:instrText xml:space="preserve"> PAGEREF _Toc116467160 \h </w:instrText>
            </w:r>
          </w:ins>
          <w:r>
            <w:rPr>
              <w:noProof/>
              <w:webHidden/>
            </w:rPr>
          </w:r>
          <w:r>
            <w:rPr>
              <w:noProof/>
              <w:webHidden/>
            </w:rPr>
            <w:fldChar w:fldCharType="separate"/>
          </w:r>
          <w:ins w:id="82" w:author="Николай Богомолов" w:date="2022-10-12T11:38:00Z">
            <w:r>
              <w:rPr>
                <w:noProof/>
                <w:webHidden/>
              </w:rPr>
              <w:t>8</w:t>
            </w:r>
            <w:r>
              <w:rPr>
                <w:noProof/>
                <w:webHidden/>
              </w:rPr>
              <w:fldChar w:fldCharType="end"/>
            </w:r>
            <w:r w:rsidRPr="005669EC">
              <w:rPr>
                <w:rStyle w:val="a8"/>
                <w:noProof/>
              </w:rPr>
              <w:fldChar w:fldCharType="end"/>
            </w:r>
          </w:ins>
        </w:p>
        <w:p w14:paraId="5111471E" w14:textId="5551F3C1" w:rsidR="00DA6088" w:rsidRDefault="00DA6088">
          <w:pPr>
            <w:pStyle w:val="21"/>
            <w:rPr>
              <w:ins w:id="83" w:author="Николай Богомолов" w:date="2022-10-12T11:38:00Z"/>
              <w:rFonts w:eastAsiaTheme="minorEastAsia" w:cstheme="minorBidi"/>
              <w:noProof/>
              <w:szCs w:val="22"/>
              <w:lang w:eastAsia="ru-RU"/>
            </w:rPr>
          </w:pPr>
          <w:ins w:id="84"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"_Toc116467161"</w:instrText>
            </w:r>
            <w:r w:rsidRPr="005669EC">
              <w:rPr>
                <w:rStyle w:val="a8"/>
                <w:noProof/>
              </w:rPr>
              <w:instrText xml:space="preserve"> </w:instrText>
            </w:r>
            <w:r w:rsidRPr="005669EC">
              <w:rPr>
                <w:rStyle w:val="a8"/>
                <w:noProof/>
              </w:rPr>
              <w:fldChar w:fldCharType="separate"/>
            </w:r>
            <w:r w:rsidRPr="005669EC">
              <w:rPr>
                <w:rStyle w:val="a8"/>
                <w:noProof/>
              </w:rPr>
              <w:t>2.2.</w:t>
            </w:r>
            <w:r>
              <w:rPr>
                <w:rFonts w:eastAsiaTheme="minorEastAsia" w:cstheme="minorBidi"/>
                <w:noProof/>
                <w:szCs w:val="22"/>
                <w:lang w:eastAsia="ru-RU"/>
              </w:rPr>
              <w:tab/>
            </w:r>
            <w:r w:rsidRPr="005669EC">
              <w:rPr>
                <w:rStyle w:val="a8"/>
                <w:noProof/>
              </w:rPr>
              <w:t xml:space="preserve">Взаимодействие с инфраструктурой данных </w:t>
            </w:r>
            <w:r w:rsidRPr="005669EC">
              <w:rPr>
                <w:rStyle w:val="a8"/>
                <w:noProof/>
                <w:lang w:val="en-US"/>
              </w:rPr>
              <w:t>PIMS</w:t>
            </w:r>
            <w:r>
              <w:rPr>
                <w:noProof/>
                <w:webHidden/>
              </w:rPr>
              <w:tab/>
            </w:r>
            <w:r>
              <w:rPr>
                <w:noProof/>
                <w:webHidden/>
              </w:rPr>
              <w:fldChar w:fldCharType="begin"/>
            </w:r>
            <w:r>
              <w:rPr>
                <w:noProof/>
                <w:webHidden/>
              </w:rPr>
              <w:instrText xml:space="preserve"> PAGEREF _Toc116467161 \h </w:instrText>
            </w:r>
          </w:ins>
          <w:r>
            <w:rPr>
              <w:noProof/>
              <w:webHidden/>
            </w:rPr>
          </w:r>
          <w:r>
            <w:rPr>
              <w:noProof/>
              <w:webHidden/>
            </w:rPr>
            <w:fldChar w:fldCharType="separate"/>
          </w:r>
          <w:ins w:id="85" w:author="Николай Богомолов" w:date="2022-10-12T11:38:00Z">
            <w:r>
              <w:rPr>
                <w:noProof/>
                <w:webHidden/>
              </w:rPr>
              <w:t>9</w:t>
            </w:r>
            <w:r>
              <w:rPr>
                <w:noProof/>
                <w:webHidden/>
              </w:rPr>
              <w:fldChar w:fldCharType="end"/>
            </w:r>
            <w:r w:rsidRPr="005669EC">
              <w:rPr>
                <w:rStyle w:val="a8"/>
                <w:noProof/>
              </w:rPr>
              <w:fldChar w:fldCharType="end"/>
            </w:r>
          </w:ins>
        </w:p>
        <w:p w14:paraId="1EE231AD" w14:textId="0EA0960C" w:rsidR="00DA6088" w:rsidRDefault="00DA6088">
          <w:pPr>
            <w:pStyle w:val="12"/>
            <w:rPr>
              <w:ins w:id="86" w:author="Николай Богомолов" w:date="2022-10-12T11:38:00Z"/>
              <w:rFonts w:eastAsiaTheme="minorEastAsia" w:cstheme="minorBidi"/>
              <w:noProof/>
              <w:szCs w:val="22"/>
              <w:lang w:eastAsia="ru-RU"/>
            </w:rPr>
          </w:pPr>
          <w:ins w:id="87"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"_Toc116467162"</w:instrText>
            </w:r>
            <w:r w:rsidRPr="005669EC">
              <w:rPr>
                <w:rStyle w:val="a8"/>
                <w:noProof/>
              </w:rPr>
              <w:instrText xml:space="preserve"> </w:instrText>
            </w:r>
            <w:r w:rsidRPr="005669EC">
              <w:rPr>
                <w:rStyle w:val="a8"/>
                <w:noProof/>
              </w:rPr>
              <w:fldChar w:fldCharType="separate"/>
            </w:r>
            <w:r w:rsidRPr="005669EC">
              <w:rPr>
                <w:rStyle w:val="a8"/>
                <w:noProof/>
              </w:rPr>
              <w:t>3.</w:t>
            </w:r>
            <w:r>
              <w:rPr>
                <w:rFonts w:eastAsiaTheme="minorEastAsia" w:cstheme="minorBidi"/>
                <w:noProof/>
                <w:szCs w:val="22"/>
                <w:lang w:eastAsia="ru-RU"/>
              </w:rPr>
              <w:tab/>
            </w:r>
            <w:r w:rsidRPr="005669EC">
              <w:rPr>
                <w:rStyle w:val="a8"/>
                <w:noProof/>
              </w:rPr>
              <w:t>Технические решения по построению СП</w:t>
            </w:r>
            <w:r>
              <w:rPr>
                <w:noProof/>
                <w:webHidden/>
              </w:rPr>
              <w:tab/>
            </w:r>
            <w:r>
              <w:rPr>
                <w:noProof/>
                <w:webHidden/>
              </w:rPr>
              <w:fldChar w:fldCharType="begin"/>
            </w:r>
            <w:r>
              <w:rPr>
                <w:noProof/>
                <w:webHidden/>
              </w:rPr>
              <w:instrText xml:space="preserve"> PAGEREF _Toc116467162 \h </w:instrText>
            </w:r>
          </w:ins>
          <w:r>
            <w:rPr>
              <w:noProof/>
              <w:webHidden/>
            </w:rPr>
          </w:r>
          <w:r>
            <w:rPr>
              <w:noProof/>
              <w:webHidden/>
            </w:rPr>
            <w:fldChar w:fldCharType="separate"/>
          </w:r>
          <w:ins w:id="88" w:author="Николай Богомолов" w:date="2022-10-12T11:38:00Z">
            <w:r>
              <w:rPr>
                <w:noProof/>
                <w:webHidden/>
              </w:rPr>
              <w:t>10</w:t>
            </w:r>
            <w:r>
              <w:rPr>
                <w:noProof/>
                <w:webHidden/>
              </w:rPr>
              <w:fldChar w:fldCharType="end"/>
            </w:r>
            <w:r w:rsidRPr="005669EC">
              <w:rPr>
                <w:rStyle w:val="a8"/>
                <w:noProof/>
              </w:rPr>
              <w:fldChar w:fldCharType="end"/>
            </w:r>
          </w:ins>
        </w:p>
        <w:p w14:paraId="66988346" w14:textId="2771D08A" w:rsidR="00DA6088" w:rsidRDefault="00DA6088">
          <w:pPr>
            <w:pStyle w:val="21"/>
            <w:rPr>
              <w:ins w:id="89" w:author="Николай Богомолов" w:date="2022-10-12T11:38:00Z"/>
              <w:rFonts w:eastAsiaTheme="minorEastAsia" w:cstheme="minorBidi"/>
              <w:noProof/>
              <w:szCs w:val="22"/>
              <w:lang w:eastAsia="ru-RU"/>
            </w:rPr>
          </w:pPr>
          <w:ins w:id="90"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"_Toc116467163"</w:instrText>
            </w:r>
            <w:r w:rsidRPr="005669EC">
              <w:rPr>
                <w:rStyle w:val="a8"/>
                <w:noProof/>
              </w:rPr>
              <w:instrText xml:space="preserve"> </w:instrText>
            </w:r>
            <w:r w:rsidRPr="005669EC">
              <w:rPr>
                <w:rStyle w:val="a8"/>
                <w:noProof/>
              </w:rPr>
              <w:fldChar w:fldCharType="separate"/>
            </w:r>
            <w:r w:rsidRPr="005669EC">
              <w:rPr>
                <w:rStyle w:val="a8"/>
                <w:noProof/>
              </w:rPr>
              <w:t>3.1.</w:t>
            </w:r>
            <w:r>
              <w:rPr>
                <w:rFonts w:eastAsiaTheme="minorEastAsia" w:cstheme="minorBidi"/>
                <w:noProof/>
                <w:szCs w:val="22"/>
                <w:lang w:eastAsia="ru-RU"/>
              </w:rPr>
              <w:tab/>
            </w:r>
            <w:r w:rsidRPr="005669EC">
              <w:rPr>
                <w:rStyle w:val="a8"/>
                <w:noProof/>
              </w:rPr>
              <w:t>Общие положения</w:t>
            </w:r>
            <w:r>
              <w:rPr>
                <w:noProof/>
                <w:webHidden/>
              </w:rPr>
              <w:tab/>
            </w:r>
            <w:r>
              <w:rPr>
                <w:noProof/>
                <w:webHidden/>
              </w:rPr>
              <w:fldChar w:fldCharType="begin"/>
            </w:r>
            <w:r>
              <w:rPr>
                <w:noProof/>
                <w:webHidden/>
              </w:rPr>
              <w:instrText xml:space="preserve"> PAGEREF _Toc116467163 \h </w:instrText>
            </w:r>
          </w:ins>
          <w:r>
            <w:rPr>
              <w:noProof/>
              <w:webHidden/>
            </w:rPr>
          </w:r>
          <w:r>
            <w:rPr>
              <w:noProof/>
              <w:webHidden/>
            </w:rPr>
            <w:fldChar w:fldCharType="separate"/>
          </w:r>
          <w:ins w:id="91" w:author="Николай Богомолов" w:date="2022-10-12T11:38:00Z">
            <w:r>
              <w:rPr>
                <w:noProof/>
                <w:webHidden/>
              </w:rPr>
              <w:t>10</w:t>
            </w:r>
            <w:r>
              <w:rPr>
                <w:noProof/>
                <w:webHidden/>
              </w:rPr>
              <w:fldChar w:fldCharType="end"/>
            </w:r>
            <w:r w:rsidRPr="005669EC">
              <w:rPr>
                <w:rStyle w:val="a8"/>
                <w:noProof/>
              </w:rPr>
              <w:fldChar w:fldCharType="end"/>
            </w:r>
          </w:ins>
        </w:p>
        <w:p w14:paraId="03F114F0" w14:textId="0434E703" w:rsidR="00DA6088" w:rsidRDefault="00DA6088">
          <w:pPr>
            <w:pStyle w:val="21"/>
            <w:rPr>
              <w:ins w:id="92" w:author="Николай Богомолов" w:date="2022-10-12T11:38:00Z"/>
              <w:rFonts w:eastAsiaTheme="minorEastAsia" w:cstheme="minorBidi"/>
              <w:noProof/>
              <w:szCs w:val="22"/>
              <w:lang w:eastAsia="ru-RU"/>
            </w:rPr>
          </w:pPr>
          <w:ins w:id="93"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"_Toc116467164"</w:instrText>
            </w:r>
            <w:r w:rsidRPr="005669EC">
              <w:rPr>
                <w:rStyle w:val="a8"/>
                <w:noProof/>
              </w:rPr>
              <w:instrText xml:space="preserve"> </w:instrText>
            </w:r>
            <w:r w:rsidRPr="005669EC">
              <w:rPr>
                <w:rStyle w:val="a8"/>
                <w:noProof/>
              </w:rPr>
              <w:fldChar w:fldCharType="separate"/>
            </w:r>
            <w:r w:rsidRPr="005669EC">
              <w:rPr>
                <w:rStyle w:val="a8"/>
                <w:noProof/>
              </w:rPr>
              <w:t>3.2.</w:t>
            </w:r>
            <w:r>
              <w:rPr>
                <w:rFonts w:eastAsiaTheme="minorEastAsia" w:cstheme="minorBidi"/>
                <w:noProof/>
                <w:szCs w:val="22"/>
                <w:lang w:eastAsia="ru-RU"/>
              </w:rPr>
              <w:tab/>
            </w:r>
            <w:r w:rsidRPr="005669EC">
              <w:rPr>
                <w:rStyle w:val="a8"/>
                <w:noProof/>
              </w:rPr>
              <w:t>Производственная операция «Разливка плавки в ручьи»</w:t>
            </w:r>
            <w:r>
              <w:rPr>
                <w:noProof/>
                <w:webHidden/>
              </w:rPr>
              <w:tab/>
            </w:r>
            <w:r>
              <w:rPr>
                <w:noProof/>
                <w:webHidden/>
              </w:rPr>
              <w:fldChar w:fldCharType="begin"/>
            </w:r>
            <w:r>
              <w:rPr>
                <w:noProof/>
                <w:webHidden/>
              </w:rPr>
              <w:instrText xml:space="preserve"> PAGEREF _Toc116467164 \h </w:instrText>
            </w:r>
          </w:ins>
          <w:r>
            <w:rPr>
              <w:noProof/>
              <w:webHidden/>
            </w:rPr>
          </w:r>
          <w:r>
            <w:rPr>
              <w:noProof/>
              <w:webHidden/>
            </w:rPr>
            <w:fldChar w:fldCharType="separate"/>
          </w:r>
          <w:ins w:id="94" w:author="Николай Богомолов" w:date="2022-10-12T11:38:00Z">
            <w:r>
              <w:rPr>
                <w:noProof/>
                <w:webHidden/>
              </w:rPr>
              <w:t>11</w:t>
            </w:r>
            <w:r>
              <w:rPr>
                <w:noProof/>
                <w:webHidden/>
              </w:rPr>
              <w:fldChar w:fldCharType="end"/>
            </w:r>
            <w:r w:rsidRPr="005669EC">
              <w:rPr>
                <w:rStyle w:val="a8"/>
                <w:noProof/>
              </w:rPr>
              <w:fldChar w:fldCharType="end"/>
            </w:r>
          </w:ins>
        </w:p>
        <w:p w14:paraId="52BCDC01" w14:textId="4DC61575" w:rsidR="00DA6088" w:rsidRDefault="00DA6088">
          <w:pPr>
            <w:pStyle w:val="31"/>
            <w:rPr>
              <w:ins w:id="95" w:author="Николай Богомолов" w:date="2022-10-12T11:38:00Z"/>
              <w:rFonts w:eastAsiaTheme="minorEastAsia" w:cstheme="minorBidi"/>
              <w:noProof/>
              <w:szCs w:val="22"/>
              <w:lang w:eastAsia="ru-RU"/>
            </w:rPr>
          </w:pPr>
          <w:ins w:id="96"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"_Toc116467165"</w:instrText>
            </w:r>
            <w:r w:rsidRPr="005669EC">
              <w:rPr>
                <w:rStyle w:val="a8"/>
                <w:noProof/>
              </w:rPr>
              <w:instrText xml:space="preserve"> </w:instrText>
            </w:r>
            <w:r w:rsidRPr="005669EC">
              <w:rPr>
                <w:rStyle w:val="a8"/>
                <w:noProof/>
              </w:rPr>
              <w:fldChar w:fldCharType="separate"/>
            </w:r>
            <w:r w:rsidRPr="005669EC">
              <w:rPr>
                <w:rStyle w:val="a8"/>
                <w:noProof/>
              </w:rPr>
              <w:t>3.2.1.</w:t>
            </w:r>
            <w:r>
              <w:rPr>
                <w:rFonts w:eastAsiaTheme="minorEastAsia" w:cstheme="minorBidi"/>
                <w:noProof/>
                <w:szCs w:val="22"/>
                <w:lang w:eastAsia="ru-RU"/>
              </w:rPr>
              <w:tab/>
            </w:r>
            <w:r w:rsidRPr="005669EC">
              <w:rPr>
                <w:rStyle w:val="a8"/>
                <w:noProof/>
              </w:rPr>
              <w:t>Движение ручья при разливке</w:t>
            </w:r>
            <w:r>
              <w:rPr>
                <w:noProof/>
                <w:webHidden/>
              </w:rPr>
              <w:tab/>
            </w:r>
            <w:r>
              <w:rPr>
                <w:noProof/>
                <w:webHidden/>
              </w:rPr>
              <w:fldChar w:fldCharType="begin"/>
            </w:r>
            <w:r>
              <w:rPr>
                <w:noProof/>
                <w:webHidden/>
              </w:rPr>
              <w:instrText xml:space="preserve"> PAGEREF _Toc116467165 \h </w:instrText>
            </w:r>
          </w:ins>
          <w:r>
            <w:rPr>
              <w:noProof/>
              <w:webHidden/>
            </w:rPr>
          </w:r>
          <w:r>
            <w:rPr>
              <w:noProof/>
              <w:webHidden/>
            </w:rPr>
            <w:fldChar w:fldCharType="separate"/>
          </w:r>
          <w:ins w:id="97" w:author="Николай Богомолов" w:date="2022-10-12T11:38:00Z">
            <w:r>
              <w:rPr>
                <w:noProof/>
                <w:webHidden/>
              </w:rPr>
              <w:t>11</w:t>
            </w:r>
            <w:r>
              <w:rPr>
                <w:noProof/>
                <w:webHidden/>
              </w:rPr>
              <w:fldChar w:fldCharType="end"/>
            </w:r>
            <w:r w:rsidRPr="005669EC">
              <w:rPr>
                <w:rStyle w:val="a8"/>
                <w:noProof/>
              </w:rPr>
              <w:fldChar w:fldCharType="end"/>
            </w:r>
          </w:ins>
        </w:p>
        <w:p w14:paraId="325101A2" w14:textId="6912F466" w:rsidR="00DA6088" w:rsidRDefault="00DA6088">
          <w:pPr>
            <w:pStyle w:val="31"/>
            <w:rPr>
              <w:ins w:id="98" w:author="Николай Богомолов" w:date="2022-10-12T11:38:00Z"/>
              <w:rFonts w:eastAsiaTheme="minorEastAsia" w:cstheme="minorBidi"/>
              <w:noProof/>
              <w:szCs w:val="22"/>
              <w:lang w:eastAsia="ru-RU"/>
            </w:rPr>
          </w:pPr>
          <w:ins w:id="99"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"_Toc116467166"</w:instrText>
            </w:r>
            <w:r w:rsidRPr="005669EC">
              <w:rPr>
                <w:rStyle w:val="a8"/>
                <w:noProof/>
              </w:rPr>
              <w:instrText xml:space="preserve"> </w:instrText>
            </w:r>
            <w:r w:rsidRPr="005669EC">
              <w:rPr>
                <w:rStyle w:val="a8"/>
                <w:noProof/>
              </w:rPr>
              <w:fldChar w:fldCharType="separate"/>
            </w:r>
            <w:r w:rsidRPr="005669EC">
              <w:rPr>
                <w:rStyle w:val="a8"/>
                <w:noProof/>
              </w:rPr>
              <w:t>3.2.2.</w:t>
            </w:r>
            <w:r>
              <w:rPr>
                <w:rFonts w:eastAsiaTheme="minorEastAsia" w:cstheme="minorBidi"/>
                <w:noProof/>
                <w:szCs w:val="22"/>
                <w:lang w:eastAsia="ru-RU"/>
              </w:rPr>
              <w:tab/>
            </w:r>
            <w:r w:rsidRPr="005669EC">
              <w:rPr>
                <w:rStyle w:val="a8"/>
                <w:noProof/>
              </w:rPr>
              <w:t>Расчёт положения виртуальной границы плавки в ручьях</w:t>
            </w:r>
            <w:r>
              <w:rPr>
                <w:noProof/>
                <w:webHidden/>
              </w:rPr>
              <w:tab/>
            </w:r>
            <w:r>
              <w:rPr>
                <w:noProof/>
                <w:webHidden/>
              </w:rPr>
              <w:fldChar w:fldCharType="begin"/>
            </w:r>
            <w:r>
              <w:rPr>
                <w:noProof/>
                <w:webHidden/>
              </w:rPr>
              <w:instrText xml:space="preserve"> PAGEREF _Toc116467166 \h </w:instrText>
            </w:r>
          </w:ins>
          <w:r>
            <w:rPr>
              <w:noProof/>
              <w:webHidden/>
            </w:rPr>
          </w:r>
          <w:r>
            <w:rPr>
              <w:noProof/>
              <w:webHidden/>
            </w:rPr>
            <w:fldChar w:fldCharType="separate"/>
          </w:r>
          <w:ins w:id="100" w:author="Николай Богомолов" w:date="2022-10-12T11:38:00Z">
            <w:r>
              <w:rPr>
                <w:noProof/>
                <w:webHidden/>
              </w:rPr>
              <w:t>12</w:t>
            </w:r>
            <w:r>
              <w:rPr>
                <w:noProof/>
                <w:webHidden/>
              </w:rPr>
              <w:fldChar w:fldCharType="end"/>
            </w:r>
            <w:r w:rsidRPr="005669EC">
              <w:rPr>
                <w:rStyle w:val="a8"/>
                <w:noProof/>
              </w:rPr>
              <w:fldChar w:fldCharType="end"/>
            </w:r>
          </w:ins>
        </w:p>
        <w:p w14:paraId="68B87393" w14:textId="7C77BF1A" w:rsidR="00DA6088" w:rsidRDefault="00DA6088">
          <w:pPr>
            <w:pStyle w:val="31"/>
            <w:rPr>
              <w:ins w:id="101" w:author="Николай Богомолов" w:date="2022-10-12T11:38:00Z"/>
              <w:rFonts w:eastAsiaTheme="minorEastAsia" w:cstheme="minorBidi"/>
              <w:noProof/>
              <w:szCs w:val="22"/>
              <w:lang w:eastAsia="ru-RU"/>
            </w:rPr>
          </w:pPr>
          <w:ins w:id="102"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"_Toc116467167"</w:instrText>
            </w:r>
            <w:r w:rsidRPr="005669EC">
              <w:rPr>
                <w:rStyle w:val="a8"/>
                <w:noProof/>
              </w:rPr>
              <w:instrText xml:space="preserve"> </w:instrText>
            </w:r>
            <w:r w:rsidRPr="005669EC">
              <w:rPr>
                <w:rStyle w:val="a8"/>
                <w:noProof/>
              </w:rPr>
              <w:fldChar w:fldCharType="separate"/>
            </w:r>
            <w:r w:rsidRPr="005669EC">
              <w:rPr>
                <w:rStyle w:val="a8"/>
                <w:noProof/>
              </w:rPr>
              <w:t>3.2.3.</w:t>
            </w:r>
            <w:r>
              <w:rPr>
                <w:rFonts w:eastAsiaTheme="minorEastAsia" w:cstheme="minorBidi"/>
                <w:noProof/>
                <w:szCs w:val="22"/>
                <w:lang w:eastAsia="ru-RU"/>
              </w:rPr>
              <w:tab/>
            </w:r>
            <w:r w:rsidRPr="005669EC">
              <w:rPr>
                <w:rStyle w:val="a8"/>
                <w:noProof/>
              </w:rPr>
              <w:t>Ручное редактирование положения виртуальной границы плавок</w:t>
            </w:r>
            <w:r>
              <w:rPr>
                <w:noProof/>
                <w:webHidden/>
              </w:rPr>
              <w:tab/>
            </w:r>
            <w:r>
              <w:rPr>
                <w:noProof/>
                <w:webHidden/>
              </w:rPr>
              <w:fldChar w:fldCharType="begin"/>
            </w:r>
            <w:r>
              <w:rPr>
                <w:noProof/>
                <w:webHidden/>
              </w:rPr>
              <w:instrText xml:space="preserve"> PAGEREF _Toc116467167 \h </w:instrText>
            </w:r>
          </w:ins>
          <w:r>
            <w:rPr>
              <w:noProof/>
              <w:webHidden/>
            </w:rPr>
          </w:r>
          <w:r>
            <w:rPr>
              <w:noProof/>
              <w:webHidden/>
            </w:rPr>
            <w:fldChar w:fldCharType="separate"/>
          </w:r>
          <w:ins w:id="103" w:author="Николай Богомолов" w:date="2022-10-12T11:38:00Z">
            <w:r>
              <w:rPr>
                <w:noProof/>
                <w:webHidden/>
              </w:rPr>
              <w:t>14</w:t>
            </w:r>
            <w:r>
              <w:rPr>
                <w:noProof/>
                <w:webHidden/>
              </w:rPr>
              <w:fldChar w:fldCharType="end"/>
            </w:r>
            <w:r w:rsidRPr="005669EC">
              <w:rPr>
                <w:rStyle w:val="a8"/>
                <w:noProof/>
              </w:rPr>
              <w:fldChar w:fldCharType="end"/>
            </w:r>
          </w:ins>
        </w:p>
        <w:p w14:paraId="0736B26F" w14:textId="7799C3D3" w:rsidR="00DA6088" w:rsidRDefault="00DA6088">
          <w:pPr>
            <w:pStyle w:val="31"/>
            <w:rPr>
              <w:ins w:id="104" w:author="Николай Богомолов" w:date="2022-10-12T11:38:00Z"/>
              <w:rFonts w:eastAsiaTheme="minorEastAsia" w:cstheme="minorBidi"/>
              <w:noProof/>
              <w:szCs w:val="22"/>
              <w:lang w:eastAsia="ru-RU"/>
            </w:rPr>
          </w:pPr>
          <w:ins w:id="105"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"_Toc116467168"</w:instrText>
            </w:r>
            <w:r w:rsidRPr="005669EC">
              <w:rPr>
                <w:rStyle w:val="a8"/>
                <w:noProof/>
              </w:rPr>
              <w:instrText xml:space="preserve"> </w:instrText>
            </w:r>
            <w:r w:rsidRPr="005669EC">
              <w:rPr>
                <w:rStyle w:val="a8"/>
                <w:noProof/>
              </w:rPr>
              <w:fldChar w:fldCharType="separate"/>
            </w:r>
            <w:r w:rsidRPr="005669EC">
              <w:rPr>
                <w:rStyle w:val="a8"/>
                <w:noProof/>
              </w:rPr>
              <w:t>3.2.4.</w:t>
            </w:r>
            <w:r>
              <w:rPr>
                <w:rFonts w:eastAsiaTheme="minorEastAsia" w:cstheme="minorBidi"/>
                <w:noProof/>
                <w:szCs w:val="22"/>
                <w:lang w:eastAsia="ru-RU"/>
              </w:rPr>
              <w:tab/>
            </w:r>
            <w:r w:rsidRPr="005669EC">
              <w:rPr>
                <w:rStyle w:val="a8"/>
                <w:noProof/>
              </w:rPr>
              <w:t>Регистрация окончания разливки серии плавок</w:t>
            </w:r>
            <w:r>
              <w:rPr>
                <w:noProof/>
                <w:webHidden/>
              </w:rPr>
              <w:tab/>
            </w:r>
            <w:r>
              <w:rPr>
                <w:noProof/>
                <w:webHidden/>
              </w:rPr>
              <w:fldChar w:fldCharType="begin"/>
            </w:r>
            <w:r>
              <w:rPr>
                <w:noProof/>
                <w:webHidden/>
              </w:rPr>
              <w:instrText xml:space="preserve"> PAGEREF _Toc116467168 \h </w:instrText>
            </w:r>
          </w:ins>
          <w:r>
            <w:rPr>
              <w:noProof/>
              <w:webHidden/>
            </w:rPr>
          </w:r>
          <w:r>
            <w:rPr>
              <w:noProof/>
              <w:webHidden/>
            </w:rPr>
            <w:fldChar w:fldCharType="separate"/>
          </w:r>
          <w:ins w:id="106" w:author="Николай Богомолов" w:date="2022-10-12T11:38:00Z">
            <w:r>
              <w:rPr>
                <w:noProof/>
                <w:webHidden/>
              </w:rPr>
              <w:t>14</w:t>
            </w:r>
            <w:r>
              <w:rPr>
                <w:noProof/>
                <w:webHidden/>
              </w:rPr>
              <w:fldChar w:fldCharType="end"/>
            </w:r>
            <w:r w:rsidRPr="005669EC">
              <w:rPr>
                <w:rStyle w:val="a8"/>
                <w:noProof/>
              </w:rPr>
              <w:fldChar w:fldCharType="end"/>
            </w:r>
          </w:ins>
        </w:p>
        <w:p w14:paraId="5868129B" w14:textId="43C6EF06" w:rsidR="00DA6088" w:rsidRDefault="00DA6088">
          <w:pPr>
            <w:pStyle w:val="21"/>
            <w:rPr>
              <w:ins w:id="107" w:author="Николай Богомолов" w:date="2022-10-12T11:38:00Z"/>
              <w:rFonts w:eastAsiaTheme="minorEastAsia" w:cstheme="minorBidi"/>
              <w:noProof/>
              <w:szCs w:val="22"/>
              <w:lang w:eastAsia="ru-RU"/>
            </w:rPr>
          </w:pPr>
          <w:ins w:id="108"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"_Toc116467169"</w:instrText>
            </w:r>
            <w:r w:rsidRPr="005669EC">
              <w:rPr>
                <w:rStyle w:val="a8"/>
                <w:noProof/>
              </w:rPr>
              <w:instrText xml:space="preserve"> </w:instrText>
            </w:r>
            <w:r w:rsidRPr="005669EC">
              <w:rPr>
                <w:rStyle w:val="a8"/>
                <w:noProof/>
              </w:rPr>
              <w:fldChar w:fldCharType="separate"/>
            </w:r>
            <w:r w:rsidRPr="005669EC">
              <w:rPr>
                <w:rStyle w:val="a8"/>
                <w:noProof/>
              </w:rPr>
              <w:t>3.3.</w:t>
            </w:r>
            <w:r>
              <w:rPr>
                <w:rFonts w:eastAsiaTheme="minorEastAsia" w:cstheme="minorBidi"/>
                <w:noProof/>
                <w:szCs w:val="22"/>
                <w:lang w:eastAsia="ru-RU"/>
              </w:rPr>
              <w:tab/>
            </w:r>
            <w:r w:rsidRPr="005669EC">
              <w:rPr>
                <w:rStyle w:val="a8"/>
                <w:noProof/>
              </w:rPr>
              <w:t>Производственная операция «Порезка ручья»</w:t>
            </w:r>
            <w:r>
              <w:rPr>
                <w:noProof/>
                <w:webHidden/>
              </w:rPr>
              <w:tab/>
            </w:r>
            <w:r>
              <w:rPr>
                <w:noProof/>
                <w:webHidden/>
              </w:rPr>
              <w:fldChar w:fldCharType="begin"/>
            </w:r>
            <w:r>
              <w:rPr>
                <w:noProof/>
                <w:webHidden/>
              </w:rPr>
              <w:instrText xml:space="preserve"> PAGEREF _Toc116467169 \h </w:instrText>
            </w:r>
          </w:ins>
          <w:r>
            <w:rPr>
              <w:noProof/>
              <w:webHidden/>
            </w:rPr>
          </w:r>
          <w:r>
            <w:rPr>
              <w:noProof/>
              <w:webHidden/>
            </w:rPr>
            <w:fldChar w:fldCharType="separate"/>
          </w:r>
          <w:ins w:id="109" w:author="Николай Богомолов" w:date="2022-10-12T11:38:00Z">
            <w:r>
              <w:rPr>
                <w:noProof/>
                <w:webHidden/>
              </w:rPr>
              <w:t>14</w:t>
            </w:r>
            <w:r>
              <w:rPr>
                <w:noProof/>
                <w:webHidden/>
              </w:rPr>
              <w:fldChar w:fldCharType="end"/>
            </w:r>
            <w:r w:rsidRPr="005669EC">
              <w:rPr>
                <w:rStyle w:val="a8"/>
                <w:noProof/>
              </w:rPr>
              <w:fldChar w:fldCharType="end"/>
            </w:r>
          </w:ins>
        </w:p>
        <w:p w14:paraId="2B9EACAF" w14:textId="45C95946" w:rsidR="00DA6088" w:rsidRDefault="00DA6088">
          <w:pPr>
            <w:pStyle w:val="31"/>
            <w:rPr>
              <w:ins w:id="110" w:author="Николай Богомолов" w:date="2022-10-12T11:38:00Z"/>
              <w:rFonts w:eastAsiaTheme="minorEastAsia" w:cstheme="minorBidi"/>
              <w:noProof/>
              <w:szCs w:val="22"/>
              <w:lang w:eastAsia="ru-RU"/>
            </w:rPr>
          </w:pPr>
          <w:ins w:id="111"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"_Toc116467170"</w:instrText>
            </w:r>
            <w:r w:rsidRPr="005669EC">
              <w:rPr>
                <w:rStyle w:val="a8"/>
                <w:noProof/>
              </w:rPr>
              <w:instrText xml:space="preserve"> </w:instrText>
            </w:r>
            <w:r w:rsidRPr="005669EC">
              <w:rPr>
                <w:rStyle w:val="a8"/>
                <w:noProof/>
              </w:rPr>
              <w:fldChar w:fldCharType="separate"/>
            </w:r>
            <w:r w:rsidRPr="005669EC">
              <w:rPr>
                <w:rStyle w:val="a8"/>
                <w:noProof/>
              </w:rPr>
              <w:t>3.3.1.</w:t>
            </w:r>
            <w:r>
              <w:rPr>
                <w:rFonts w:eastAsiaTheme="minorEastAsia" w:cstheme="minorBidi"/>
                <w:noProof/>
                <w:szCs w:val="22"/>
                <w:lang w:eastAsia="ru-RU"/>
              </w:rPr>
              <w:tab/>
            </w:r>
            <w:r w:rsidRPr="005669EC">
              <w:rPr>
                <w:rStyle w:val="a8"/>
                <w:noProof/>
              </w:rPr>
              <w:t>Определение факта реза ручья</w:t>
            </w:r>
            <w:r>
              <w:rPr>
                <w:noProof/>
                <w:webHidden/>
              </w:rPr>
              <w:tab/>
            </w:r>
            <w:r>
              <w:rPr>
                <w:noProof/>
                <w:webHidden/>
              </w:rPr>
              <w:fldChar w:fldCharType="begin"/>
            </w:r>
            <w:r>
              <w:rPr>
                <w:noProof/>
                <w:webHidden/>
              </w:rPr>
              <w:instrText xml:space="preserve"> PAGEREF _Toc116467170 \h </w:instrText>
            </w:r>
          </w:ins>
          <w:r>
            <w:rPr>
              <w:noProof/>
              <w:webHidden/>
            </w:rPr>
          </w:r>
          <w:r>
            <w:rPr>
              <w:noProof/>
              <w:webHidden/>
            </w:rPr>
            <w:fldChar w:fldCharType="separate"/>
          </w:r>
          <w:ins w:id="112" w:author="Николай Богомолов" w:date="2022-10-12T11:38:00Z">
            <w:r>
              <w:rPr>
                <w:noProof/>
                <w:webHidden/>
              </w:rPr>
              <w:t>14</w:t>
            </w:r>
            <w:r>
              <w:rPr>
                <w:noProof/>
                <w:webHidden/>
              </w:rPr>
              <w:fldChar w:fldCharType="end"/>
            </w:r>
            <w:r w:rsidRPr="005669EC">
              <w:rPr>
                <w:rStyle w:val="a8"/>
                <w:noProof/>
              </w:rPr>
              <w:fldChar w:fldCharType="end"/>
            </w:r>
          </w:ins>
        </w:p>
        <w:p w14:paraId="01539064" w14:textId="25139164" w:rsidR="00DA6088" w:rsidRDefault="00DA6088">
          <w:pPr>
            <w:pStyle w:val="31"/>
            <w:rPr>
              <w:ins w:id="113" w:author="Николай Богомолов" w:date="2022-10-12T11:38:00Z"/>
              <w:rFonts w:eastAsiaTheme="minorEastAsia" w:cstheme="minorBidi"/>
              <w:noProof/>
              <w:szCs w:val="22"/>
              <w:lang w:eastAsia="ru-RU"/>
            </w:rPr>
          </w:pPr>
          <w:ins w:id="114"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"_Toc116467171"</w:instrText>
            </w:r>
            <w:r w:rsidRPr="005669EC">
              <w:rPr>
                <w:rStyle w:val="a8"/>
                <w:noProof/>
              </w:rPr>
              <w:instrText xml:space="preserve"> </w:instrText>
            </w:r>
            <w:r w:rsidRPr="005669EC">
              <w:rPr>
                <w:rStyle w:val="a8"/>
                <w:noProof/>
              </w:rPr>
              <w:fldChar w:fldCharType="separate"/>
            </w:r>
            <w:r w:rsidRPr="005669EC">
              <w:rPr>
                <w:rStyle w:val="a8"/>
                <w:noProof/>
              </w:rPr>
              <w:t>3.3.2.</w:t>
            </w:r>
            <w:r>
              <w:rPr>
                <w:rFonts w:eastAsiaTheme="minorEastAsia" w:cstheme="minorBidi"/>
                <w:noProof/>
                <w:szCs w:val="22"/>
                <w:lang w:eastAsia="ru-RU"/>
              </w:rPr>
              <w:tab/>
            </w:r>
            <w:r w:rsidRPr="005669EC">
              <w:rPr>
                <w:rStyle w:val="a8"/>
                <w:noProof/>
              </w:rPr>
              <w:t>Создание нового ОП в модели прослеживаемости</w:t>
            </w:r>
            <w:r>
              <w:rPr>
                <w:noProof/>
                <w:webHidden/>
              </w:rPr>
              <w:tab/>
            </w:r>
            <w:r>
              <w:rPr>
                <w:noProof/>
                <w:webHidden/>
              </w:rPr>
              <w:fldChar w:fldCharType="begin"/>
            </w:r>
            <w:r>
              <w:rPr>
                <w:noProof/>
                <w:webHidden/>
              </w:rPr>
              <w:instrText xml:space="preserve"> PAGEREF _Toc116467171 \h </w:instrText>
            </w:r>
          </w:ins>
          <w:r>
            <w:rPr>
              <w:noProof/>
              <w:webHidden/>
            </w:rPr>
          </w:r>
          <w:r>
            <w:rPr>
              <w:noProof/>
              <w:webHidden/>
            </w:rPr>
            <w:fldChar w:fldCharType="separate"/>
          </w:r>
          <w:ins w:id="115" w:author="Николай Богомолов" w:date="2022-10-12T11:38:00Z">
            <w:r>
              <w:rPr>
                <w:noProof/>
                <w:webHidden/>
              </w:rPr>
              <w:t>15</w:t>
            </w:r>
            <w:r>
              <w:rPr>
                <w:noProof/>
                <w:webHidden/>
              </w:rPr>
              <w:fldChar w:fldCharType="end"/>
            </w:r>
            <w:r w:rsidRPr="005669EC">
              <w:rPr>
                <w:rStyle w:val="a8"/>
                <w:noProof/>
              </w:rPr>
              <w:fldChar w:fldCharType="end"/>
            </w:r>
          </w:ins>
        </w:p>
        <w:p w14:paraId="7DD7057F" w14:textId="54EE73B3" w:rsidR="00DA6088" w:rsidRDefault="00DA6088">
          <w:pPr>
            <w:pStyle w:val="31"/>
            <w:rPr>
              <w:ins w:id="116" w:author="Николай Богомолов" w:date="2022-10-12T11:38:00Z"/>
              <w:rFonts w:eastAsiaTheme="minorEastAsia" w:cstheme="minorBidi"/>
              <w:noProof/>
              <w:szCs w:val="22"/>
              <w:lang w:eastAsia="ru-RU"/>
            </w:rPr>
          </w:pPr>
          <w:ins w:id="117"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"_Toc116467172"</w:instrText>
            </w:r>
            <w:r w:rsidRPr="005669EC">
              <w:rPr>
                <w:rStyle w:val="a8"/>
                <w:noProof/>
              </w:rPr>
              <w:instrText xml:space="preserve"> </w:instrText>
            </w:r>
            <w:r w:rsidRPr="005669EC">
              <w:rPr>
                <w:rStyle w:val="a8"/>
                <w:noProof/>
              </w:rPr>
              <w:fldChar w:fldCharType="separate"/>
            </w:r>
            <w:r w:rsidRPr="005669EC">
              <w:rPr>
                <w:rStyle w:val="a8"/>
                <w:noProof/>
                <w:lang w:bidi="en-US"/>
              </w:rPr>
              <w:t>3.3.3.</w:t>
            </w:r>
            <w:r>
              <w:rPr>
                <w:rFonts w:eastAsiaTheme="minorEastAsia" w:cstheme="minorBidi"/>
                <w:noProof/>
                <w:szCs w:val="22"/>
                <w:lang w:eastAsia="ru-RU"/>
              </w:rPr>
              <w:tab/>
            </w:r>
            <w:r w:rsidRPr="005669EC">
              <w:rPr>
                <w:rStyle w:val="a8"/>
                <w:noProof/>
                <w:lang w:bidi="en-US"/>
              </w:rPr>
              <w:t>Регистрация «хвоста» ручья при разливке</w:t>
            </w:r>
            <w:r>
              <w:rPr>
                <w:noProof/>
                <w:webHidden/>
              </w:rPr>
              <w:tab/>
            </w:r>
            <w:r>
              <w:rPr>
                <w:noProof/>
                <w:webHidden/>
              </w:rPr>
              <w:fldChar w:fldCharType="begin"/>
            </w:r>
            <w:r>
              <w:rPr>
                <w:noProof/>
                <w:webHidden/>
              </w:rPr>
              <w:instrText xml:space="preserve"> PAGEREF _Toc116467172 \h </w:instrText>
            </w:r>
          </w:ins>
          <w:r>
            <w:rPr>
              <w:noProof/>
              <w:webHidden/>
            </w:rPr>
          </w:r>
          <w:r>
            <w:rPr>
              <w:noProof/>
              <w:webHidden/>
            </w:rPr>
            <w:fldChar w:fldCharType="separate"/>
          </w:r>
          <w:ins w:id="118" w:author="Николай Богомолов" w:date="2022-10-12T11:38:00Z">
            <w:r>
              <w:rPr>
                <w:noProof/>
                <w:webHidden/>
              </w:rPr>
              <w:t>17</w:t>
            </w:r>
            <w:r>
              <w:rPr>
                <w:noProof/>
                <w:webHidden/>
              </w:rPr>
              <w:fldChar w:fldCharType="end"/>
            </w:r>
            <w:r w:rsidRPr="005669EC">
              <w:rPr>
                <w:rStyle w:val="a8"/>
                <w:noProof/>
              </w:rPr>
              <w:fldChar w:fldCharType="end"/>
            </w:r>
          </w:ins>
        </w:p>
        <w:p w14:paraId="3CFAC9AE" w14:textId="49E508D3" w:rsidR="00DA6088" w:rsidRDefault="00DA6088">
          <w:pPr>
            <w:pStyle w:val="21"/>
            <w:rPr>
              <w:ins w:id="119" w:author="Николай Богомолов" w:date="2022-10-12T11:38:00Z"/>
              <w:rFonts w:eastAsiaTheme="minorEastAsia" w:cstheme="minorBidi"/>
              <w:noProof/>
              <w:szCs w:val="22"/>
              <w:lang w:eastAsia="ru-RU"/>
            </w:rPr>
          </w:pPr>
          <w:ins w:id="120"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"_Toc116467173"</w:instrText>
            </w:r>
            <w:r w:rsidRPr="005669EC">
              <w:rPr>
                <w:rStyle w:val="a8"/>
                <w:noProof/>
              </w:rPr>
              <w:instrText xml:space="preserve"> </w:instrText>
            </w:r>
            <w:r w:rsidRPr="005669EC">
              <w:rPr>
                <w:rStyle w:val="a8"/>
                <w:noProof/>
              </w:rPr>
              <w:fldChar w:fldCharType="separate"/>
            </w:r>
            <w:r w:rsidRPr="005669EC">
              <w:rPr>
                <w:rStyle w:val="a8"/>
                <w:noProof/>
              </w:rPr>
              <w:t>3.4.</w:t>
            </w:r>
            <w:r>
              <w:rPr>
                <w:rFonts w:eastAsiaTheme="minorEastAsia" w:cstheme="minorBidi"/>
                <w:noProof/>
                <w:szCs w:val="22"/>
                <w:lang w:eastAsia="ru-RU"/>
              </w:rPr>
              <w:tab/>
            </w:r>
            <w:r w:rsidRPr="005669EC">
              <w:rPr>
                <w:rStyle w:val="a8"/>
                <w:noProof/>
              </w:rPr>
              <w:t>Производственная операция «Охлаждение»</w:t>
            </w:r>
            <w:r>
              <w:rPr>
                <w:noProof/>
                <w:webHidden/>
              </w:rPr>
              <w:tab/>
            </w:r>
            <w:r>
              <w:rPr>
                <w:noProof/>
                <w:webHidden/>
              </w:rPr>
              <w:fldChar w:fldCharType="begin"/>
            </w:r>
            <w:r>
              <w:rPr>
                <w:noProof/>
                <w:webHidden/>
              </w:rPr>
              <w:instrText xml:space="preserve"> PAGEREF _Toc116467173 \h </w:instrText>
            </w:r>
          </w:ins>
          <w:r>
            <w:rPr>
              <w:noProof/>
              <w:webHidden/>
            </w:rPr>
          </w:r>
          <w:r>
            <w:rPr>
              <w:noProof/>
              <w:webHidden/>
            </w:rPr>
            <w:fldChar w:fldCharType="separate"/>
          </w:r>
          <w:ins w:id="121" w:author="Николай Богомолов" w:date="2022-10-12T11:38:00Z">
            <w:r>
              <w:rPr>
                <w:noProof/>
                <w:webHidden/>
              </w:rPr>
              <w:t>17</w:t>
            </w:r>
            <w:r>
              <w:rPr>
                <w:noProof/>
                <w:webHidden/>
              </w:rPr>
              <w:fldChar w:fldCharType="end"/>
            </w:r>
            <w:r w:rsidRPr="005669EC">
              <w:rPr>
                <w:rStyle w:val="a8"/>
                <w:noProof/>
              </w:rPr>
              <w:fldChar w:fldCharType="end"/>
            </w:r>
          </w:ins>
        </w:p>
        <w:p w14:paraId="7C17F6D8" w14:textId="6F59564C" w:rsidR="00DA6088" w:rsidRDefault="00DA6088">
          <w:pPr>
            <w:pStyle w:val="31"/>
            <w:rPr>
              <w:ins w:id="122" w:author="Николай Богомолов" w:date="2022-10-12T11:38:00Z"/>
              <w:rFonts w:eastAsiaTheme="minorEastAsia" w:cstheme="minorBidi"/>
              <w:noProof/>
              <w:szCs w:val="22"/>
              <w:lang w:eastAsia="ru-RU"/>
            </w:rPr>
          </w:pPr>
          <w:ins w:id="123"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"_Toc116467174"</w:instrText>
            </w:r>
            <w:r w:rsidRPr="005669EC">
              <w:rPr>
                <w:rStyle w:val="a8"/>
                <w:noProof/>
              </w:rPr>
              <w:instrText xml:space="preserve"> </w:instrText>
            </w:r>
            <w:r w:rsidRPr="005669EC">
              <w:rPr>
                <w:rStyle w:val="a8"/>
                <w:noProof/>
              </w:rPr>
              <w:fldChar w:fldCharType="separate"/>
            </w:r>
            <w:r w:rsidRPr="005669EC">
              <w:rPr>
                <w:rStyle w:val="a8"/>
                <w:noProof/>
              </w:rPr>
              <w:t>3.4.1.</w:t>
            </w:r>
            <w:r>
              <w:rPr>
                <w:rFonts w:eastAsiaTheme="minorEastAsia" w:cstheme="minorBidi"/>
                <w:noProof/>
                <w:szCs w:val="22"/>
                <w:lang w:eastAsia="ru-RU"/>
              </w:rPr>
              <w:tab/>
            </w:r>
            <w:r w:rsidRPr="005669EC">
              <w:rPr>
                <w:rStyle w:val="a8"/>
                <w:noProof/>
              </w:rPr>
              <w:t>Перемещение ОП по позициям транспортных агрегатов</w:t>
            </w:r>
            <w:r>
              <w:rPr>
                <w:noProof/>
                <w:webHidden/>
              </w:rPr>
              <w:tab/>
            </w:r>
            <w:r>
              <w:rPr>
                <w:noProof/>
                <w:webHidden/>
              </w:rPr>
              <w:fldChar w:fldCharType="begin"/>
            </w:r>
            <w:r>
              <w:rPr>
                <w:noProof/>
                <w:webHidden/>
              </w:rPr>
              <w:instrText xml:space="preserve"> PAGEREF _Toc116467174 \h </w:instrText>
            </w:r>
          </w:ins>
          <w:r>
            <w:rPr>
              <w:noProof/>
              <w:webHidden/>
            </w:rPr>
          </w:r>
          <w:r>
            <w:rPr>
              <w:noProof/>
              <w:webHidden/>
            </w:rPr>
            <w:fldChar w:fldCharType="separate"/>
          </w:r>
          <w:ins w:id="124" w:author="Николай Богомолов" w:date="2022-10-12T11:38:00Z">
            <w:r>
              <w:rPr>
                <w:noProof/>
                <w:webHidden/>
              </w:rPr>
              <w:t>17</w:t>
            </w:r>
            <w:r>
              <w:rPr>
                <w:noProof/>
                <w:webHidden/>
              </w:rPr>
              <w:fldChar w:fldCharType="end"/>
            </w:r>
            <w:r w:rsidRPr="005669EC">
              <w:rPr>
                <w:rStyle w:val="a8"/>
                <w:noProof/>
              </w:rPr>
              <w:fldChar w:fldCharType="end"/>
            </w:r>
          </w:ins>
        </w:p>
        <w:p w14:paraId="3E65A61E" w14:textId="1ECFFFDA" w:rsidR="00DA6088" w:rsidRDefault="00DA6088">
          <w:pPr>
            <w:pStyle w:val="31"/>
            <w:rPr>
              <w:ins w:id="125" w:author="Николай Богомолов" w:date="2022-10-12T11:38:00Z"/>
              <w:rFonts w:eastAsiaTheme="minorEastAsia" w:cstheme="minorBidi"/>
              <w:noProof/>
              <w:szCs w:val="22"/>
              <w:lang w:eastAsia="ru-RU"/>
            </w:rPr>
          </w:pPr>
          <w:ins w:id="126"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"_Toc116467175"</w:instrText>
            </w:r>
            <w:r w:rsidRPr="005669EC">
              <w:rPr>
                <w:rStyle w:val="a8"/>
                <w:noProof/>
              </w:rPr>
              <w:instrText xml:space="preserve"> </w:instrText>
            </w:r>
            <w:r w:rsidRPr="005669EC">
              <w:rPr>
                <w:rStyle w:val="a8"/>
                <w:noProof/>
              </w:rPr>
              <w:fldChar w:fldCharType="separate"/>
            </w:r>
            <w:r w:rsidRPr="005669EC">
              <w:rPr>
                <w:rStyle w:val="a8"/>
                <w:noProof/>
              </w:rPr>
              <w:t>3.4.2.</w:t>
            </w:r>
            <w:r>
              <w:rPr>
                <w:rFonts w:eastAsiaTheme="minorEastAsia" w:cstheme="minorBidi"/>
                <w:noProof/>
                <w:szCs w:val="22"/>
                <w:lang w:eastAsia="ru-RU"/>
              </w:rPr>
              <w:tab/>
            </w:r>
            <w:r w:rsidRPr="005669EC">
              <w:rPr>
                <w:rStyle w:val="a8"/>
                <w:noProof/>
              </w:rPr>
              <w:t>Регистрация производства заготовки</w:t>
            </w:r>
            <w:r>
              <w:rPr>
                <w:noProof/>
                <w:webHidden/>
              </w:rPr>
              <w:tab/>
            </w:r>
            <w:r>
              <w:rPr>
                <w:noProof/>
                <w:webHidden/>
              </w:rPr>
              <w:fldChar w:fldCharType="begin"/>
            </w:r>
            <w:r>
              <w:rPr>
                <w:noProof/>
                <w:webHidden/>
              </w:rPr>
              <w:instrText xml:space="preserve"> PAGEREF _Toc116467175 \h </w:instrText>
            </w:r>
          </w:ins>
          <w:r>
            <w:rPr>
              <w:noProof/>
              <w:webHidden/>
            </w:rPr>
          </w:r>
          <w:r>
            <w:rPr>
              <w:noProof/>
              <w:webHidden/>
            </w:rPr>
            <w:fldChar w:fldCharType="separate"/>
          </w:r>
          <w:ins w:id="127" w:author="Николай Богомолов" w:date="2022-10-12T11:38:00Z">
            <w:r>
              <w:rPr>
                <w:noProof/>
                <w:webHidden/>
              </w:rPr>
              <w:t>19</w:t>
            </w:r>
            <w:r>
              <w:rPr>
                <w:noProof/>
                <w:webHidden/>
              </w:rPr>
              <w:fldChar w:fldCharType="end"/>
            </w:r>
            <w:r w:rsidRPr="005669EC">
              <w:rPr>
                <w:rStyle w:val="a8"/>
                <w:noProof/>
              </w:rPr>
              <w:fldChar w:fldCharType="end"/>
            </w:r>
          </w:ins>
        </w:p>
        <w:p w14:paraId="5CA2AB3B" w14:textId="14BEA7C8" w:rsidR="00DA6088" w:rsidRDefault="00DA6088">
          <w:pPr>
            <w:pStyle w:val="31"/>
            <w:rPr>
              <w:ins w:id="128" w:author="Николай Богомолов" w:date="2022-10-12T11:38:00Z"/>
              <w:rFonts w:eastAsiaTheme="minorEastAsia" w:cstheme="minorBidi"/>
              <w:noProof/>
              <w:szCs w:val="22"/>
              <w:lang w:eastAsia="ru-RU"/>
            </w:rPr>
          </w:pPr>
          <w:ins w:id="129"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"_Toc116467176"</w:instrText>
            </w:r>
            <w:r w:rsidRPr="005669EC">
              <w:rPr>
                <w:rStyle w:val="a8"/>
                <w:noProof/>
              </w:rPr>
              <w:instrText xml:space="preserve"> </w:instrText>
            </w:r>
            <w:r w:rsidRPr="005669EC">
              <w:rPr>
                <w:rStyle w:val="a8"/>
                <w:noProof/>
              </w:rPr>
              <w:fldChar w:fldCharType="separate"/>
            </w:r>
            <w:r w:rsidRPr="005669EC">
              <w:rPr>
                <w:rStyle w:val="a8"/>
                <w:noProof/>
                <w:lang w:bidi="en-US"/>
              </w:rPr>
              <w:t>3.4.3.</w:t>
            </w:r>
            <w:r>
              <w:rPr>
                <w:rFonts w:eastAsiaTheme="minorEastAsia" w:cstheme="minorBidi"/>
                <w:noProof/>
                <w:szCs w:val="22"/>
                <w:lang w:eastAsia="ru-RU"/>
              </w:rPr>
              <w:tab/>
            </w:r>
            <w:r w:rsidRPr="005669EC">
              <w:rPr>
                <w:rStyle w:val="a8"/>
                <w:noProof/>
                <w:lang w:bidi="en-US"/>
              </w:rPr>
              <w:t>Расчёт образования металлоотходов при порезке плавки.</w:t>
            </w:r>
            <w:r>
              <w:rPr>
                <w:noProof/>
                <w:webHidden/>
              </w:rPr>
              <w:tab/>
            </w:r>
            <w:r>
              <w:rPr>
                <w:noProof/>
                <w:webHidden/>
              </w:rPr>
              <w:fldChar w:fldCharType="begin"/>
            </w:r>
            <w:r>
              <w:rPr>
                <w:noProof/>
                <w:webHidden/>
              </w:rPr>
              <w:instrText xml:space="preserve"> PAGEREF _Toc116467176 \h </w:instrText>
            </w:r>
          </w:ins>
          <w:r>
            <w:rPr>
              <w:noProof/>
              <w:webHidden/>
            </w:rPr>
          </w:r>
          <w:r>
            <w:rPr>
              <w:noProof/>
              <w:webHidden/>
            </w:rPr>
            <w:fldChar w:fldCharType="separate"/>
          </w:r>
          <w:ins w:id="130" w:author="Николай Богомолов" w:date="2022-10-12T11:38:00Z">
            <w:r>
              <w:rPr>
                <w:noProof/>
                <w:webHidden/>
              </w:rPr>
              <w:t>21</w:t>
            </w:r>
            <w:r>
              <w:rPr>
                <w:noProof/>
                <w:webHidden/>
              </w:rPr>
              <w:fldChar w:fldCharType="end"/>
            </w:r>
            <w:r w:rsidRPr="005669EC">
              <w:rPr>
                <w:rStyle w:val="a8"/>
                <w:noProof/>
              </w:rPr>
              <w:fldChar w:fldCharType="end"/>
            </w:r>
          </w:ins>
        </w:p>
        <w:p w14:paraId="678FEA92" w14:textId="3BA0A350" w:rsidR="00DA6088" w:rsidRDefault="00DA6088">
          <w:pPr>
            <w:pStyle w:val="21"/>
            <w:rPr>
              <w:ins w:id="131" w:author="Николай Богомолов" w:date="2022-10-12T11:38:00Z"/>
              <w:rFonts w:eastAsiaTheme="minorEastAsia" w:cstheme="minorBidi"/>
              <w:noProof/>
              <w:szCs w:val="22"/>
              <w:lang w:eastAsia="ru-RU"/>
            </w:rPr>
          </w:pPr>
          <w:ins w:id="132"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"_Toc116467177"</w:instrText>
            </w:r>
            <w:r w:rsidRPr="005669EC">
              <w:rPr>
                <w:rStyle w:val="a8"/>
                <w:noProof/>
              </w:rPr>
              <w:instrText xml:space="preserve"> </w:instrText>
            </w:r>
            <w:r w:rsidRPr="005669EC">
              <w:rPr>
                <w:rStyle w:val="a8"/>
                <w:noProof/>
              </w:rPr>
              <w:fldChar w:fldCharType="separate"/>
            </w:r>
            <w:r w:rsidRPr="005669EC">
              <w:rPr>
                <w:rStyle w:val="a8"/>
                <w:noProof/>
              </w:rPr>
              <w:t>3.5.</w:t>
            </w:r>
            <w:r>
              <w:rPr>
                <w:rFonts w:eastAsiaTheme="minorEastAsia" w:cstheme="minorBidi"/>
                <w:noProof/>
                <w:szCs w:val="22"/>
                <w:lang w:eastAsia="ru-RU"/>
              </w:rPr>
              <w:tab/>
            </w:r>
            <w:r w:rsidRPr="005669EC">
              <w:rPr>
                <w:rStyle w:val="a8"/>
                <w:noProof/>
              </w:rPr>
              <w:t>Производственная операция «Взвешивание»</w:t>
            </w:r>
            <w:r>
              <w:rPr>
                <w:noProof/>
                <w:webHidden/>
              </w:rPr>
              <w:tab/>
            </w:r>
            <w:r>
              <w:rPr>
                <w:noProof/>
                <w:webHidden/>
              </w:rPr>
              <w:fldChar w:fldCharType="begin"/>
            </w:r>
            <w:r>
              <w:rPr>
                <w:noProof/>
                <w:webHidden/>
              </w:rPr>
              <w:instrText xml:space="preserve"> PAGEREF _Toc116467177 \h </w:instrText>
            </w:r>
          </w:ins>
          <w:r>
            <w:rPr>
              <w:noProof/>
              <w:webHidden/>
            </w:rPr>
          </w:r>
          <w:r>
            <w:rPr>
              <w:noProof/>
              <w:webHidden/>
            </w:rPr>
            <w:fldChar w:fldCharType="separate"/>
          </w:r>
          <w:ins w:id="133" w:author="Николай Богомолов" w:date="2022-10-12T11:38:00Z">
            <w:r>
              <w:rPr>
                <w:noProof/>
                <w:webHidden/>
              </w:rPr>
              <w:t>21</w:t>
            </w:r>
            <w:r>
              <w:rPr>
                <w:noProof/>
                <w:webHidden/>
              </w:rPr>
              <w:fldChar w:fldCharType="end"/>
            </w:r>
            <w:r w:rsidRPr="005669EC">
              <w:rPr>
                <w:rStyle w:val="a8"/>
                <w:noProof/>
              </w:rPr>
              <w:fldChar w:fldCharType="end"/>
            </w:r>
          </w:ins>
        </w:p>
        <w:p w14:paraId="1726D1B6" w14:textId="45328994" w:rsidR="00DA6088" w:rsidRDefault="00DA6088">
          <w:pPr>
            <w:pStyle w:val="31"/>
            <w:rPr>
              <w:ins w:id="134" w:author="Николай Богомолов" w:date="2022-10-12T11:38:00Z"/>
              <w:rFonts w:eastAsiaTheme="minorEastAsia" w:cstheme="minorBidi"/>
              <w:noProof/>
              <w:szCs w:val="22"/>
              <w:lang w:eastAsia="ru-RU"/>
            </w:rPr>
          </w:pPr>
          <w:ins w:id="135"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"_Toc116467178"</w:instrText>
            </w:r>
            <w:r w:rsidRPr="005669EC">
              <w:rPr>
                <w:rStyle w:val="a8"/>
                <w:noProof/>
              </w:rPr>
              <w:instrText xml:space="preserve"> </w:instrText>
            </w:r>
            <w:r w:rsidRPr="005669EC">
              <w:rPr>
                <w:rStyle w:val="a8"/>
                <w:noProof/>
              </w:rPr>
              <w:fldChar w:fldCharType="separate"/>
            </w:r>
            <w:r w:rsidRPr="005669EC">
              <w:rPr>
                <w:rStyle w:val="a8"/>
                <w:noProof/>
              </w:rPr>
              <w:t>3.5.1.</w:t>
            </w:r>
            <w:r>
              <w:rPr>
                <w:rFonts w:eastAsiaTheme="minorEastAsia" w:cstheme="minorBidi"/>
                <w:noProof/>
                <w:szCs w:val="22"/>
                <w:lang w:eastAsia="ru-RU"/>
              </w:rPr>
              <w:tab/>
            </w:r>
            <w:r w:rsidRPr="005669EC">
              <w:rPr>
                <w:rStyle w:val="a8"/>
                <w:noProof/>
              </w:rPr>
              <w:t>Автоматическая регистрация взвешивания на рольганговых весах</w:t>
            </w:r>
            <w:r>
              <w:rPr>
                <w:noProof/>
                <w:webHidden/>
              </w:rPr>
              <w:tab/>
            </w:r>
            <w:r>
              <w:rPr>
                <w:noProof/>
                <w:webHidden/>
              </w:rPr>
              <w:fldChar w:fldCharType="begin"/>
            </w:r>
            <w:r>
              <w:rPr>
                <w:noProof/>
                <w:webHidden/>
              </w:rPr>
              <w:instrText xml:space="preserve"> PAGEREF _Toc116467178 \h </w:instrText>
            </w:r>
          </w:ins>
          <w:r>
            <w:rPr>
              <w:noProof/>
              <w:webHidden/>
            </w:rPr>
          </w:r>
          <w:r>
            <w:rPr>
              <w:noProof/>
              <w:webHidden/>
            </w:rPr>
            <w:fldChar w:fldCharType="separate"/>
          </w:r>
          <w:ins w:id="136" w:author="Николай Богомолов" w:date="2022-10-12T11:38:00Z">
            <w:r>
              <w:rPr>
                <w:noProof/>
                <w:webHidden/>
              </w:rPr>
              <w:t>21</w:t>
            </w:r>
            <w:r>
              <w:rPr>
                <w:noProof/>
                <w:webHidden/>
              </w:rPr>
              <w:fldChar w:fldCharType="end"/>
            </w:r>
            <w:r w:rsidRPr="005669EC">
              <w:rPr>
                <w:rStyle w:val="a8"/>
                <w:noProof/>
              </w:rPr>
              <w:fldChar w:fldCharType="end"/>
            </w:r>
          </w:ins>
        </w:p>
        <w:p w14:paraId="4747F175" w14:textId="30F94C8D" w:rsidR="00DA6088" w:rsidRDefault="00DA6088">
          <w:pPr>
            <w:pStyle w:val="31"/>
            <w:rPr>
              <w:ins w:id="137" w:author="Николай Богомолов" w:date="2022-10-12T11:38:00Z"/>
              <w:rFonts w:eastAsiaTheme="minorEastAsia" w:cstheme="minorBidi"/>
              <w:noProof/>
              <w:szCs w:val="22"/>
              <w:lang w:eastAsia="ru-RU"/>
            </w:rPr>
          </w:pPr>
          <w:ins w:id="138"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"_Toc116467179"</w:instrText>
            </w:r>
            <w:r w:rsidRPr="005669EC">
              <w:rPr>
                <w:rStyle w:val="a8"/>
                <w:noProof/>
              </w:rPr>
              <w:instrText xml:space="preserve"> </w:instrText>
            </w:r>
            <w:r w:rsidRPr="005669EC">
              <w:rPr>
                <w:rStyle w:val="a8"/>
                <w:noProof/>
              </w:rPr>
              <w:fldChar w:fldCharType="separate"/>
            </w:r>
            <w:r w:rsidRPr="005669EC">
              <w:rPr>
                <w:rStyle w:val="a8"/>
                <w:noProof/>
              </w:rPr>
              <w:t>3.5.2.</w:t>
            </w:r>
            <w:r>
              <w:rPr>
                <w:rFonts w:eastAsiaTheme="minorEastAsia" w:cstheme="minorBidi"/>
                <w:noProof/>
                <w:szCs w:val="22"/>
                <w:lang w:eastAsia="ru-RU"/>
              </w:rPr>
              <w:tab/>
            </w:r>
            <w:r w:rsidRPr="005669EC">
              <w:rPr>
                <w:rStyle w:val="a8"/>
                <w:noProof/>
              </w:rPr>
              <w:t>Ручная регистрация взвешивания на платформенных весах.</w:t>
            </w:r>
            <w:r>
              <w:rPr>
                <w:noProof/>
                <w:webHidden/>
              </w:rPr>
              <w:tab/>
            </w:r>
            <w:r>
              <w:rPr>
                <w:noProof/>
                <w:webHidden/>
              </w:rPr>
              <w:fldChar w:fldCharType="begin"/>
            </w:r>
            <w:r>
              <w:rPr>
                <w:noProof/>
                <w:webHidden/>
              </w:rPr>
              <w:instrText xml:space="preserve"> PAGEREF _Toc116467179 \h </w:instrText>
            </w:r>
          </w:ins>
          <w:r>
            <w:rPr>
              <w:noProof/>
              <w:webHidden/>
            </w:rPr>
          </w:r>
          <w:r>
            <w:rPr>
              <w:noProof/>
              <w:webHidden/>
            </w:rPr>
            <w:fldChar w:fldCharType="separate"/>
          </w:r>
          <w:ins w:id="139" w:author="Николай Богомолов" w:date="2022-10-12T11:38:00Z">
            <w:r>
              <w:rPr>
                <w:noProof/>
                <w:webHidden/>
              </w:rPr>
              <w:t>23</w:t>
            </w:r>
            <w:r>
              <w:rPr>
                <w:noProof/>
                <w:webHidden/>
              </w:rPr>
              <w:fldChar w:fldCharType="end"/>
            </w:r>
            <w:r w:rsidRPr="005669EC">
              <w:rPr>
                <w:rStyle w:val="a8"/>
                <w:noProof/>
              </w:rPr>
              <w:fldChar w:fldCharType="end"/>
            </w:r>
          </w:ins>
        </w:p>
        <w:p w14:paraId="2E06F424" w14:textId="10D5479C" w:rsidR="00DA6088" w:rsidRDefault="00DA6088">
          <w:pPr>
            <w:pStyle w:val="31"/>
            <w:rPr>
              <w:ins w:id="140" w:author="Николай Богомолов" w:date="2022-10-12T11:38:00Z"/>
              <w:rFonts w:eastAsiaTheme="minorEastAsia" w:cstheme="minorBidi"/>
              <w:noProof/>
              <w:szCs w:val="22"/>
              <w:lang w:eastAsia="ru-RU"/>
            </w:rPr>
          </w:pPr>
          <w:ins w:id="141"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"_Toc116467180"</w:instrText>
            </w:r>
            <w:r w:rsidRPr="005669EC">
              <w:rPr>
                <w:rStyle w:val="a8"/>
                <w:noProof/>
              </w:rPr>
              <w:instrText xml:space="preserve"> </w:instrText>
            </w:r>
            <w:r w:rsidRPr="005669EC">
              <w:rPr>
                <w:rStyle w:val="a8"/>
                <w:noProof/>
              </w:rPr>
              <w:fldChar w:fldCharType="separate"/>
            </w:r>
            <w:r w:rsidRPr="005669EC">
              <w:rPr>
                <w:rStyle w:val="a8"/>
                <w:noProof/>
              </w:rPr>
              <w:t>3.5.3.</w:t>
            </w:r>
            <w:r>
              <w:rPr>
                <w:rFonts w:eastAsiaTheme="minorEastAsia" w:cstheme="minorBidi"/>
                <w:noProof/>
                <w:szCs w:val="22"/>
                <w:lang w:eastAsia="ru-RU"/>
              </w:rPr>
              <w:tab/>
            </w:r>
            <w:r w:rsidRPr="005669EC">
              <w:rPr>
                <w:rStyle w:val="a8"/>
                <w:noProof/>
              </w:rPr>
              <w:t>Регистрация взвешивания контрольной заготовки</w:t>
            </w:r>
            <w:r>
              <w:rPr>
                <w:noProof/>
                <w:webHidden/>
              </w:rPr>
              <w:tab/>
            </w:r>
            <w:r>
              <w:rPr>
                <w:noProof/>
                <w:webHidden/>
              </w:rPr>
              <w:fldChar w:fldCharType="begin"/>
            </w:r>
            <w:r>
              <w:rPr>
                <w:noProof/>
                <w:webHidden/>
              </w:rPr>
              <w:instrText xml:space="preserve"> PAGEREF _Toc116467180 \h </w:instrText>
            </w:r>
          </w:ins>
          <w:r>
            <w:rPr>
              <w:noProof/>
              <w:webHidden/>
            </w:rPr>
          </w:r>
          <w:r>
            <w:rPr>
              <w:noProof/>
              <w:webHidden/>
            </w:rPr>
            <w:fldChar w:fldCharType="separate"/>
          </w:r>
          <w:ins w:id="142" w:author="Николай Богомолов" w:date="2022-10-12T11:38:00Z">
            <w:r>
              <w:rPr>
                <w:noProof/>
                <w:webHidden/>
              </w:rPr>
              <w:t>25</w:t>
            </w:r>
            <w:r>
              <w:rPr>
                <w:noProof/>
                <w:webHidden/>
              </w:rPr>
              <w:fldChar w:fldCharType="end"/>
            </w:r>
            <w:r w:rsidRPr="005669EC">
              <w:rPr>
                <w:rStyle w:val="a8"/>
                <w:noProof/>
              </w:rPr>
              <w:fldChar w:fldCharType="end"/>
            </w:r>
          </w:ins>
        </w:p>
        <w:p w14:paraId="5BD0CC5D" w14:textId="4D2975BC" w:rsidR="00DA6088" w:rsidRDefault="00DA6088">
          <w:pPr>
            <w:pStyle w:val="21"/>
            <w:rPr>
              <w:ins w:id="143" w:author="Николай Богомолов" w:date="2022-10-12T11:38:00Z"/>
              <w:rFonts w:eastAsiaTheme="minorEastAsia" w:cstheme="minorBidi"/>
              <w:noProof/>
              <w:szCs w:val="22"/>
              <w:lang w:eastAsia="ru-RU"/>
            </w:rPr>
          </w:pPr>
          <w:ins w:id="144"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"_Toc116467181"</w:instrText>
            </w:r>
            <w:r w:rsidRPr="005669EC">
              <w:rPr>
                <w:rStyle w:val="a8"/>
                <w:noProof/>
              </w:rPr>
              <w:instrText xml:space="preserve"> </w:instrText>
            </w:r>
            <w:r w:rsidRPr="005669EC">
              <w:rPr>
                <w:rStyle w:val="a8"/>
                <w:noProof/>
              </w:rPr>
              <w:fldChar w:fldCharType="separate"/>
            </w:r>
            <w:r w:rsidRPr="005669EC">
              <w:rPr>
                <w:rStyle w:val="a8"/>
                <w:noProof/>
              </w:rPr>
              <w:t>3.6.</w:t>
            </w:r>
            <w:r>
              <w:rPr>
                <w:rFonts w:eastAsiaTheme="minorEastAsia" w:cstheme="minorBidi"/>
                <w:noProof/>
                <w:szCs w:val="22"/>
                <w:lang w:eastAsia="ru-RU"/>
              </w:rPr>
              <w:tab/>
            </w:r>
            <w:r w:rsidRPr="005669EC">
              <w:rPr>
                <w:rStyle w:val="a8"/>
                <w:noProof/>
              </w:rPr>
              <w:t>Крановые операции перемещения ОП</w:t>
            </w:r>
            <w:r>
              <w:rPr>
                <w:noProof/>
                <w:webHidden/>
              </w:rPr>
              <w:tab/>
            </w:r>
            <w:r>
              <w:rPr>
                <w:noProof/>
                <w:webHidden/>
              </w:rPr>
              <w:fldChar w:fldCharType="begin"/>
            </w:r>
            <w:r>
              <w:rPr>
                <w:noProof/>
                <w:webHidden/>
              </w:rPr>
              <w:instrText xml:space="preserve"> PAGEREF _Toc116467181 \h </w:instrText>
            </w:r>
          </w:ins>
          <w:r>
            <w:rPr>
              <w:noProof/>
              <w:webHidden/>
            </w:rPr>
          </w:r>
          <w:r>
            <w:rPr>
              <w:noProof/>
              <w:webHidden/>
            </w:rPr>
            <w:fldChar w:fldCharType="separate"/>
          </w:r>
          <w:ins w:id="145" w:author="Николай Богомолов" w:date="2022-10-12T11:38:00Z">
            <w:r>
              <w:rPr>
                <w:noProof/>
                <w:webHidden/>
              </w:rPr>
              <w:t>25</w:t>
            </w:r>
            <w:r>
              <w:rPr>
                <w:noProof/>
                <w:webHidden/>
              </w:rPr>
              <w:fldChar w:fldCharType="end"/>
            </w:r>
            <w:r w:rsidRPr="005669EC">
              <w:rPr>
                <w:rStyle w:val="a8"/>
                <w:noProof/>
              </w:rPr>
              <w:fldChar w:fldCharType="end"/>
            </w:r>
          </w:ins>
        </w:p>
        <w:p w14:paraId="743CE9F8" w14:textId="6B2D6EF9" w:rsidR="00DA6088" w:rsidRDefault="00DA6088">
          <w:pPr>
            <w:pStyle w:val="31"/>
            <w:rPr>
              <w:ins w:id="146" w:author="Николай Богомолов" w:date="2022-10-12T11:38:00Z"/>
              <w:rFonts w:eastAsiaTheme="minorEastAsia" w:cstheme="minorBidi"/>
              <w:noProof/>
              <w:szCs w:val="22"/>
              <w:lang w:eastAsia="ru-RU"/>
            </w:rPr>
          </w:pPr>
          <w:ins w:id="147"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"_Toc116467182"</w:instrText>
            </w:r>
            <w:r w:rsidRPr="005669EC">
              <w:rPr>
                <w:rStyle w:val="a8"/>
                <w:noProof/>
              </w:rPr>
              <w:instrText xml:space="preserve"> </w:instrText>
            </w:r>
            <w:r w:rsidRPr="005669EC">
              <w:rPr>
                <w:rStyle w:val="a8"/>
                <w:noProof/>
              </w:rPr>
              <w:fldChar w:fldCharType="separate"/>
            </w:r>
            <w:r w:rsidRPr="005669EC">
              <w:rPr>
                <w:rStyle w:val="a8"/>
                <w:noProof/>
              </w:rPr>
              <w:t>3.6.1.</w:t>
            </w:r>
            <w:r>
              <w:rPr>
                <w:rFonts w:eastAsiaTheme="minorEastAsia" w:cstheme="minorBidi"/>
                <w:noProof/>
                <w:szCs w:val="22"/>
                <w:lang w:eastAsia="ru-RU"/>
              </w:rPr>
              <w:tab/>
            </w:r>
            <w:r w:rsidRPr="005669EC">
              <w:rPr>
                <w:rStyle w:val="a8"/>
                <w:noProof/>
              </w:rPr>
              <w:t>Изъятие ОП из производственной линии</w:t>
            </w:r>
            <w:r>
              <w:rPr>
                <w:noProof/>
                <w:webHidden/>
              </w:rPr>
              <w:tab/>
            </w:r>
            <w:r>
              <w:rPr>
                <w:noProof/>
                <w:webHidden/>
              </w:rPr>
              <w:fldChar w:fldCharType="begin"/>
            </w:r>
            <w:r>
              <w:rPr>
                <w:noProof/>
                <w:webHidden/>
              </w:rPr>
              <w:instrText xml:space="preserve"> PAGEREF _Toc116467182 \h </w:instrText>
            </w:r>
          </w:ins>
          <w:r>
            <w:rPr>
              <w:noProof/>
              <w:webHidden/>
            </w:rPr>
          </w:r>
          <w:r>
            <w:rPr>
              <w:noProof/>
              <w:webHidden/>
            </w:rPr>
            <w:fldChar w:fldCharType="separate"/>
          </w:r>
          <w:ins w:id="148" w:author="Николай Богомолов" w:date="2022-10-12T11:38:00Z">
            <w:r>
              <w:rPr>
                <w:noProof/>
                <w:webHidden/>
              </w:rPr>
              <w:t>25</w:t>
            </w:r>
            <w:r>
              <w:rPr>
                <w:noProof/>
                <w:webHidden/>
              </w:rPr>
              <w:fldChar w:fldCharType="end"/>
            </w:r>
            <w:r w:rsidRPr="005669EC">
              <w:rPr>
                <w:rStyle w:val="a8"/>
                <w:noProof/>
              </w:rPr>
              <w:fldChar w:fldCharType="end"/>
            </w:r>
          </w:ins>
        </w:p>
        <w:p w14:paraId="5FE8B54B" w14:textId="35A93FF0" w:rsidR="00DA6088" w:rsidRDefault="00DA6088">
          <w:pPr>
            <w:pStyle w:val="31"/>
            <w:rPr>
              <w:ins w:id="149" w:author="Николай Богомолов" w:date="2022-10-12T11:38:00Z"/>
              <w:rFonts w:eastAsiaTheme="minorEastAsia" w:cstheme="minorBidi"/>
              <w:noProof/>
              <w:szCs w:val="22"/>
              <w:lang w:eastAsia="ru-RU"/>
            </w:rPr>
          </w:pPr>
          <w:ins w:id="150"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"_Toc116467183"</w:instrText>
            </w:r>
            <w:r w:rsidRPr="005669EC">
              <w:rPr>
                <w:rStyle w:val="a8"/>
                <w:noProof/>
              </w:rPr>
              <w:instrText xml:space="preserve"> </w:instrText>
            </w:r>
            <w:r w:rsidRPr="005669EC">
              <w:rPr>
                <w:rStyle w:val="a8"/>
                <w:noProof/>
              </w:rPr>
              <w:fldChar w:fldCharType="separate"/>
            </w:r>
            <w:r w:rsidRPr="005669EC">
              <w:rPr>
                <w:rStyle w:val="a8"/>
                <w:noProof/>
              </w:rPr>
              <w:t>3.6.2.</w:t>
            </w:r>
            <w:r>
              <w:rPr>
                <w:rFonts w:eastAsiaTheme="minorEastAsia" w:cstheme="minorBidi"/>
                <w:noProof/>
                <w:szCs w:val="22"/>
                <w:lang w:eastAsia="ru-RU"/>
              </w:rPr>
              <w:tab/>
            </w:r>
            <w:r w:rsidRPr="005669EC">
              <w:rPr>
                <w:rStyle w:val="a8"/>
                <w:noProof/>
              </w:rPr>
              <w:t>Вставка ОП в позицию производственной линии</w:t>
            </w:r>
            <w:r>
              <w:rPr>
                <w:noProof/>
                <w:webHidden/>
              </w:rPr>
              <w:tab/>
            </w:r>
            <w:r>
              <w:rPr>
                <w:noProof/>
                <w:webHidden/>
              </w:rPr>
              <w:fldChar w:fldCharType="begin"/>
            </w:r>
            <w:r>
              <w:rPr>
                <w:noProof/>
                <w:webHidden/>
              </w:rPr>
              <w:instrText xml:space="preserve"> PAGEREF _Toc116467183 \h </w:instrText>
            </w:r>
          </w:ins>
          <w:r>
            <w:rPr>
              <w:noProof/>
              <w:webHidden/>
            </w:rPr>
          </w:r>
          <w:r>
            <w:rPr>
              <w:noProof/>
              <w:webHidden/>
            </w:rPr>
            <w:fldChar w:fldCharType="separate"/>
          </w:r>
          <w:ins w:id="151" w:author="Николай Богомолов" w:date="2022-10-12T11:38:00Z">
            <w:r>
              <w:rPr>
                <w:noProof/>
                <w:webHidden/>
              </w:rPr>
              <w:t>26</w:t>
            </w:r>
            <w:r>
              <w:rPr>
                <w:noProof/>
                <w:webHidden/>
              </w:rPr>
              <w:fldChar w:fldCharType="end"/>
            </w:r>
            <w:r w:rsidRPr="005669EC">
              <w:rPr>
                <w:rStyle w:val="a8"/>
                <w:noProof/>
              </w:rPr>
              <w:fldChar w:fldCharType="end"/>
            </w:r>
          </w:ins>
        </w:p>
        <w:p w14:paraId="7D7FF527" w14:textId="48AEEB50" w:rsidR="00DA6088" w:rsidRDefault="00DA6088">
          <w:pPr>
            <w:pStyle w:val="12"/>
            <w:rPr>
              <w:ins w:id="152" w:author="Николай Богомолов" w:date="2022-10-12T11:38:00Z"/>
              <w:rFonts w:eastAsiaTheme="minorEastAsia" w:cstheme="minorBidi"/>
              <w:noProof/>
              <w:szCs w:val="22"/>
              <w:lang w:eastAsia="ru-RU"/>
            </w:rPr>
          </w:pPr>
          <w:ins w:id="153"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"_Toc116467184"</w:instrText>
            </w:r>
            <w:r w:rsidRPr="005669EC">
              <w:rPr>
                <w:rStyle w:val="a8"/>
                <w:noProof/>
              </w:rPr>
              <w:instrText xml:space="preserve"> </w:instrText>
            </w:r>
            <w:r w:rsidRPr="005669EC">
              <w:rPr>
                <w:rStyle w:val="a8"/>
                <w:noProof/>
              </w:rPr>
              <w:fldChar w:fldCharType="separate"/>
            </w:r>
            <w:r w:rsidRPr="005669EC">
              <w:rPr>
                <w:rStyle w:val="a8"/>
                <w:noProof/>
              </w:rPr>
              <w:t>4.</w:t>
            </w:r>
            <w:r>
              <w:rPr>
                <w:rFonts w:eastAsiaTheme="minorEastAsia" w:cstheme="minorBidi"/>
                <w:noProof/>
                <w:szCs w:val="22"/>
                <w:lang w:eastAsia="ru-RU"/>
              </w:rPr>
              <w:tab/>
            </w:r>
            <w:r w:rsidRPr="005669EC">
              <w:rPr>
                <w:rStyle w:val="a8"/>
                <w:noProof/>
              </w:rPr>
              <w:t>Аппаратное обеспечение СП</w:t>
            </w:r>
            <w:r>
              <w:rPr>
                <w:noProof/>
                <w:webHidden/>
              </w:rPr>
              <w:tab/>
            </w:r>
            <w:r>
              <w:rPr>
                <w:noProof/>
                <w:webHidden/>
              </w:rPr>
              <w:fldChar w:fldCharType="begin"/>
            </w:r>
            <w:r>
              <w:rPr>
                <w:noProof/>
                <w:webHidden/>
              </w:rPr>
              <w:instrText xml:space="preserve"> PAGEREF _Toc116467184 \h </w:instrText>
            </w:r>
          </w:ins>
          <w:r>
            <w:rPr>
              <w:noProof/>
              <w:webHidden/>
            </w:rPr>
          </w:r>
          <w:r>
            <w:rPr>
              <w:noProof/>
              <w:webHidden/>
            </w:rPr>
            <w:fldChar w:fldCharType="separate"/>
          </w:r>
          <w:ins w:id="154" w:author="Николай Богомолов" w:date="2022-10-12T11:38:00Z">
            <w:r>
              <w:rPr>
                <w:noProof/>
                <w:webHidden/>
              </w:rPr>
              <w:t>28</w:t>
            </w:r>
            <w:r>
              <w:rPr>
                <w:noProof/>
                <w:webHidden/>
              </w:rPr>
              <w:fldChar w:fldCharType="end"/>
            </w:r>
            <w:r w:rsidRPr="005669EC">
              <w:rPr>
                <w:rStyle w:val="a8"/>
                <w:noProof/>
              </w:rPr>
              <w:fldChar w:fldCharType="end"/>
            </w:r>
          </w:ins>
        </w:p>
        <w:p w14:paraId="30ECE37D" w14:textId="1ABBDBCA" w:rsidR="00DA6088" w:rsidRDefault="00DA6088">
          <w:pPr>
            <w:pStyle w:val="21"/>
            <w:rPr>
              <w:ins w:id="155" w:author="Николай Богомолов" w:date="2022-10-12T11:38:00Z"/>
              <w:rFonts w:eastAsiaTheme="minorEastAsia" w:cstheme="minorBidi"/>
              <w:noProof/>
              <w:szCs w:val="22"/>
              <w:lang w:eastAsia="ru-RU"/>
            </w:rPr>
          </w:pPr>
          <w:ins w:id="156"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"_Toc116467185"</w:instrText>
            </w:r>
            <w:r w:rsidRPr="005669EC">
              <w:rPr>
                <w:rStyle w:val="a8"/>
                <w:noProof/>
              </w:rPr>
              <w:instrText xml:space="preserve"> </w:instrText>
            </w:r>
            <w:r w:rsidRPr="005669EC">
              <w:rPr>
                <w:rStyle w:val="a8"/>
                <w:noProof/>
              </w:rPr>
              <w:fldChar w:fldCharType="separate"/>
            </w:r>
            <w:r w:rsidRPr="005669EC">
              <w:rPr>
                <w:rStyle w:val="a8"/>
                <w:noProof/>
              </w:rPr>
              <w:t>4.1.</w:t>
            </w:r>
            <w:r>
              <w:rPr>
                <w:rFonts w:eastAsiaTheme="minorEastAsia" w:cstheme="minorBidi"/>
                <w:noProof/>
                <w:szCs w:val="22"/>
                <w:lang w:eastAsia="ru-RU"/>
              </w:rPr>
              <w:tab/>
            </w:r>
            <w:r w:rsidRPr="005669EC">
              <w:rPr>
                <w:rStyle w:val="a8"/>
                <w:noProof/>
              </w:rPr>
              <w:t>Общие положения</w:t>
            </w:r>
            <w:r>
              <w:rPr>
                <w:noProof/>
                <w:webHidden/>
              </w:rPr>
              <w:tab/>
            </w:r>
            <w:r>
              <w:rPr>
                <w:noProof/>
                <w:webHidden/>
              </w:rPr>
              <w:fldChar w:fldCharType="begin"/>
            </w:r>
            <w:r>
              <w:rPr>
                <w:noProof/>
                <w:webHidden/>
              </w:rPr>
              <w:instrText xml:space="preserve"> PAGEREF _Toc116467185 \h </w:instrText>
            </w:r>
          </w:ins>
          <w:r>
            <w:rPr>
              <w:noProof/>
              <w:webHidden/>
            </w:rPr>
          </w:r>
          <w:r>
            <w:rPr>
              <w:noProof/>
              <w:webHidden/>
            </w:rPr>
            <w:fldChar w:fldCharType="separate"/>
          </w:r>
          <w:ins w:id="157" w:author="Николай Богомолов" w:date="2022-10-12T11:38:00Z">
            <w:r>
              <w:rPr>
                <w:noProof/>
                <w:webHidden/>
              </w:rPr>
              <w:t>28</w:t>
            </w:r>
            <w:r>
              <w:rPr>
                <w:noProof/>
                <w:webHidden/>
              </w:rPr>
              <w:fldChar w:fldCharType="end"/>
            </w:r>
            <w:r w:rsidRPr="005669EC">
              <w:rPr>
                <w:rStyle w:val="a8"/>
                <w:noProof/>
              </w:rPr>
              <w:fldChar w:fldCharType="end"/>
            </w:r>
          </w:ins>
        </w:p>
        <w:p w14:paraId="0ADFF1E1" w14:textId="366E1498" w:rsidR="00DA6088" w:rsidRDefault="00DA6088">
          <w:pPr>
            <w:pStyle w:val="21"/>
            <w:rPr>
              <w:ins w:id="158" w:author="Николай Богомолов" w:date="2022-10-12T11:38:00Z"/>
              <w:rFonts w:eastAsiaTheme="minorEastAsia" w:cstheme="minorBidi"/>
              <w:noProof/>
              <w:szCs w:val="22"/>
              <w:lang w:eastAsia="ru-RU"/>
            </w:rPr>
          </w:pPr>
          <w:ins w:id="159"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"_Toc116467186"</w:instrText>
            </w:r>
            <w:r w:rsidRPr="005669EC">
              <w:rPr>
                <w:rStyle w:val="a8"/>
                <w:noProof/>
              </w:rPr>
              <w:instrText xml:space="preserve"> </w:instrText>
            </w:r>
            <w:r w:rsidRPr="005669EC">
              <w:rPr>
                <w:rStyle w:val="a8"/>
                <w:noProof/>
              </w:rPr>
              <w:fldChar w:fldCharType="separate"/>
            </w:r>
            <w:r w:rsidRPr="005669EC">
              <w:rPr>
                <w:rStyle w:val="a8"/>
                <w:noProof/>
              </w:rPr>
              <w:t>4.2.</w:t>
            </w:r>
            <w:r>
              <w:rPr>
                <w:rFonts w:eastAsiaTheme="minorEastAsia" w:cstheme="minorBidi"/>
                <w:noProof/>
                <w:szCs w:val="22"/>
                <w:lang w:eastAsia="ru-RU"/>
              </w:rPr>
              <w:tab/>
            </w:r>
            <w:r w:rsidRPr="005669EC">
              <w:rPr>
                <w:rStyle w:val="a8"/>
                <w:noProof/>
              </w:rPr>
              <w:t>Нижний уровень СП</w:t>
            </w:r>
            <w:r>
              <w:rPr>
                <w:noProof/>
                <w:webHidden/>
              </w:rPr>
              <w:tab/>
            </w:r>
            <w:r>
              <w:rPr>
                <w:noProof/>
                <w:webHidden/>
              </w:rPr>
              <w:fldChar w:fldCharType="begin"/>
            </w:r>
            <w:r>
              <w:rPr>
                <w:noProof/>
                <w:webHidden/>
              </w:rPr>
              <w:instrText xml:space="preserve"> PAGEREF _Toc116467186 \h </w:instrText>
            </w:r>
          </w:ins>
          <w:r>
            <w:rPr>
              <w:noProof/>
              <w:webHidden/>
            </w:rPr>
          </w:r>
          <w:r>
            <w:rPr>
              <w:noProof/>
              <w:webHidden/>
            </w:rPr>
            <w:fldChar w:fldCharType="separate"/>
          </w:r>
          <w:ins w:id="160" w:author="Николай Богомолов" w:date="2022-10-12T11:38:00Z">
            <w:r>
              <w:rPr>
                <w:noProof/>
                <w:webHidden/>
              </w:rPr>
              <w:t>28</w:t>
            </w:r>
            <w:r>
              <w:rPr>
                <w:noProof/>
                <w:webHidden/>
              </w:rPr>
              <w:fldChar w:fldCharType="end"/>
            </w:r>
            <w:r w:rsidRPr="005669EC">
              <w:rPr>
                <w:rStyle w:val="a8"/>
                <w:noProof/>
              </w:rPr>
              <w:fldChar w:fldCharType="end"/>
            </w:r>
          </w:ins>
        </w:p>
        <w:p w14:paraId="4C4EF272" w14:textId="4746688E" w:rsidR="00DA6088" w:rsidRDefault="00DA6088">
          <w:pPr>
            <w:pStyle w:val="21"/>
            <w:rPr>
              <w:ins w:id="161" w:author="Николай Богомолов" w:date="2022-10-12T11:38:00Z"/>
              <w:rFonts w:eastAsiaTheme="minorEastAsia" w:cstheme="minorBidi"/>
              <w:noProof/>
              <w:szCs w:val="22"/>
              <w:lang w:eastAsia="ru-RU"/>
            </w:rPr>
          </w:pPr>
          <w:ins w:id="162"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"_Toc116467187"</w:instrText>
            </w:r>
            <w:r w:rsidRPr="005669EC">
              <w:rPr>
                <w:rStyle w:val="a8"/>
                <w:noProof/>
              </w:rPr>
              <w:instrText xml:space="preserve"> </w:instrText>
            </w:r>
            <w:r w:rsidRPr="005669EC">
              <w:rPr>
                <w:rStyle w:val="a8"/>
                <w:noProof/>
              </w:rPr>
              <w:fldChar w:fldCharType="separate"/>
            </w:r>
            <w:r w:rsidRPr="005669EC">
              <w:rPr>
                <w:rStyle w:val="a8"/>
                <w:noProof/>
              </w:rPr>
              <w:t>4.3.</w:t>
            </w:r>
            <w:r>
              <w:rPr>
                <w:rFonts w:eastAsiaTheme="minorEastAsia" w:cstheme="minorBidi"/>
                <w:noProof/>
                <w:szCs w:val="22"/>
                <w:lang w:eastAsia="ru-RU"/>
              </w:rPr>
              <w:tab/>
            </w:r>
            <w:r w:rsidRPr="005669EC">
              <w:rPr>
                <w:rStyle w:val="a8"/>
                <w:noProof/>
              </w:rPr>
              <w:t>Сервер приложений</w:t>
            </w:r>
            <w:r>
              <w:rPr>
                <w:noProof/>
                <w:webHidden/>
              </w:rPr>
              <w:tab/>
            </w:r>
            <w:r>
              <w:rPr>
                <w:noProof/>
                <w:webHidden/>
              </w:rPr>
              <w:fldChar w:fldCharType="begin"/>
            </w:r>
            <w:r>
              <w:rPr>
                <w:noProof/>
                <w:webHidden/>
              </w:rPr>
              <w:instrText xml:space="preserve"> PAGEREF _Toc116467187 \h </w:instrText>
            </w:r>
          </w:ins>
          <w:r>
            <w:rPr>
              <w:noProof/>
              <w:webHidden/>
            </w:rPr>
          </w:r>
          <w:r>
            <w:rPr>
              <w:noProof/>
              <w:webHidden/>
            </w:rPr>
            <w:fldChar w:fldCharType="separate"/>
          </w:r>
          <w:ins w:id="163" w:author="Николай Богомолов" w:date="2022-10-12T11:38:00Z">
            <w:r>
              <w:rPr>
                <w:noProof/>
                <w:webHidden/>
              </w:rPr>
              <w:t>29</w:t>
            </w:r>
            <w:r>
              <w:rPr>
                <w:noProof/>
                <w:webHidden/>
              </w:rPr>
              <w:fldChar w:fldCharType="end"/>
            </w:r>
            <w:r w:rsidRPr="005669EC">
              <w:rPr>
                <w:rStyle w:val="a8"/>
                <w:noProof/>
              </w:rPr>
              <w:fldChar w:fldCharType="end"/>
            </w:r>
          </w:ins>
        </w:p>
        <w:p w14:paraId="0BB7D19D" w14:textId="07CFACAD" w:rsidR="00DA6088" w:rsidRDefault="00DA6088">
          <w:pPr>
            <w:pStyle w:val="21"/>
            <w:rPr>
              <w:ins w:id="164" w:author="Николай Богомолов" w:date="2022-10-12T11:38:00Z"/>
              <w:rFonts w:eastAsiaTheme="minorEastAsia" w:cstheme="minorBidi"/>
              <w:noProof/>
              <w:szCs w:val="22"/>
              <w:lang w:eastAsia="ru-RU"/>
            </w:rPr>
          </w:pPr>
          <w:ins w:id="165"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"_Toc116467188"</w:instrText>
            </w:r>
            <w:r w:rsidRPr="005669EC">
              <w:rPr>
                <w:rStyle w:val="a8"/>
                <w:noProof/>
              </w:rPr>
              <w:instrText xml:space="preserve"> </w:instrText>
            </w:r>
            <w:r w:rsidRPr="005669EC">
              <w:rPr>
                <w:rStyle w:val="a8"/>
                <w:noProof/>
              </w:rPr>
              <w:fldChar w:fldCharType="separate"/>
            </w:r>
            <w:r w:rsidRPr="005669EC">
              <w:rPr>
                <w:rStyle w:val="a8"/>
                <w:noProof/>
              </w:rPr>
              <w:t>4.4.</w:t>
            </w:r>
            <w:r>
              <w:rPr>
                <w:rFonts w:eastAsiaTheme="minorEastAsia" w:cstheme="minorBidi"/>
                <w:noProof/>
                <w:szCs w:val="22"/>
                <w:lang w:eastAsia="ru-RU"/>
              </w:rPr>
              <w:tab/>
            </w:r>
            <w:r w:rsidRPr="005669EC">
              <w:rPr>
                <w:rStyle w:val="a8"/>
                <w:noProof/>
              </w:rPr>
              <w:t>Сервер хранилища данных</w:t>
            </w:r>
            <w:r>
              <w:rPr>
                <w:noProof/>
                <w:webHidden/>
              </w:rPr>
              <w:tab/>
            </w:r>
            <w:r>
              <w:rPr>
                <w:noProof/>
                <w:webHidden/>
              </w:rPr>
              <w:fldChar w:fldCharType="begin"/>
            </w:r>
            <w:r>
              <w:rPr>
                <w:noProof/>
                <w:webHidden/>
              </w:rPr>
              <w:instrText xml:space="preserve"> PAGEREF _Toc116467188 \h </w:instrText>
            </w:r>
          </w:ins>
          <w:r>
            <w:rPr>
              <w:noProof/>
              <w:webHidden/>
            </w:rPr>
          </w:r>
          <w:r>
            <w:rPr>
              <w:noProof/>
              <w:webHidden/>
            </w:rPr>
            <w:fldChar w:fldCharType="separate"/>
          </w:r>
          <w:ins w:id="166" w:author="Николай Богомолов" w:date="2022-10-12T11:38:00Z">
            <w:r>
              <w:rPr>
                <w:noProof/>
                <w:webHidden/>
              </w:rPr>
              <w:t>30</w:t>
            </w:r>
            <w:r>
              <w:rPr>
                <w:noProof/>
                <w:webHidden/>
              </w:rPr>
              <w:fldChar w:fldCharType="end"/>
            </w:r>
            <w:r w:rsidRPr="005669EC">
              <w:rPr>
                <w:rStyle w:val="a8"/>
                <w:noProof/>
              </w:rPr>
              <w:fldChar w:fldCharType="end"/>
            </w:r>
          </w:ins>
        </w:p>
        <w:p w14:paraId="25F1317A" w14:textId="524D184A" w:rsidR="00DA6088" w:rsidRDefault="00DA6088">
          <w:pPr>
            <w:pStyle w:val="21"/>
            <w:rPr>
              <w:ins w:id="167" w:author="Николай Богомолов" w:date="2022-10-12T11:38:00Z"/>
              <w:rFonts w:eastAsiaTheme="minorEastAsia" w:cstheme="minorBidi"/>
              <w:noProof/>
              <w:szCs w:val="22"/>
              <w:lang w:eastAsia="ru-RU"/>
            </w:rPr>
          </w:pPr>
          <w:ins w:id="168" w:author="Николай Богомолов" w:date="2022-10-12T11:38:00Z">
            <w:r w:rsidRPr="005669EC">
              <w:rPr>
                <w:rStyle w:val="a8"/>
                <w:noProof/>
              </w:rPr>
              <w:lastRenderedPageBreak/>
              <w:fldChar w:fldCharType="begin"/>
            </w:r>
            <w:r w:rsidRPr="005669EC">
              <w:rPr>
                <w:rStyle w:val="a8"/>
                <w:noProof/>
              </w:rPr>
              <w:instrText xml:space="preserve"> </w:instrText>
            </w:r>
            <w:r>
              <w:rPr>
                <w:noProof/>
              </w:rPr>
              <w:instrText>HYPERLINK \l "_Toc116467189"</w:instrText>
            </w:r>
            <w:r w:rsidRPr="005669EC">
              <w:rPr>
                <w:rStyle w:val="a8"/>
                <w:noProof/>
              </w:rPr>
              <w:instrText xml:space="preserve"> </w:instrText>
            </w:r>
            <w:r w:rsidRPr="005669EC">
              <w:rPr>
                <w:rStyle w:val="a8"/>
                <w:noProof/>
              </w:rPr>
              <w:fldChar w:fldCharType="separate"/>
            </w:r>
            <w:r w:rsidRPr="005669EC">
              <w:rPr>
                <w:rStyle w:val="a8"/>
                <w:noProof/>
              </w:rPr>
              <w:t>4.5.</w:t>
            </w:r>
            <w:r>
              <w:rPr>
                <w:rFonts w:eastAsiaTheme="minorEastAsia" w:cstheme="minorBidi"/>
                <w:noProof/>
                <w:szCs w:val="22"/>
                <w:lang w:eastAsia="ru-RU"/>
              </w:rPr>
              <w:tab/>
            </w:r>
            <w:r w:rsidRPr="005669EC">
              <w:rPr>
                <w:rStyle w:val="a8"/>
                <w:noProof/>
              </w:rPr>
              <w:t>АРМы операторов</w:t>
            </w:r>
            <w:r>
              <w:rPr>
                <w:noProof/>
                <w:webHidden/>
              </w:rPr>
              <w:tab/>
            </w:r>
            <w:r>
              <w:rPr>
                <w:noProof/>
                <w:webHidden/>
              </w:rPr>
              <w:fldChar w:fldCharType="begin"/>
            </w:r>
            <w:r>
              <w:rPr>
                <w:noProof/>
                <w:webHidden/>
              </w:rPr>
              <w:instrText xml:space="preserve"> PAGEREF _Toc116467189 \h </w:instrText>
            </w:r>
          </w:ins>
          <w:r>
            <w:rPr>
              <w:noProof/>
              <w:webHidden/>
            </w:rPr>
          </w:r>
          <w:r>
            <w:rPr>
              <w:noProof/>
              <w:webHidden/>
            </w:rPr>
            <w:fldChar w:fldCharType="separate"/>
          </w:r>
          <w:ins w:id="169" w:author="Николай Богомолов" w:date="2022-10-12T11:38:00Z">
            <w:r>
              <w:rPr>
                <w:noProof/>
                <w:webHidden/>
              </w:rPr>
              <w:t>30</w:t>
            </w:r>
            <w:r>
              <w:rPr>
                <w:noProof/>
                <w:webHidden/>
              </w:rPr>
              <w:fldChar w:fldCharType="end"/>
            </w:r>
            <w:r w:rsidRPr="005669EC">
              <w:rPr>
                <w:rStyle w:val="a8"/>
                <w:noProof/>
              </w:rPr>
              <w:fldChar w:fldCharType="end"/>
            </w:r>
          </w:ins>
        </w:p>
        <w:p w14:paraId="3103ED10" w14:textId="5EB31904" w:rsidR="00DA6088" w:rsidRDefault="00DA6088">
          <w:pPr>
            <w:pStyle w:val="12"/>
            <w:rPr>
              <w:ins w:id="170" w:author="Николай Богомолов" w:date="2022-10-12T11:38:00Z"/>
              <w:rFonts w:eastAsiaTheme="minorEastAsia" w:cstheme="minorBidi"/>
              <w:noProof/>
              <w:szCs w:val="22"/>
              <w:lang w:eastAsia="ru-RU"/>
            </w:rPr>
          </w:pPr>
          <w:ins w:id="171"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"_Toc116467190"</w:instrText>
            </w:r>
            <w:r w:rsidRPr="005669EC">
              <w:rPr>
                <w:rStyle w:val="a8"/>
                <w:noProof/>
              </w:rPr>
              <w:instrText xml:space="preserve"> </w:instrText>
            </w:r>
            <w:r w:rsidRPr="005669EC">
              <w:rPr>
                <w:rStyle w:val="a8"/>
                <w:noProof/>
              </w:rPr>
              <w:fldChar w:fldCharType="separate"/>
            </w:r>
            <w:r w:rsidRPr="005669EC">
              <w:rPr>
                <w:rStyle w:val="a8"/>
                <w:noProof/>
              </w:rPr>
              <w:t>5.</w:t>
            </w:r>
            <w:r>
              <w:rPr>
                <w:rFonts w:eastAsiaTheme="minorEastAsia" w:cstheme="minorBidi"/>
                <w:noProof/>
                <w:szCs w:val="22"/>
                <w:lang w:eastAsia="ru-RU"/>
              </w:rPr>
              <w:tab/>
            </w:r>
            <w:r w:rsidRPr="005669EC">
              <w:rPr>
                <w:rStyle w:val="a8"/>
                <w:noProof/>
              </w:rPr>
              <w:t>Программное обеспечение СП</w:t>
            </w:r>
            <w:r>
              <w:rPr>
                <w:noProof/>
                <w:webHidden/>
              </w:rPr>
              <w:tab/>
            </w:r>
            <w:r>
              <w:rPr>
                <w:noProof/>
                <w:webHidden/>
              </w:rPr>
              <w:fldChar w:fldCharType="begin"/>
            </w:r>
            <w:r>
              <w:rPr>
                <w:noProof/>
                <w:webHidden/>
              </w:rPr>
              <w:instrText xml:space="preserve"> PAGEREF _Toc116467190 \h </w:instrText>
            </w:r>
          </w:ins>
          <w:r>
            <w:rPr>
              <w:noProof/>
              <w:webHidden/>
            </w:rPr>
          </w:r>
          <w:r>
            <w:rPr>
              <w:noProof/>
              <w:webHidden/>
            </w:rPr>
            <w:fldChar w:fldCharType="separate"/>
          </w:r>
          <w:ins w:id="172" w:author="Николай Богомолов" w:date="2022-10-12T11:38:00Z">
            <w:r>
              <w:rPr>
                <w:noProof/>
                <w:webHidden/>
              </w:rPr>
              <w:t>32</w:t>
            </w:r>
            <w:r>
              <w:rPr>
                <w:noProof/>
                <w:webHidden/>
              </w:rPr>
              <w:fldChar w:fldCharType="end"/>
            </w:r>
            <w:r w:rsidRPr="005669EC">
              <w:rPr>
                <w:rStyle w:val="a8"/>
                <w:noProof/>
              </w:rPr>
              <w:fldChar w:fldCharType="end"/>
            </w:r>
          </w:ins>
        </w:p>
        <w:p w14:paraId="7EAA4D2F" w14:textId="61217562" w:rsidR="00DA6088" w:rsidRDefault="00DA6088">
          <w:pPr>
            <w:pStyle w:val="21"/>
            <w:rPr>
              <w:ins w:id="173" w:author="Николай Богомолов" w:date="2022-10-12T11:38:00Z"/>
              <w:rFonts w:eastAsiaTheme="minorEastAsia" w:cstheme="minorBidi"/>
              <w:noProof/>
              <w:szCs w:val="22"/>
              <w:lang w:eastAsia="ru-RU"/>
            </w:rPr>
          </w:pPr>
          <w:ins w:id="174"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"_Toc116467191"</w:instrText>
            </w:r>
            <w:r w:rsidRPr="005669EC">
              <w:rPr>
                <w:rStyle w:val="a8"/>
                <w:noProof/>
              </w:rPr>
              <w:instrText xml:space="preserve"> </w:instrText>
            </w:r>
            <w:r w:rsidRPr="005669EC">
              <w:rPr>
                <w:rStyle w:val="a8"/>
                <w:noProof/>
              </w:rPr>
              <w:fldChar w:fldCharType="separate"/>
            </w:r>
            <w:r w:rsidRPr="005669EC">
              <w:rPr>
                <w:rStyle w:val="a8"/>
                <w:noProof/>
              </w:rPr>
              <w:t>5.1.</w:t>
            </w:r>
            <w:r>
              <w:rPr>
                <w:rFonts w:eastAsiaTheme="minorEastAsia" w:cstheme="minorBidi"/>
                <w:noProof/>
                <w:szCs w:val="22"/>
                <w:lang w:eastAsia="ru-RU"/>
              </w:rPr>
              <w:tab/>
            </w:r>
            <w:r w:rsidRPr="005669EC">
              <w:rPr>
                <w:rStyle w:val="a8"/>
                <w:noProof/>
              </w:rPr>
              <w:t>Общие положения</w:t>
            </w:r>
            <w:r>
              <w:rPr>
                <w:noProof/>
                <w:webHidden/>
              </w:rPr>
              <w:tab/>
            </w:r>
            <w:r>
              <w:rPr>
                <w:noProof/>
                <w:webHidden/>
              </w:rPr>
              <w:fldChar w:fldCharType="begin"/>
            </w:r>
            <w:r>
              <w:rPr>
                <w:noProof/>
                <w:webHidden/>
              </w:rPr>
              <w:instrText xml:space="preserve"> PAGEREF _Toc116467191 \h </w:instrText>
            </w:r>
          </w:ins>
          <w:r>
            <w:rPr>
              <w:noProof/>
              <w:webHidden/>
            </w:rPr>
          </w:r>
          <w:r>
            <w:rPr>
              <w:noProof/>
              <w:webHidden/>
            </w:rPr>
            <w:fldChar w:fldCharType="separate"/>
          </w:r>
          <w:ins w:id="175" w:author="Николай Богомолов" w:date="2022-10-12T11:38:00Z">
            <w:r>
              <w:rPr>
                <w:noProof/>
                <w:webHidden/>
              </w:rPr>
              <w:t>32</w:t>
            </w:r>
            <w:r>
              <w:rPr>
                <w:noProof/>
                <w:webHidden/>
              </w:rPr>
              <w:fldChar w:fldCharType="end"/>
            </w:r>
            <w:r w:rsidRPr="005669EC">
              <w:rPr>
                <w:rStyle w:val="a8"/>
                <w:noProof/>
              </w:rPr>
              <w:fldChar w:fldCharType="end"/>
            </w:r>
          </w:ins>
        </w:p>
        <w:p w14:paraId="66600420" w14:textId="06BA5928" w:rsidR="00DA6088" w:rsidRDefault="00DA6088">
          <w:pPr>
            <w:pStyle w:val="21"/>
            <w:rPr>
              <w:ins w:id="176" w:author="Николай Богомолов" w:date="2022-10-12T11:38:00Z"/>
              <w:rFonts w:eastAsiaTheme="minorEastAsia" w:cstheme="minorBidi"/>
              <w:noProof/>
              <w:szCs w:val="22"/>
              <w:lang w:eastAsia="ru-RU"/>
            </w:rPr>
          </w:pPr>
          <w:ins w:id="177"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"_Toc116467192"</w:instrText>
            </w:r>
            <w:r w:rsidRPr="005669EC">
              <w:rPr>
                <w:rStyle w:val="a8"/>
                <w:noProof/>
              </w:rPr>
              <w:instrText xml:space="preserve"> </w:instrText>
            </w:r>
            <w:r w:rsidRPr="005669EC">
              <w:rPr>
                <w:rStyle w:val="a8"/>
                <w:noProof/>
              </w:rPr>
              <w:fldChar w:fldCharType="separate"/>
            </w:r>
            <w:r w:rsidRPr="005669EC">
              <w:rPr>
                <w:rStyle w:val="a8"/>
                <w:noProof/>
              </w:rPr>
              <w:t>5.2.</w:t>
            </w:r>
            <w:r>
              <w:rPr>
                <w:rFonts w:eastAsiaTheme="minorEastAsia" w:cstheme="minorBidi"/>
                <w:noProof/>
                <w:szCs w:val="22"/>
                <w:lang w:eastAsia="ru-RU"/>
              </w:rPr>
              <w:tab/>
            </w:r>
            <w:r w:rsidRPr="005669EC">
              <w:rPr>
                <w:rStyle w:val="a8"/>
                <w:noProof/>
              </w:rPr>
              <w:t>Нижний уровень</w:t>
            </w:r>
            <w:r>
              <w:rPr>
                <w:noProof/>
                <w:webHidden/>
              </w:rPr>
              <w:tab/>
            </w:r>
            <w:r>
              <w:rPr>
                <w:noProof/>
                <w:webHidden/>
              </w:rPr>
              <w:fldChar w:fldCharType="begin"/>
            </w:r>
            <w:r>
              <w:rPr>
                <w:noProof/>
                <w:webHidden/>
              </w:rPr>
              <w:instrText xml:space="preserve"> PAGEREF _Toc116467192 \h </w:instrText>
            </w:r>
          </w:ins>
          <w:r>
            <w:rPr>
              <w:noProof/>
              <w:webHidden/>
            </w:rPr>
          </w:r>
          <w:r>
            <w:rPr>
              <w:noProof/>
              <w:webHidden/>
            </w:rPr>
            <w:fldChar w:fldCharType="separate"/>
          </w:r>
          <w:ins w:id="178" w:author="Николай Богомолов" w:date="2022-10-12T11:38:00Z">
            <w:r>
              <w:rPr>
                <w:noProof/>
                <w:webHidden/>
              </w:rPr>
              <w:t>32</w:t>
            </w:r>
            <w:r>
              <w:rPr>
                <w:noProof/>
                <w:webHidden/>
              </w:rPr>
              <w:fldChar w:fldCharType="end"/>
            </w:r>
            <w:r w:rsidRPr="005669EC">
              <w:rPr>
                <w:rStyle w:val="a8"/>
                <w:noProof/>
              </w:rPr>
              <w:fldChar w:fldCharType="end"/>
            </w:r>
          </w:ins>
        </w:p>
        <w:p w14:paraId="0C8B29CD" w14:textId="1E185840" w:rsidR="00DA6088" w:rsidRDefault="00DA6088">
          <w:pPr>
            <w:pStyle w:val="21"/>
            <w:rPr>
              <w:ins w:id="179" w:author="Николай Богомолов" w:date="2022-10-12T11:38:00Z"/>
              <w:rFonts w:eastAsiaTheme="minorEastAsia" w:cstheme="minorBidi"/>
              <w:noProof/>
              <w:szCs w:val="22"/>
              <w:lang w:eastAsia="ru-RU"/>
            </w:rPr>
          </w:pPr>
          <w:ins w:id="180"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"_Toc116467193"</w:instrText>
            </w:r>
            <w:r w:rsidRPr="005669EC">
              <w:rPr>
                <w:rStyle w:val="a8"/>
                <w:noProof/>
              </w:rPr>
              <w:instrText xml:space="preserve"> </w:instrText>
            </w:r>
            <w:r w:rsidRPr="005669EC">
              <w:rPr>
                <w:rStyle w:val="a8"/>
                <w:noProof/>
              </w:rPr>
              <w:fldChar w:fldCharType="separate"/>
            </w:r>
            <w:r w:rsidRPr="005669EC">
              <w:rPr>
                <w:rStyle w:val="a8"/>
                <w:noProof/>
              </w:rPr>
              <w:t>5.3.</w:t>
            </w:r>
            <w:r>
              <w:rPr>
                <w:rFonts w:eastAsiaTheme="minorEastAsia" w:cstheme="minorBidi"/>
                <w:noProof/>
                <w:szCs w:val="22"/>
                <w:lang w:eastAsia="ru-RU"/>
              </w:rPr>
              <w:tab/>
            </w:r>
            <w:r w:rsidRPr="005669EC">
              <w:rPr>
                <w:rStyle w:val="a8"/>
                <w:noProof/>
              </w:rPr>
              <w:t>Сервер приложений</w:t>
            </w:r>
            <w:r>
              <w:rPr>
                <w:noProof/>
                <w:webHidden/>
              </w:rPr>
              <w:tab/>
            </w:r>
            <w:r>
              <w:rPr>
                <w:noProof/>
                <w:webHidden/>
              </w:rPr>
              <w:fldChar w:fldCharType="begin"/>
            </w:r>
            <w:r>
              <w:rPr>
                <w:noProof/>
                <w:webHidden/>
              </w:rPr>
              <w:instrText xml:space="preserve"> PAGEREF _Toc116467193 \h </w:instrText>
            </w:r>
          </w:ins>
          <w:r>
            <w:rPr>
              <w:noProof/>
              <w:webHidden/>
            </w:rPr>
          </w:r>
          <w:r>
            <w:rPr>
              <w:noProof/>
              <w:webHidden/>
            </w:rPr>
            <w:fldChar w:fldCharType="separate"/>
          </w:r>
          <w:ins w:id="181" w:author="Николай Богомолов" w:date="2022-10-12T11:38:00Z">
            <w:r>
              <w:rPr>
                <w:noProof/>
                <w:webHidden/>
              </w:rPr>
              <w:t>32</w:t>
            </w:r>
            <w:r>
              <w:rPr>
                <w:noProof/>
                <w:webHidden/>
              </w:rPr>
              <w:fldChar w:fldCharType="end"/>
            </w:r>
            <w:r w:rsidRPr="005669EC">
              <w:rPr>
                <w:rStyle w:val="a8"/>
                <w:noProof/>
              </w:rPr>
              <w:fldChar w:fldCharType="end"/>
            </w:r>
          </w:ins>
        </w:p>
        <w:p w14:paraId="51CF5FB5" w14:textId="2BEECCA7" w:rsidR="00DA6088" w:rsidRDefault="00DA6088">
          <w:pPr>
            <w:pStyle w:val="21"/>
            <w:rPr>
              <w:ins w:id="182" w:author="Николай Богомолов" w:date="2022-10-12T11:38:00Z"/>
              <w:rFonts w:eastAsiaTheme="minorEastAsia" w:cstheme="minorBidi"/>
              <w:noProof/>
              <w:szCs w:val="22"/>
              <w:lang w:eastAsia="ru-RU"/>
            </w:rPr>
          </w:pPr>
          <w:ins w:id="183"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"_Toc116467194"</w:instrText>
            </w:r>
            <w:r w:rsidRPr="005669EC">
              <w:rPr>
                <w:rStyle w:val="a8"/>
                <w:noProof/>
              </w:rPr>
              <w:instrText xml:space="preserve"> </w:instrText>
            </w:r>
            <w:r w:rsidRPr="005669EC">
              <w:rPr>
                <w:rStyle w:val="a8"/>
                <w:noProof/>
              </w:rPr>
              <w:fldChar w:fldCharType="separate"/>
            </w:r>
            <w:r w:rsidRPr="005669EC">
              <w:rPr>
                <w:rStyle w:val="a8"/>
                <w:noProof/>
              </w:rPr>
              <w:t>5.4.</w:t>
            </w:r>
            <w:r>
              <w:rPr>
                <w:rFonts w:eastAsiaTheme="minorEastAsia" w:cstheme="minorBidi"/>
                <w:noProof/>
                <w:szCs w:val="22"/>
                <w:lang w:eastAsia="ru-RU"/>
              </w:rPr>
              <w:tab/>
            </w:r>
            <w:r w:rsidRPr="005669EC">
              <w:rPr>
                <w:rStyle w:val="a8"/>
                <w:noProof/>
              </w:rPr>
              <w:t>Сервер хранилища данных</w:t>
            </w:r>
            <w:r>
              <w:rPr>
                <w:noProof/>
                <w:webHidden/>
              </w:rPr>
              <w:tab/>
            </w:r>
            <w:r>
              <w:rPr>
                <w:noProof/>
                <w:webHidden/>
              </w:rPr>
              <w:fldChar w:fldCharType="begin"/>
            </w:r>
            <w:r>
              <w:rPr>
                <w:noProof/>
                <w:webHidden/>
              </w:rPr>
              <w:instrText xml:space="preserve"> PAGEREF _Toc116467194 \h </w:instrText>
            </w:r>
          </w:ins>
          <w:r>
            <w:rPr>
              <w:noProof/>
              <w:webHidden/>
            </w:rPr>
          </w:r>
          <w:r>
            <w:rPr>
              <w:noProof/>
              <w:webHidden/>
            </w:rPr>
            <w:fldChar w:fldCharType="separate"/>
          </w:r>
          <w:ins w:id="184" w:author="Николай Богомолов" w:date="2022-10-12T11:38:00Z">
            <w:r>
              <w:rPr>
                <w:noProof/>
                <w:webHidden/>
              </w:rPr>
              <w:t>32</w:t>
            </w:r>
            <w:r>
              <w:rPr>
                <w:noProof/>
                <w:webHidden/>
              </w:rPr>
              <w:fldChar w:fldCharType="end"/>
            </w:r>
            <w:r w:rsidRPr="005669EC">
              <w:rPr>
                <w:rStyle w:val="a8"/>
                <w:noProof/>
              </w:rPr>
              <w:fldChar w:fldCharType="end"/>
            </w:r>
          </w:ins>
        </w:p>
        <w:p w14:paraId="1B979279" w14:textId="2C33C3FE" w:rsidR="00DA6088" w:rsidRDefault="00DA6088">
          <w:pPr>
            <w:pStyle w:val="21"/>
            <w:rPr>
              <w:ins w:id="185" w:author="Николай Богомолов" w:date="2022-10-12T11:38:00Z"/>
              <w:rFonts w:eastAsiaTheme="minorEastAsia" w:cstheme="minorBidi"/>
              <w:noProof/>
              <w:szCs w:val="22"/>
              <w:lang w:eastAsia="ru-RU"/>
            </w:rPr>
          </w:pPr>
          <w:ins w:id="186"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"_Toc116467195"</w:instrText>
            </w:r>
            <w:r w:rsidRPr="005669EC">
              <w:rPr>
                <w:rStyle w:val="a8"/>
                <w:noProof/>
              </w:rPr>
              <w:instrText xml:space="preserve"> </w:instrText>
            </w:r>
            <w:r w:rsidRPr="005669EC">
              <w:rPr>
                <w:rStyle w:val="a8"/>
                <w:noProof/>
              </w:rPr>
              <w:fldChar w:fldCharType="separate"/>
            </w:r>
            <w:r w:rsidRPr="005669EC">
              <w:rPr>
                <w:rStyle w:val="a8"/>
                <w:noProof/>
              </w:rPr>
              <w:t>5.5.</w:t>
            </w:r>
            <w:r>
              <w:rPr>
                <w:rFonts w:eastAsiaTheme="minorEastAsia" w:cstheme="minorBidi"/>
                <w:noProof/>
                <w:szCs w:val="22"/>
                <w:lang w:eastAsia="ru-RU"/>
              </w:rPr>
              <w:tab/>
            </w:r>
            <w:r w:rsidRPr="005669EC">
              <w:rPr>
                <w:rStyle w:val="a8"/>
                <w:noProof/>
              </w:rPr>
              <w:t>АРМы операторов</w:t>
            </w:r>
            <w:r>
              <w:rPr>
                <w:noProof/>
                <w:webHidden/>
              </w:rPr>
              <w:tab/>
            </w:r>
            <w:r>
              <w:rPr>
                <w:noProof/>
                <w:webHidden/>
              </w:rPr>
              <w:fldChar w:fldCharType="begin"/>
            </w:r>
            <w:r>
              <w:rPr>
                <w:noProof/>
                <w:webHidden/>
              </w:rPr>
              <w:instrText xml:space="preserve"> PAGEREF _Toc116467195 \h </w:instrText>
            </w:r>
          </w:ins>
          <w:r>
            <w:rPr>
              <w:noProof/>
              <w:webHidden/>
            </w:rPr>
          </w:r>
          <w:r>
            <w:rPr>
              <w:noProof/>
              <w:webHidden/>
            </w:rPr>
            <w:fldChar w:fldCharType="separate"/>
          </w:r>
          <w:ins w:id="187" w:author="Николай Богомолов" w:date="2022-10-12T11:38:00Z">
            <w:r>
              <w:rPr>
                <w:noProof/>
                <w:webHidden/>
              </w:rPr>
              <w:t>33</w:t>
            </w:r>
            <w:r>
              <w:rPr>
                <w:noProof/>
                <w:webHidden/>
              </w:rPr>
              <w:fldChar w:fldCharType="end"/>
            </w:r>
            <w:r w:rsidRPr="005669EC">
              <w:rPr>
                <w:rStyle w:val="a8"/>
                <w:noProof/>
              </w:rPr>
              <w:fldChar w:fldCharType="end"/>
            </w:r>
          </w:ins>
        </w:p>
        <w:p w14:paraId="20DAFF21" w14:textId="7346DE35" w:rsidR="00DA6088" w:rsidRDefault="00DA6088">
          <w:pPr>
            <w:pStyle w:val="31"/>
            <w:rPr>
              <w:ins w:id="188" w:author="Николай Богомолов" w:date="2022-10-12T11:38:00Z"/>
              <w:rFonts w:eastAsiaTheme="minorEastAsia" w:cstheme="minorBidi"/>
              <w:noProof/>
              <w:szCs w:val="22"/>
              <w:lang w:eastAsia="ru-RU"/>
            </w:rPr>
          </w:pPr>
          <w:ins w:id="189"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"_Toc116467196"</w:instrText>
            </w:r>
            <w:r w:rsidRPr="005669EC">
              <w:rPr>
                <w:rStyle w:val="a8"/>
                <w:noProof/>
              </w:rPr>
              <w:instrText xml:space="preserve"> </w:instrText>
            </w:r>
            <w:r w:rsidRPr="005669EC">
              <w:rPr>
                <w:rStyle w:val="a8"/>
                <w:noProof/>
              </w:rPr>
              <w:fldChar w:fldCharType="separate"/>
            </w:r>
            <w:r w:rsidRPr="005669EC">
              <w:rPr>
                <w:rStyle w:val="a8"/>
                <w:noProof/>
              </w:rPr>
              <w:t>5.5.1.</w:t>
            </w:r>
            <w:r>
              <w:rPr>
                <w:rFonts w:eastAsiaTheme="minorEastAsia" w:cstheme="minorBidi"/>
                <w:noProof/>
                <w:szCs w:val="22"/>
                <w:lang w:eastAsia="ru-RU"/>
              </w:rPr>
              <w:tab/>
            </w:r>
            <w:r w:rsidRPr="005669EC">
              <w:rPr>
                <w:rStyle w:val="a8"/>
                <w:noProof/>
              </w:rPr>
              <w:t>АРМ оператора МГКР</w:t>
            </w:r>
            <w:r>
              <w:rPr>
                <w:noProof/>
                <w:webHidden/>
              </w:rPr>
              <w:tab/>
            </w:r>
            <w:r>
              <w:rPr>
                <w:noProof/>
                <w:webHidden/>
              </w:rPr>
              <w:fldChar w:fldCharType="begin"/>
            </w:r>
            <w:r>
              <w:rPr>
                <w:noProof/>
                <w:webHidden/>
              </w:rPr>
              <w:instrText xml:space="preserve"> PAGEREF _Toc116467196 \h </w:instrText>
            </w:r>
          </w:ins>
          <w:r>
            <w:rPr>
              <w:noProof/>
              <w:webHidden/>
            </w:rPr>
          </w:r>
          <w:r>
            <w:rPr>
              <w:noProof/>
              <w:webHidden/>
            </w:rPr>
            <w:fldChar w:fldCharType="separate"/>
          </w:r>
          <w:ins w:id="190" w:author="Николай Богомолов" w:date="2022-10-12T11:38:00Z">
            <w:r>
              <w:rPr>
                <w:noProof/>
                <w:webHidden/>
              </w:rPr>
              <w:t>33</w:t>
            </w:r>
            <w:r>
              <w:rPr>
                <w:noProof/>
                <w:webHidden/>
              </w:rPr>
              <w:fldChar w:fldCharType="end"/>
            </w:r>
            <w:r w:rsidRPr="005669EC">
              <w:rPr>
                <w:rStyle w:val="a8"/>
                <w:noProof/>
              </w:rPr>
              <w:fldChar w:fldCharType="end"/>
            </w:r>
          </w:ins>
        </w:p>
        <w:p w14:paraId="0C7A604B" w14:textId="6FA1A9B1" w:rsidR="00DA6088" w:rsidRDefault="00DA6088">
          <w:pPr>
            <w:pStyle w:val="31"/>
            <w:rPr>
              <w:ins w:id="191" w:author="Николай Богомолов" w:date="2022-10-12T11:38:00Z"/>
              <w:rFonts w:eastAsiaTheme="minorEastAsia" w:cstheme="minorBidi"/>
              <w:noProof/>
              <w:szCs w:val="22"/>
              <w:lang w:eastAsia="ru-RU"/>
            </w:rPr>
          </w:pPr>
          <w:ins w:id="192"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"_Toc116467197"</w:instrText>
            </w:r>
            <w:r w:rsidRPr="005669EC">
              <w:rPr>
                <w:rStyle w:val="a8"/>
                <w:noProof/>
              </w:rPr>
              <w:instrText xml:space="preserve"> </w:instrText>
            </w:r>
            <w:r w:rsidRPr="005669EC">
              <w:rPr>
                <w:rStyle w:val="a8"/>
                <w:noProof/>
              </w:rPr>
              <w:fldChar w:fldCharType="separate"/>
            </w:r>
            <w:r w:rsidRPr="005669EC">
              <w:rPr>
                <w:rStyle w:val="a8"/>
                <w:noProof/>
              </w:rPr>
              <w:t>5.5.2.</w:t>
            </w:r>
            <w:r>
              <w:rPr>
                <w:rFonts w:eastAsiaTheme="minorEastAsia" w:cstheme="minorBidi"/>
                <w:noProof/>
                <w:szCs w:val="22"/>
                <w:lang w:eastAsia="ru-RU"/>
              </w:rPr>
              <w:tab/>
            </w:r>
            <w:r w:rsidRPr="005669EC">
              <w:rPr>
                <w:rStyle w:val="a8"/>
                <w:noProof/>
              </w:rPr>
              <w:t>АРМ оператора охладительных столов</w:t>
            </w:r>
            <w:r>
              <w:rPr>
                <w:noProof/>
                <w:webHidden/>
              </w:rPr>
              <w:tab/>
            </w:r>
            <w:r>
              <w:rPr>
                <w:noProof/>
                <w:webHidden/>
              </w:rPr>
              <w:fldChar w:fldCharType="begin"/>
            </w:r>
            <w:r>
              <w:rPr>
                <w:noProof/>
                <w:webHidden/>
              </w:rPr>
              <w:instrText xml:space="preserve"> PAGEREF _Toc116467197 \h </w:instrText>
            </w:r>
          </w:ins>
          <w:r>
            <w:rPr>
              <w:noProof/>
              <w:webHidden/>
            </w:rPr>
          </w:r>
          <w:r>
            <w:rPr>
              <w:noProof/>
              <w:webHidden/>
            </w:rPr>
            <w:fldChar w:fldCharType="separate"/>
          </w:r>
          <w:ins w:id="193" w:author="Николай Богомолов" w:date="2022-10-12T11:38:00Z">
            <w:r>
              <w:rPr>
                <w:noProof/>
                <w:webHidden/>
              </w:rPr>
              <w:t>34</w:t>
            </w:r>
            <w:r>
              <w:rPr>
                <w:noProof/>
                <w:webHidden/>
              </w:rPr>
              <w:fldChar w:fldCharType="end"/>
            </w:r>
            <w:r w:rsidRPr="005669EC">
              <w:rPr>
                <w:rStyle w:val="a8"/>
                <w:noProof/>
              </w:rPr>
              <w:fldChar w:fldCharType="end"/>
            </w:r>
          </w:ins>
        </w:p>
        <w:p w14:paraId="4DCCE5C7" w14:textId="193F2CBB" w:rsidR="00DA6088" w:rsidRDefault="00DA6088">
          <w:pPr>
            <w:pStyle w:val="31"/>
            <w:rPr>
              <w:ins w:id="194" w:author="Николай Богомолов" w:date="2022-10-12T11:38:00Z"/>
              <w:rFonts w:eastAsiaTheme="minorEastAsia" w:cstheme="minorBidi"/>
              <w:noProof/>
              <w:szCs w:val="22"/>
              <w:lang w:eastAsia="ru-RU"/>
            </w:rPr>
          </w:pPr>
          <w:ins w:id="195"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"_Toc116467198"</w:instrText>
            </w:r>
            <w:r w:rsidRPr="005669EC">
              <w:rPr>
                <w:rStyle w:val="a8"/>
                <w:noProof/>
              </w:rPr>
              <w:instrText xml:space="preserve"> </w:instrText>
            </w:r>
            <w:r w:rsidRPr="005669EC">
              <w:rPr>
                <w:rStyle w:val="a8"/>
                <w:noProof/>
              </w:rPr>
              <w:fldChar w:fldCharType="separate"/>
            </w:r>
            <w:r w:rsidRPr="005669EC">
              <w:rPr>
                <w:rStyle w:val="a8"/>
                <w:noProof/>
              </w:rPr>
              <w:t>5.5.3.</w:t>
            </w:r>
            <w:r>
              <w:rPr>
                <w:rFonts w:eastAsiaTheme="minorEastAsia" w:cstheme="minorBidi"/>
                <w:noProof/>
                <w:szCs w:val="22"/>
                <w:lang w:eastAsia="ru-RU"/>
              </w:rPr>
              <w:tab/>
            </w:r>
            <w:r w:rsidRPr="005669EC">
              <w:rPr>
                <w:rStyle w:val="a8"/>
                <w:noProof/>
              </w:rPr>
              <w:t>АРМ оператора рольганговых весов УНРС</w:t>
            </w:r>
            <w:r>
              <w:rPr>
                <w:noProof/>
                <w:webHidden/>
              </w:rPr>
              <w:tab/>
            </w:r>
            <w:r>
              <w:rPr>
                <w:noProof/>
                <w:webHidden/>
              </w:rPr>
              <w:fldChar w:fldCharType="begin"/>
            </w:r>
            <w:r>
              <w:rPr>
                <w:noProof/>
                <w:webHidden/>
              </w:rPr>
              <w:instrText xml:space="preserve"> PAGEREF _Toc116467198 \h </w:instrText>
            </w:r>
          </w:ins>
          <w:r>
            <w:rPr>
              <w:noProof/>
              <w:webHidden/>
            </w:rPr>
          </w:r>
          <w:r>
            <w:rPr>
              <w:noProof/>
              <w:webHidden/>
            </w:rPr>
            <w:fldChar w:fldCharType="separate"/>
          </w:r>
          <w:ins w:id="196" w:author="Николай Богомолов" w:date="2022-10-12T11:38:00Z">
            <w:r>
              <w:rPr>
                <w:noProof/>
                <w:webHidden/>
              </w:rPr>
              <w:t>35</w:t>
            </w:r>
            <w:r>
              <w:rPr>
                <w:noProof/>
                <w:webHidden/>
              </w:rPr>
              <w:fldChar w:fldCharType="end"/>
            </w:r>
            <w:r w:rsidRPr="005669EC">
              <w:rPr>
                <w:rStyle w:val="a8"/>
                <w:noProof/>
              </w:rPr>
              <w:fldChar w:fldCharType="end"/>
            </w:r>
          </w:ins>
        </w:p>
        <w:p w14:paraId="4897D68A" w14:textId="258993BD" w:rsidR="00DA6088" w:rsidRDefault="00DA6088">
          <w:pPr>
            <w:pStyle w:val="31"/>
            <w:rPr>
              <w:ins w:id="197" w:author="Николай Богомолов" w:date="2022-10-12T11:38:00Z"/>
              <w:rFonts w:eastAsiaTheme="minorEastAsia" w:cstheme="minorBidi"/>
              <w:noProof/>
              <w:szCs w:val="22"/>
              <w:lang w:eastAsia="ru-RU"/>
            </w:rPr>
          </w:pPr>
          <w:ins w:id="198"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"_Toc116467199"</w:instrText>
            </w:r>
            <w:r w:rsidRPr="005669EC">
              <w:rPr>
                <w:rStyle w:val="a8"/>
                <w:noProof/>
              </w:rPr>
              <w:instrText xml:space="preserve"> </w:instrText>
            </w:r>
            <w:r w:rsidRPr="005669EC">
              <w:rPr>
                <w:rStyle w:val="a8"/>
                <w:noProof/>
              </w:rPr>
              <w:fldChar w:fldCharType="separate"/>
            </w:r>
            <w:r w:rsidRPr="005669EC">
              <w:rPr>
                <w:rStyle w:val="a8"/>
                <w:noProof/>
              </w:rPr>
              <w:t>5.5.4.</w:t>
            </w:r>
            <w:r>
              <w:rPr>
                <w:rFonts w:eastAsiaTheme="minorEastAsia" w:cstheme="minorBidi"/>
                <w:noProof/>
                <w:szCs w:val="22"/>
                <w:lang w:eastAsia="ru-RU"/>
              </w:rPr>
              <w:tab/>
            </w:r>
            <w:r w:rsidRPr="005669EC">
              <w:rPr>
                <w:rStyle w:val="a8"/>
                <w:noProof/>
              </w:rPr>
              <w:t>АРМ оператора платформенных и рольганговых весов УЗГМ</w:t>
            </w:r>
            <w:r>
              <w:rPr>
                <w:noProof/>
                <w:webHidden/>
              </w:rPr>
              <w:tab/>
            </w:r>
            <w:r>
              <w:rPr>
                <w:noProof/>
                <w:webHidden/>
              </w:rPr>
              <w:fldChar w:fldCharType="begin"/>
            </w:r>
            <w:r>
              <w:rPr>
                <w:noProof/>
                <w:webHidden/>
              </w:rPr>
              <w:instrText xml:space="preserve"> PAGEREF _Toc116467199 \h </w:instrText>
            </w:r>
          </w:ins>
          <w:r>
            <w:rPr>
              <w:noProof/>
              <w:webHidden/>
            </w:rPr>
          </w:r>
          <w:r>
            <w:rPr>
              <w:noProof/>
              <w:webHidden/>
            </w:rPr>
            <w:fldChar w:fldCharType="separate"/>
          </w:r>
          <w:ins w:id="199" w:author="Николай Богомолов" w:date="2022-10-12T11:38:00Z">
            <w:r>
              <w:rPr>
                <w:noProof/>
                <w:webHidden/>
              </w:rPr>
              <w:t>36</w:t>
            </w:r>
            <w:r>
              <w:rPr>
                <w:noProof/>
                <w:webHidden/>
              </w:rPr>
              <w:fldChar w:fldCharType="end"/>
            </w:r>
            <w:r w:rsidRPr="005669EC">
              <w:rPr>
                <w:rStyle w:val="a8"/>
                <w:noProof/>
              </w:rPr>
              <w:fldChar w:fldCharType="end"/>
            </w:r>
          </w:ins>
        </w:p>
        <w:p w14:paraId="040E3E68" w14:textId="4D522C42" w:rsidR="00DA6088" w:rsidRDefault="00DA6088">
          <w:pPr>
            <w:pStyle w:val="12"/>
            <w:rPr>
              <w:ins w:id="200" w:author="Николай Богомолов" w:date="2022-10-12T11:38:00Z"/>
              <w:rFonts w:eastAsiaTheme="minorEastAsia" w:cstheme="minorBidi"/>
              <w:noProof/>
              <w:szCs w:val="22"/>
              <w:lang w:eastAsia="ru-RU"/>
            </w:rPr>
          </w:pPr>
          <w:ins w:id="201"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"_Toc116467200"</w:instrText>
            </w:r>
            <w:r w:rsidRPr="005669EC">
              <w:rPr>
                <w:rStyle w:val="a8"/>
                <w:noProof/>
              </w:rPr>
              <w:instrText xml:space="preserve"> </w:instrText>
            </w:r>
            <w:r w:rsidRPr="005669EC">
              <w:rPr>
                <w:rStyle w:val="a8"/>
                <w:noProof/>
              </w:rPr>
              <w:fldChar w:fldCharType="separate"/>
            </w:r>
            <w:r w:rsidRPr="005669EC">
              <w:rPr>
                <w:rStyle w:val="a8"/>
                <w:noProof/>
              </w:rPr>
              <w:t>6.</w:t>
            </w:r>
            <w:r>
              <w:rPr>
                <w:rFonts w:eastAsiaTheme="minorEastAsia" w:cstheme="minorBidi"/>
                <w:noProof/>
                <w:szCs w:val="22"/>
                <w:lang w:eastAsia="ru-RU"/>
              </w:rPr>
              <w:tab/>
            </w:r>
            <w:r w:rsidRPr="005669EC">
              <w:rPr>
                <w:rStyle w:val="a8"/>
                <w:noProof/>
              </w:rPr>
              <w:t>Взаимодействие с технологическим оборудованием участков</w:t>
            </w:r>
            <w:r>
              <w:rPr>
                <w:noProof/>
                <w:webHidden/>
              </w:rPr>
              <w:tab/>
            </w:r>
            <w:r>
              <w:rPr>
                <w:noProof/>
                <w:webHidden/>
              </w:rPr>
              <w:fldChar w:fldCharType="begin"/>
            </w:r>
            <w:r>
              <w:rPr>
                <w:noProof/>
                <w:webHidden/>
              </w:rPr>
              <w:instrText xml:space="preserve"> PAGEREF _Toc116467200 \h </w:instrText>
            </w:r>
          </w:ins>
          <w:r>
            <w:rPr>
              <w:noProof/>
              <w:webHidden/>
            </w:rPr>
          </w:r>
          <w:r>
            <w:rPr>
              <w:noProof/>
              <w:webHidden/>
            </w:rPr>
            <w:fldChar w:fldCharType="separate"/>
          </w:r>
          <w:ins w:id="202" w:author="Николай Богомолов" w:date="2022-10-12T11:38:00Z">
            <w:r>
              <w:rPr>
                <w:noProof/>
                <w:webHidden/>
              </w:rPr>
              <w:t>38</w:t>
            </w:r>
            <w:r>
              <w:rPr>
                <w:noProof/>
                <w:webHidden/>
              </w:rPr>
              <w:fldChar w:fldCharType="end"/>
            </w:r>
            <w:r w:rsidRPr="005669EC">
              <w:rPr>
                <w:rStyle w:val="a8"/>
                <w:noProof/>
              </w:rPr>
              <w:fldChar w:fldCharType="end"/>
            </w:r>
          </w:ins>
        </w:p>
        <w:p w14:paraId="317CE031" w14:textId="545151AB" w:rsidR="00DA6088" w:rsidRDefault="00DA6088">
          <w:pPr>
            <w:pStyle w:val="12"/>
            <w:rPr>
              <w:ins w:id="203" w:author="Николай Богомолов" w:date="2022-10-12T11:38:00Z"/>
              <w:rFonts w:eastAsiaTheme="minorEastAsia" w:cstheme="minorBidi"/>
              <w:noProof/>
              <w:szCs w:val="22"/>
              <w:lang w:eastAsia="ru-RU"/>
            </w:rPr>
          </w:pPr>
          <w:ins w:id="204"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"_Toc116467201"</w:instrText>
            </w:r>
            <w:r w:rsidRPr="005669EC">
              <w:rPr>
                <w:rStyle w:val="a8"/>
                <w:noProof/>
              </w:rPr>
              <w:instrText xml:space="preserve"> </w:instrText>
            </w:r>
            <w:r w:rsidRPr="005669EC">
              <w:rPr>
                <w:rStyle w:val="a8"/>
                <w:noProof/>
              </w:rPr>
              <w:fldChar w:fldCharType="separate"/>
            </w:r>
            <w:r w:rsidRPr="005669EC">
              <w:rPr>
                <w:rStyle w:val="a8"/>
                <w:noProof/>
              </w:rPr>
              <w:t>7.</w:t>
            </w:r>
            <w:r>
              <w:rPr>
                <w:rFonts w:eastAsiaTheme="minorEastAsia" w:cstheme="minorBidi"/>
                <w:noProof/>
                <w:szCs w:val="22"/>
                <w:lang w:eastAsia="ru-RU"/>
              </w:rPr>
              <w:tab/>
            </w:r>
            <w:r w:rsidRPr="005669EC">
              <w:rPr>
                <w:rStyle w:val="a8"/>
                <w:noProof/>
              </w:rPr>
              <w:t xml:space="preserve">Взаимодействие с </w:t>
            </w:r>
            <w:r w:rsidRPr="005669EC">
              <w:rPr>
                <w:rStyle w:val="a8"/>
                <w:noProof/>
                <w:lang w:val="en-US"/>
              </w:rPr>
              <w:t>MES</w:t>
            </w:r>
            <w:r w:rsidRPr="005669EC">
              <w:rPr>
                <w:rStyle w:val="a8"/>
                <w:noProof/>
              </w:rPr>
              <w:t xml:space="preserve"> </w:t>
            </w:r>
            <w:r w:rsidRPr="005669EC">
              <w:rPr>
                <w:rStyle w:val="a8"/>
                <w:noProof/>
                <w:lang w:val="en-US"/>
              </w:rPr>
              <w:t>PSImetals</w:t>
            </w:r>
            <w:r w:rsidRPr="005669EC">
              <w:rPr>
                <w:rStyle w:val="a8"/>
                <w:noProof/>
              </w:rPr>
              <w:t xml:space="preserve"> и инфраструктурой данных </w:t>
            </w:r>
            <w:r w:rsidRPr="005669EC">
              <w:rPr>
                <w:rStyle w:val="a8"/>
                <w:noProof/>
                <w:lang w:val="en-US"/>
              </w:rPr>
              <w:t>PIMS</w:t>
            </w:r>
            <w:r>
              <w:rPr>
                <w:noProof/>
                <w:webHidden/>
              </w:rPr>
              <w:tab/>
            </w:r>
            <w:r>
              <w:rPr>
                <w:noProof/>
                <w:webHidden/>
              </w:rPr>
              <w:fldChar w:fldCharType="begin"/>
            </w:r>
            <w:r>
              <w:rPr>
                <w:noProof/>
                <w:webHidden/>
              </w:rPr>
              <w:instrText xml:space="preserve"> PAGEREF _Toc116467201 \h </w:instrText>
            </w:r>
          </w:ins>
          <w:r>
            <w:rPr>
              <w:noProof/>
              <w:webHidden/>
            </w:rPr>
          </w:r>
          <w:r>
            <w:rPr>
              <w:noProof/>
              <w:webHidden/>
            </w:rPr>
            <w:fldChar w:fldCharType="separate"/>
          </w:r>
          <w:ins w:id="205" w:author="Николай Богомолов" w:date="2022-10-12T11:38:00Z">
            <w:r>
              <w:rPr>
                <w:noProof/>
                <w:webHidden/>
              </w:rPr>
              <w:t>40</w:t>
            </w:r>
            <w:r>
              <w:rPr>
                <w:noProof/>
                <w:webHidden/>
              </w:rPr>
              <w:fldChar w:fldCharType="end"/>
            </w:r>
            <w:r w:rsidRPr="005669EC">
              <w:rPr>
                <w:rStyle w:val="a8"/>
                <w:noProof/>
              </w:rPr>
              <w:fldChar w:fldCharType="end"/>
            </w:r>
          </w:ins>
        </w:p>
        <w:p w14:paraId="1EB18B6C" w14:textId="30EC552C" w:rsidR="00DA6088" w:rsidRDefault="00DA6088">
          <w:pPr>
            <w:pStyle w:val="21"/>
            <w:rPr>
              <w:ins w:id="206" w:author="Николай Богомолов" w:date="2022-10-12T11:38:00Z"/>
              <w:rFonts w:eastAsiaTheme="minorEastAsia" w:cstheme="minorBidi"/>
              <w:noProof/>
              <w:szCs w:val="22"/>
              <w:lang w:eastAsia="ru-RU"/>
            </w:rPr>
          </w:pPr>
          <w:ins w:id="207"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"_Toc116467202"</w:instrText>
            </w:r>
            <w:r w:rsidRPr="005669EC">
              <w:rPr>
                <w:rStyle w:val="a8"/>
                <w:noProof/>
              </w:rPr>
              <w:instrText xml:space="preserve"> </w:instrText>
            </w:r>
            <w:r w:rsidRPr="005669EC">
              <w:rPr>
                <w:rStyle w:val="a8"/>
                <w:noProof/>
              </w:rPr>
              <w:fldChar w:fldCharType="separate"/>
            </w:r>
            <w:r w:rsidRPr="005669EC">
              <w:rPr>
                <w:rStyle w:val="a8"/>
                <w:noProof/>
              </w:rPr>
              <w:t>7.1.</w:t>
            </w:r>
            <w:r>
              <w:rPr>
                <w:rFonts w:eastAsiaTheme="minorEastAsia" w:cstheme="minorBidi"/>
                <w:noProof/>
                <w:szCs w:val="22"/>
                <w:lang w:eastAsia="ru-RU"/>
              </w:rPr>
              <w:tab/>
            </w:r>
            <w:r w:rsidRPr="005669EC">
              <w:rPr>
                <w:rStyle w:val="a8"/>
                <w:noProof/>
              </w:rPr>
              <w:t>Общие положения</w:t>
            </w:r>
            <w:r>
              <w:rPr>
                <w:noProof/>
                <w:webHidden/>
              </w:rPr>
              <w:tab/>
            </w:r>
            <w:r>
              <w:rPr>
                <w:noProof/>
                <w:webHidden/>
              </w:rPr>
              <w:fldChar w:fldCharType="begin"/>
            </w:r>
            <w:r>
              <w:rPr>
                <w:noProof/>
                <w:webHidden/>
              </w:rPr>
              <w:instrText xml:space="preserve"> PAGEREF _Toc116467202 \h </w:instrText>
            </w:r>
          </w:ins>
          <w:r>
            <w:rPr>
              <w:noProof/>
              <w:webHidden/>
            </w:rPr>
          </w:r>
          <w:r>
            <w:rPr>
              <w:noProof/>
              <w:webHidden/>
            </w:rPr>
            <w:fldChar w:fldCharType="separate"/>
          </w:r>
          <w:ins w:id="208" w:author="Николай Богомолов" w:date="2022-10-12T11:38:00Z">
            <w:r>
              <w:rPr>
                <w:noProof/>
                <w:webHidden/>
              </w:rPr>
              <w:t>40</w:t>
            </w:r>
            <w:r>
              <w:rPr>
                <w:noProof/>
                <w:webHidden/>
              </w:rPr>
              <w:fldChar w:fldCharType="end"/>
            </w:r>
            <w:r w:rsidRPr="005669EC">
              <w:rPr>
                <w:rStyle w:val="a8"/>
                <w:noProof/>
              </w:rPr>
              <w:fldChar w:fldCharType="end"/>
            </w:r>
          </w:ins>
        </w:p>
        <w:p w14:paraId="1C3E7CFD" w14:textId="39A64662" w:rsidR="00DA6088" w:rsidRDefault="00DA6088">
          <w:pPr>
            <w:pStyle w:val="21"/>
            <w:rPr>
              <w:ins w:id="209" w:author="Николай Богомолов" w:date="2022-10-12T11:38:00Z"/>
              <w:rFonts w:eastAsiaTheme="minorEastAsia" w:cstheme="minorBidi"/>
              <w:noProof/>
              <w:szCs w:val="22"/>
              <w:lang w:eastAsia="ru-RU"/>
            </w:rPr>
          </w:pPr>
          <w:ins w:id="210"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"_Toc116467203"</w:instrText>
            </w:r>
            <w:r w:rsidRPr="005669EC">
              <w:rPr>
                <w:rStyle w:val="a8"/>
                <w:noProof/>
              </w:rPr>
              <w:instrText xml:space="preserve"> </w:instrText>
            </w:r>
            <w:r w:rsidRPr="005669EC">
              <w:rPr>
                <w:rStyle w:val="a8"/>
                <w:noProof/>
              </w:rPr>
              <w:fldChar w:fldCharType="separate"/>
            </w:r>
            <w:r w:rsidRPr="005669EC">
              <w:rPr>
                <w:rStyle w:val="a8"/>
                <w:noProof/>
              </w:rPr>
              <w:t>7.2.</w:t>
            </w:r>
            <w:r>
              <w:rPr>
                <w:rFonts w:eastAsiaTheme="minorEastAsia" w:cstheme="minorBidi"/>
                <w:noProof/>
                <w:szCs w:val="22"/>
                <w:lang w:eastAsia="ru-RU"/>
              </w:rPr>
              <w:tab/>
            </w:r>
            <w:r w:rsidRPr="005669EC">
              <w:rPr>
                <w:rStyle w:val="a8"/>
                <w:noProof/>
              </w:rPr>
              <w:t>Сообщение «Справочник марок стали»</w:t>
            </w:r>
            <w:r>
              <w:rPr>
                <w:noProof/>
                <w:webHidden/>
              </w:rPr>
              <w:tab/>
            </w:r>
            <w:r>
              <w:rPr>
                <w:noProof/>
                <w:webHidden/>
              </w:rPr>
              <w:fldChar w:fldCharType="begin"/>
            </w:r>
            <w:r>
              <w:rPr>
                <w:noProof/>
                <w:webHidden/>
              </w:rPr>
              <w:instrText xml:space="preserve"> PAGEREF _Toc116467203 \h </w:instrText>
            </w:r>
          </w:ins>
          <w:r>
            <w:rPr>
              <w:noProof/>
              <w:webHidden/>
            </w:rPr>
          </w:r>
          <w:r>
            <w:rPr>
              <w:noProof/>
              <w:webHidden/>
            </w:rPr>
            <w:fldChar w:fldCharType="separate"/>
          </w:r>
          <w:ins w:id="211" w:author="Николай Богомолов" w:date="2022-10-12T11:38:00Z">
            <w:r>
              <w:rPr>
                <w:noProof/>
                <w:webHidden/>
              </w:rPr>
              <w:t>40</w:t>
            </w:r>
            <w:r>
              <w:rPr>
                <w:noProof/>
                <w:webHidden/>
              </w:rPr>
              <w:fldChar w:fldCharType="end"/>
            </w:r>
            <w:r w:rsidRPr="005669EC">
              <w:rPr>
                <w:rStyle w:val="a8"/>
                <w:noProof/>
              </w:rPr>
              <w:fldChar w:fldCharType="end"/>
            </w:r>
          </w:ins>
        </w:p>
        <w:p w14:paraId="244DA5B7" w14:textId="5851E99A" w:rsidR="00DA6088" w:rsidRDefault="00DA6088">
          <w:pPr>
            <w:pStyle w:val="21"/>
            <w:rPr>
              <w:ins w:id="212" w:author="Николай Богомолов" w:date="2022-10-12T11:38:00Z"/>
              <w:rFonts w:eastAsiaTheme="minorEastAsia" w:cstheme="minorBidi"/>
              <w:noProof/>
              <w:szCs w:val="22"/>
              <w:lang w:eastAsia="ru-RU"/>
            </w:rPr>
          </w:pPr>
          <w:ins w:id="213"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"_Toc116467205"</w:instrText>
            </w:r>
            <w:r w:rsidRPr="005669EC">
              <w:rPr>
                <w:rStyle w:val="a8"/>
                <w:noProof/>
              </w:rPr>
              <w:instrText xml:space="preserve"> </w:instrText>
            </w:r>
            <w:r w:rsidRPr="005669EC">
              <w:rPr>
                <w:rStyle w:val="a8"/>
                <w:noProof/>
              </w:rPr>
              <w:fldChar w:fldCharType="separate"/>
            </w:r>
            <w:r w:rsidRPr="005669EC">
              <w:rPr>
                <w:rStyle w:val="a8"/>
                <w:noProof/>
                <w:highlight w:val="lightGray"/>
              </w:rPr>
              <w:t>7.3.</w:t>
            </w:r>
            <w:r>
              <w:rPr>
                <w:rFonts w:eastAsiaTheme="minorEastAsia" w:cstheme="minorBidi"/>
                <w:noProof/>
                <w:szCs w:val="22"/>
                <w:lang w:eastAsia="ru-RU"/>
              </w:rPr>
              <w:tab/>
            </w:r>
            <w:r w:rsidRPr="005669EC">
              <w:rPr>
                <w:rStyle w:val="a8"/>
                <w:noProof/>
                <w:highlight w:val="lightGray"/>
              </w:rPr>
              <w:t>Сообщение «План порезки»</w:t>
            </w:r>
            <w:r>
              <w:rPr>
                <w:noProof/>
                <w:webHidden/>
              </w:rPr>
              <w:tab/>
            </w:r>
            <w:r>
              <w:rPr>
                <w:noProof/>
                <w:webHidden/>
              </w:rPr>
              <w:fldChar w:fldCharType="begin"/>
            </w:r>
            <w:r>
              <w:rPr>
                <w:noProof/>
                <w:webHidden/>
              </w:rPr>
              <w:instrText xml:space="preserve"> PAGEREF _Toc116467205 \h </w:instrText>
            </w:r>
          </w:ins>
          <w:r>
            <w:rPr>
              <w:noProof/>
              <w:webHidden/>
            </w:rPr>
          </w:r>
          <w:r>
            <w:rPr>
              <w:noProof/>
              <w:webHidden/>
            </w:rPr>
            <w:fldChar w:fldCharType="separate"/>
          </w:r>
          <w:ins w:id="214" w:author="Николай Богомолов" w:date="2022-10-12T11:38:00Z">
            <w:r>
              <w:rPr>
                <w:noProof/>
                <w:webHidden/>
              </w:rPr>
              <w:t>41</w:t>
            </w:r>
            <w:r>
              <w:rPr>
                <w:noProof/>
                <w:webHidden/>
              </w:rPr>
              <w:fldChar w:fldCharType="end"/>
            </w:r>
            <w:r w:rsidRPr="005669EC">
              <w:rPr>
                <w:rStyle w:val="a8"/>
                <w:noProof/>
              </w:rPr>
              <w:fldChar w:fldCharType="end"/>
            </w:r>
          </w:ins>
        </w:p>
        <w:p w14:paraId="51DB32F9" w14:textId="2232AC51" w:rsidR="00DA6088" w:rsidRDefault="00DA6088">
          <w:pPr>
            <w:pStyle w:val="21"/>
            <w:rPr>
              <w:ins w:id="215" w:author="Николай Богомолов" w:date="2022-10-12T11:38:00Z"/>
              <w:rFonts w:eastAsiaTheme="minorEastAsia" w:cstheme="minorBidi"/>
              <w:noProof/>
              <w:szCs w:val="22"/>
              <w:lang w:eastAsia="ru-RU"/>
            </w:rPr>
          </w:pPr>
          <w:ins w:id="216"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"_Toc116467206"</w:instrText>
            </w:r>
            <w:r w:rsidRPr="005669EC">
              <w:rPr>
                <w:rStyle w:val="a8"/>
                <w:noProof/>
              </w:rPr>
              <w:instrText xml:space="preserve"> </w:instrText>
            </w:r>
            <w:r w:rsidRPr="005669EC">
              <w:rPr>
                <w:rStyle w:val="a8"/>
                <w:noProof/>
              </w:rPr>
              <w:fldChar w:fldCharType="separate"/>
            </w:r>
            <w:r w:rsidRPr="005669EC">
              <w:rPr>
                <w:rStyle w:val="a8"/>
                <w:noProof/>
                <w:highlight w:val="cyan"/>
              </w:rPr>
              <w:t>7.4.</w:t>
            </w:r>
            <w:r>
              <w:rPr>
                <w:rFonts w:eastAsiaTheme="minorEastAsia" w:cstheme="minorBidi"/>
                <w:noProof/>
                <w:szCs w:val="22"/>
                <w:lang w:eastAsia="ru-RU"/>
              </w:rPr>
              <w:tab/>
            </w:r>
            <w:r w:rsidRPr="005669EC">
              <w:rPr>
                <w:rStyle w:val="a8"/>
                <w:noProof/>
                <w:highlight w:val="cyan"/>
              </w:rPr>
              <w:t>Сообщение «План взвешивания заготовок»</w:t>
            </w:r>
            <w:r>
              <w:rPr>
                <w:noProof/>
                <w:webHidden/>
              </w:rPr>
              <w:tab/>
            </w:r>
            <w:r>
              <w:rPr>
                <w:noProof/>
                <w:webHidden/>
              </w:rPr>
              <w:fldChar w:fldCharType="begin"/>
            </w:r>
            <w:r>
              <w:rPr>
                <w:noProof/>
                <w:webHidden/>
              </w:rPr>
              <w:instrText xml:space="preserve"> PAGEREF _Toc116467206 \h </w:instrText>
            </w:r>
          </w:ins>
          <w:r>
            <w:rPr>
              <w:noProof/>
              <w:webHidden/>
            </w:rPr>
          </w:r>
          <w:r>
            <w:rPr>
              <w:noProof/>
              <w:webHidden/>
            </w:rPr>
            <w:fldChar w:fldCharType="separate"/>
          </w:r>
          <w:ins w:id="217" w:author="Николай Богомолов" w:date="2022-10-12T11:38:00Z">
            <w:r>
              <w:rPr>
                <w:noProof/>
                <w:webHidden/>
              </w:rPr>
              <w:t>41</w:t>
            </w:r>
            <w:r>
              <w:rPr>
                <w:noProof/>
                <w:webHidden/>
              </w:rPr>
              <w:fldChar w:fldCharType="end"/>
            </w:r>
            <w:r w:rsidRPr="005669EC">
              <w:rPr>
                <w:rStyle w:val="a8"/>
                <w:noProof/>
              </w:rPr>
              <w:fldChar w:fldCharType="end"/>
            </w:r>
          </w:ins>
        </w:p>
        <w:p w14:paraId="613F5DF6" w14:textId="48A53356" w:rsidR="00DA6088" w:rsidRDefault="00DA6088">
          <w:pPr>
            <w:pStyle w:val="21"/>
            <w:rPr>
              <w:ins w:id="218" w:author="Николай Богомолов" w:date="2022-10-12T11:38:00Z"/>
              <w:rFonts w:eastAsiaTheme="minorEastAsia" w:cstheme="minorBidi"/>
              <w:noProof/>
              <w:szCs w:val="22"/>
              <w:lang w:eastAsia="ru-RU"/>
            </w:rPr>
          </w:pPr>
          <w:ins w:id="219"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"_Toc116467207"</w:instrText>
            </w:r>
            <w:r w:rsidRPr="005669EC">
              <w:rPr>
                <w:rStyle w:val="a8"/>
                <w:noProof/>
              </w:rPr>
              <w:instrText xml:space="preserve"> </w:instrText>
            </w:r>
            <w:r w:rsidRPr="005669EC">
              <w:rPr>
                <w:rStyle w:val="a8"/>
                <w:noProof/>
              </w:rPr>
              <w:fldChar w:fldCharType="separate"/>
            </w:r>
            <w:r w:rsidRPr="005669EC">
              <w:rPr>
                <w:rStyle w:val="a8"/>
                <w:noProof/>
              </w:rPr>
              <w:t>7.5.</w:t>
            </w:r>
            <w:r>
              <w:rPr>
                <w:rFonts w:eastAsiaTheme="minorEastAsia" w:cstheme="minorBidi"/>
                <w:noProof/>
                <w:szCs w:val="22"/>
                <w:lang w:eastAsia="ru-RU"/>
              </w:rPr>
              <w:tab/>
            </w:r>
            <w:r w:rsidRPr="005669EC">
              <w:rPr>
                <w:rStyle w:val="a8"/>
                <w:noProof/>
              </w:rPr>
              <w:t>Сообщение «Окончание разливки плавки».</w:t>
            </w:r>
            <w:r>
              <w:rPr>
                <w:noProof/>
                <w:webHidden/>
              </w:rPr>
              <w:tab/>
            </w:r>
            <w:r>
              <w:rPr>
                <w:noProof/>
                <w:webHidden/>
              </w:rPr>
              <w:fldChar w:fldCharType="begin"/>
            </w:r>
            <w:r>
              <w:rPr>
                <w:noProof/>
                <w:webHidden/>
              </w:rPr>
              <w:instrText xml:space="preserve"> PAGEREF _Toc116467207 \h </w:instrText>
            </w:r>
          </w:ins>
          <w:r>
            <w:rPr>
              <w:noProof/>
              <w:webHidden/>
            </w:rPr>
          </w:r>
          <w:r>
            <w:rPr>
              <w:noProof/>
              <w:webHidden/>
            </w:rPr>
            <w:fldChar w:fldCharType="separate"/>
          </w:r>
          <w:ins w:id="220" w:author="Николай Богомолов" w:date="2022-10-12T11:38:00Z">
            <w:r>
              <w:rPr>
                <w:noProof/>
                <w:webHidden/>
              </w:rPr>
              <w:t>42</w:t>
            </w:r>
            <w:r>
              <w:rPr>
                <w:noProof/>
                <w:webHidden/>
              </w:rPr>
              <w:fldChar w:fldCharType="end"/>
            </w:r>
            <w:r w:rsidRPr="005669EC">
              <w:rPr>
                <w:rStyle w:val="a8"/>
                <w:noProof/>
              </w:rPr>
              <w:fldChar w:fldCharType="end"/>
            </w:r>
          </w:ins>
        </w:p>
        <w:p w14:paraId="57048899" w14:textId="28D46B09" w:rsidR="00DA6088" w:rsidRDefault="00DA6088">
          <w:pPr>
            <w:pStyle w:val="21"/>
            <w:rPr>
              <w:ins w:id="221" w:author="Николай Богомолов" w:date="2022-10-12T11:38:00Z"/>
              <w:rFonts w:eastAsiaTheme="minorEastAsia" w:cstheme="minorBidi"/>
              <w:noProof/>
              <w:szCs w:val="22"/>
              <w:lang w:eastAsia="ru-RU"/>
            </w:rPr>
          </w:pPr>
          <w:ins w:id="222"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"_Toc116467208"</w:instrText>
            </w:r>
            <w:r w:rsidRPr="005669EC">
              <w:rPr>
                <w:rStyle w:val="a8"/>
                <w:noProof/>
              </w:rPr>
              <w:instrText xml:space="preserve"> </w:instrText>
            </w:r>
            <w:r w:rsidRPr="005669EC">
              <w:rPr>
                <w:rStyle w:val="a8"/>
                <w:noProof/>
              </w:rPr>
              <w:fldChar w:fldCharType="separate"/>
            </w:r>
            <w:r w:rsidRPr="005669EC">
              <w:rPr>
                <w:rStyle w:val="a8"/>
                <w:noProof/>
              </w:rPr>
              <w:t>7.6.</w:t>
            </w:r>
            <w:r>
              <w:rPr>
                <w:rFonts w:eastAsiaTheme="minorEastAsia" w:cstheme="minorBidi"/>
                <w:noProof/>
                <w:szCs w:val="22"/>
                <w:lang w:eastAsia="ru-RU"/>
              </w:rPr>
              <w:tab/>
            </w:r>
            <w:r w:rsidRPr="005669EC">
              <w:rPr>
                <w:rStyle w:val="a8"/>
                <w:noProof/>
              </w:rPr>
              <w:t>Сообщение «Производство заготовки».</w:t>
            </w:r>
            <w:r>
              <w:rPr>
                <w:noProof/>
                <w:webHidden/>
              </w:rPr>
              <w:tab/>
            </w:r>
            <w:r>
              <w:rPr>
                <w:noProof/>
                <w:webHidden/>
              </w:rPr>
              <w:fldChar w:fldCharType="begin"/>
            </w:r>
            <w:r>
              <w:rPr>
                <w:noProof/>
                <w:webHidden/>
              </w:rPr>
              <w:instrText xml:space="preserve"> PAGEREF _Toc116467208 \h </w:instrText>
            </w:r>
          </w:ins>
          <w:r>
            <w:rPr>
              <w:noProof/>
              <w:webHidden/>
            </w:rPr>
          </w:r>
          <w:r>
            <w:rPr>
              <w:noProof/>
              <w:webHidden/>
            </w:rPr>
            <w:fldChar w:fldCharType="separate"/>
          </w:r>
          <w:ins w:id="223" w:author="Николай Богомолов" w:date="2022-10-12T11:38:00Z">
            <w:r>
              <w:rPr>
                <w:noProof/>
                <w:webHidden/>
              </w:rPr>
              <w:t>42</w:t>
            </w:r>
            <w:r>
              <w:rPr>
                <w:noProof/>
                <w:webHidden/>
              </w:rPr>
              <w:fldChar w:fldCharType="end"/>
            </w:r>
            <w:r w:rsidRPr="005669EC">
              <w:rPr>
                <w:rStyle w:val="a8"/>
                <w:noProof/>
              </w:rPr>
              <w:fldChar w:fldCharType="end"/>
            </w:r>
          </w:ins>
        </w:p>
        <w:p w14:paraId="63F93470" w14:textId="2492E59C" w:rsidR="00DA6088" w:rsidRDefault="00DA6088">
          <w:pPr>
            <w:pStyle w:val="21"/>
            <w:rPr>
              <w:ins w:id="224" w:author="Николай Богомолов" w:date="2022-10-12T11:38:00Z"/>
              <w:rFonts w:eastAsiaTheme="minorEastAsia" w:cstheme="minorBidi"/>
              <w:noProof/>
              <w:szCs w:val="22"/>
              <w:lang w:eastAsia="ru-RU"/>
            </w:rPr>
          </w:pPr>
          <w:ins w:id="225"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"_Toc116467209"</w:instrText>
            </w:r>
            <w:r w:rsidRPr="005669EC">
              <w:rPr>
                <w:rStyle w:val="a8"/>
                <w:noProof/>
              </w:rPr>
              <w:instrText xml:space="preserve"> </w:instrText>
            </w:r>
            <w:r w:rsidRPr="005669EC">
              <w:rPr>
                <w:rStyle w:val="a8"/>
                <w:noProof/>
              </w:rPr>
              <w:fldChar w:fldCharType="separate"/>
            </w:r>
            <w:r w:rsidRPr="005669EC">
              <w:rPr>
                <w:rStyle w:val="a8"/>
                <w:noProof/>
              </w:rPr>
              <w:t>7.7.</w:t>
            </w:r>
            <w:r>
              <w:rPr>
                <w:rFonts w:eastAsiaTheme="minorEastAsia" w:cstheme="minorBidi"/>
                <w:noProof/>
                <w:szCs w:val="22"/>
                <w:lang w:eastAsia="ru-RU"/>
              </w:rPr>
              <w:tab/>
            </w:r>
            <w:r w:rsidRPr="005669EC">
              <w:rPr>
                <w:rStyle w:val="a8"/>
                <w:noProof/>
              </w:rPr>
              <w:t>Сообщение «Взвешивание заготовки»</w:t>
            </w:r>
            <w:r>
              <w:rPr>
                <w:noProof/>
                <w:webHidden/>
              </w:rPr>
              <w:tab/>
            </w:r>
            <w:r>
              <w:rPr>
                <w:noProof/>
                <w:webHidden/>
              </w:rPr>
              <w:fldChar w:fldCharType="begin"/>
            </w:r>
            <w:r>
              <w:rPr>
                <w:noProof/>
                <w:webHidden/>
              </w:rPr>
              <w:instrText xml:space="preserve"> PAGEREF _Toc116467209 \h </w:instrText>
            </w:r>
          </w:ins>
          <w:r>
            <w:rPr>
              <w:noProof/>
              <w:webHidden/>
            </w:rPr>
          </w:r>
          <w:r>
            <w:rPr>
              <w:noProof/>
              <w:webHidden/>
            </w:rPr>
            <w:fldChar w:fldCharType="separate"/>
          </w:r>
          <w:ins w:id="226" w:author="Николай Богомолов" w:date="2022-10-12T11:38:00Z">
            <w:r>
              <w:rPr>
                <w:noProof/>
                <w:webHidden/>
              </w:rPr>
              <w:t>44</w:t>
            </w:r>
            <w:r>
              <w:rPr>
                <w:noProof/>
                <w:webHidden/>
              </w:rPr>
              <w:fldChar w:fldCharType="end"/>
            </w:r>
            <w:r w:rsidRPr="005669EC">
              <w:rPr>
                <w:rStyle w:val="a8"/>
                <w:noProof/>
              </w:rPr>
              <w:fldChar w:fldCharType="end"/>
            </w:r>
          </w:ins>
        </w:p>
        <w:p w14:paraId="6A5DAB3D" w14:textId="58913A54" w:rsidR="00DA6088" w:rsidRDefault="00DA6088">
          <w:pPr>
            <w:pStyle w:val="21"/>
            <w:rPr>
              <w:ins w:id="227" w:author="Николай Богомолов" w:date="2022-10-12T11:38:00Z"/>
              <w:rFonts w:eastAsiaTheme="minorEastAsia" w:cstheme="minorBidi"/>
              <w:noProof/>
              <w:szCs w:val="22"/>
              <w:lang w:eastAsia="ru-RU"/>
            </w:rPr>
          </w:pPr>
          <w:ins w:id="228"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"_Toc116467210"</w:instrText>
            </w:r>
            <w:r w:rsidRPr="005669EC">
              <w:rPr>
                <w:rStyle w:val="a8"/>
                <w:noProof/>
              </w:rPr>
              <w:instrText xml:space="preserve"> </w:instrText>
            </w:r>
            <w:r w:rsidRPr="005669EC">
              <w:rPr>
                <w:rStyle w:val="a8"/>
                <w:noProof/>
              </w:rPr>
              <w:fldChar w:fldCharType="separate"/>
            </w:r>
            <w:r w:rsidRPr="005669EC">
              <w:rPr>
                <w:rStyle w:val="a8"/>
                <w:noProof/>
              </w:rPr>
              <w:t>7.8.</w:t>
            </w:r>
            <w:r>
              <w:rPr>
                <w:rFonts w:eastAsiaTheme="minorEastAsia" w:cstheme="minorBidi"/>
                <w:noProof/>
                <w:szCs w:val="22"/>
                <w:lang w:eastAsia="ru-RU"/>
              </w:rPr>
              <w:tab/>
            </w:r>
            <w:r w:rsidRPr="005669EC">
              <w:rPr>
                <w:rStyle w:val="a8"/>
                <w:noProof/>
              </w:rPr>
              <w:t>Сообщение «Образование металлоотходов по плавке».</w:t>
            </w:r>
            <w:r>
              <w:rPr>
                <w:noProof/>
                <w:webHidden/>
              </w:rPr>
              <w:tab/>
            </w:r>
            <w:r>
              <w:rPr>
                <w:noProof/>
                <w:webHidden/>
              </w:rPr>
              <w:fldChar w:fldCharType="begin"/>
            </w:r>
            <w:r>
              <w:rPr>
                <w:noProof/>
                <w:webHidden/>
              </w:rPr>
              <w:instrText xml:space="preserve"> PAGEREF _Toc116467210 \h </w:instrText>
            </w:r>
          </w:ins>
          <w:r>
            <w:rPr>
              <w:noProof/>
              <w:webHidden/>
            </w:rPr>
          </w:r>
          <w:r>
            <w:rPr>
              <w:noProof/>
              <w:webHidden/>
            </w:rPr>
            <w:fldChar w:fldCharType="separate"/>
          </w:r>
          <w:ins w:id="229" w:author="Николай Богомолов" w:date="2022-10-12T11:38:00Z">
            <w:r>
              <w:rPr>
                <w:noProof/>
                <w:webHidden/>
              </w:rPr>
              <w:t>45</w:t>
            </w:r>
            <w:r>
              <w:rPr>
                <w:noProof/>
                <w:webHidden/>
              </w:rPr>
              <w:fldChar w:fldCharType="end"/>
            </w:r>
            <w:r w:rsidRPr="005669EC">
              <w:rPr>
                <w:rStyle w:val="a8"/>
                <w:noProof/>
              </w:rPr>
              <w:fldChar w:fldCharType="end"/>
            </w:r>
          </w:ins>
        </w:p>
        <w:p w14:paraId="267F3B59" w14:textId="31A4F69A" w:rsidR="00DA6088" w:rsidRDefault="00DA6088">
          <w:pPr>
            <w:pStyle w:val="12"/>
            <w:rPr>
              <w:ins w:id="230" w:author="Николай Богомолов" w:date="2022-10-12T11:38:00Z"/>
              <w:rFonts w:eastAsiaTheme="minorEastAsia" w:cstheme="minorBidi"/>
              <w:noProof/>
              <w:szCs w:val="22"/>
              <w:lang w:eastAsia="ru-RU"/>
            </w:rPr>
          </w:pPr>
          <w:ins w:id="231"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"_Toc116467211"</w:instrText>
            </w:r>
            <w:r w:rsidRPr="005669EC">
              <w:rPr>
                <w:rStyle w:val="a8"/>
                <w:noProof/>
              </w:rPr>
              <w:instrText xml:space="preserve"> </w:instrText>
            </w:r>
            <w:r w:rsidRPr="005669EC">
              <w:rPr>
                <w:rStyle w:val="a8"/>
                <w:noProof/>
              </w:rPr>
              <w:fldChar w:fldCharType="separate"/>
            </w:r>
            <w:r w:rsidRPr="005669EC">
              <w:rPr>
                <w:rStyle w:val="a8"/>
                <w:noProof/>
              </w:rPr>
              <w:t>8.</w:t>
            </w:r>
            <w:r>
              <w:rPr>
                <w:rFonts w:eastAsiaTheme="minorEastAsia" w:cstheme="minorBidi"/>
                <w:noProof/>
                <w:szCs w:val="22"/>
                <w:lang w:eastAsia="ru-RU"/>
              </w:rPr>
              <w:tab/>
            </w:r>
            <w:r w:rsidRPr="005669EC">
              <w:rPr>
                <w:rStyle w:val="a8"/>
                <w:noProof/>
              </w:rPr>
              <w:t>Обеспечение надёжности и информационной безопасности</w:t>
            </w:r>
            <w:r>
              <w:rPr>
                <w:noProof/>
                <w:webHidden/>
              </w:rPr>
              <w:tab/>
            </w:r>
            <w:r>
              <w:rPr>
                <w:noProof/>
                <w:webHidden/>
              </w:rPr>
              <w:fldChar w:fldCharType="begin"/>
            </w:r>
            <w:r>
              <w:rPr>
                <w:noProof/>
                <w:webHidden/>
              </w:rPr>
              <w:instrText xml:space="preserve"> PAGEREF _Toc116467211 \h </w:instrText>
            </w:r>
          </w:ins>
          <w:r>
            <w:rPr>
              <w:noProof/>
              <w:webHidden/>
            </w:rPr>
          </w:r>
          <w:r>
            <w:rPr>
              <w:noProof/>
              <w:webHidden/>
            </w:rPr>
            <w:fldChar w:fldCharType="separate"/>
          </w:r>
          <w:ins w:id="232" w:author="Николай Богомолов" w:date="2022-10-12T11:38:00Z">
            <w:r>
              <w:rPr>
                <w:noProof/>
                <w:webHidden/>
              </w:rPr>
              <w:t>47</w:t>
            </w:r>
            <w:r>
              <w:rPr>
                <w:noProof/>
                <w:webHidden/>
              </w:rPr>
              <w:fldChar w:fldCharType="end"/>
            </w:r>
            <w:r w:rsidRPr="005669EC">
              <w:rPr>
                <w:rStyle w:val="a8"/>
                <w:noProof/>
              </w:rPr>
              <w:fldChar w:fldCharType="end"/>
            </w:r>
          </w:ins>
        </w:p>
        <w:p w14:paraId="7A14864B" w14:textId="5F4F4138" w:rsidR="00DA6088" w:rsidRDefault="00DA6088">
          <w:pPr>
            <w:pStyle w:val="21"/>
            <w:rPr>
              <w:ins w:id="233" w:author="Николай Богомолов" w:date="2022-10-12T11:38:00Z"/>
              <w:rFonts w:eastAsiaTheme="minorEastAsia" w:cstheme="minorBidi"/>
              <w:noProof/>
              <w:szCs w:val="22"/>
              <w:lang w:eastAsia="ru-RU"/>
            </w:rPr>
          </w:pPr>
          <w:ins w:id="234"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"_Toc116467212"</w:instrText>
            </w:r>
            <w:r w:rsidRPr="005669EC">
              <w:rPr>
                <w:rStyle w:val="a8"/>
                <w:noProof/>
              </w:rPr>
              <w:instrText xml:space="preserve"> </w:instrText>
            </w:r>
            <w:r w:rsidRPr="005669EC">
              <w:rPr>
                <w:rStyle w:val="a8"/>
                <w:noProof/>
              </w:rPr>
              <w:fldChar w:fldCharType="separate"/>
            </w:r>
            <w:r w:rsidRPr="005669EC">
              <w:rPr>
                <w:rStyle w:val="a8"/>
                <w:noProof/>
              </w:rPr>
              <w:t>8.1.</w:t>
            </w:r>
            <w:r>
              <w:rPr>
                <w:rFonts w:eastAsiaTheme="minorEastAsia" w:cstheme="minorBidi"/>
                <w:noProof/>
                <w:szCs w:val="22"/>
                <w:lang w:eastAsia="ru-RU"/>
              </w:rPr>
              <w:tab/>
            </w:r>
            <w:r w:rsidRPr="005669EC">
              <w:rPr>
                <w:rStyle w:val="a8"/>
                <w:noProof/>
              </w:rPr>
              <w:t>Обеспечение надёжности СП</w:t>
            </w:r>
            <w:r>
              <w:rPr>
                <w:noProof/>
                <w:webHidden/>
              </w:rPr>
              <w:tab/>
            </w:r>
            <w:r>
              <w:rPr>
                <w:noProof/>
                <w:webHidden/>
              </w:rPr>
              <w:fldChar w:fldCharType="begin"/>
            </w:r>
            <w:r>
              <w:rPr>
                <w:noProof/>
                <w:webHidden/>
              </w:rPr>
              <w:instrText xml:space="preserve"> PAGEREF _Toc116467212 \h </w:instrText>
            </w:r>
          </w:ins>
          <w:r>
            <w:rPr>
              <w:noProof/>
              <w:webHidden/>
            </w:rPr>
          </w:r>
          <w:r>
            <w:rPr>
              <w:noProof/>
              <w:webHidden/>
            </w:rPr>
            <w:fldChar w:fldCharType="separate"/>
          </w:r>
          <w:ins w:id="235" w:author="Николай Богомолов" w:date="2022-10-12T11:38:00Z">
            <w:r>
              <w:rPr>
                <w:noProof/>
                <w:webHidden/>
              </w:rPr>
              <w:t>47</w:t>
            </w:r>
            <w:r>
              <w:rPr>
                <w:noProof/>
                <w:webHidden/>
              </w:rPr>
              <w:fldChar w:fldCharType="end"/>
            </w:r>
            <w:r w:rsidRPr="005669EC">
              <w:rPr>
                <w:rStyle w:val="a8"/>
                <w:noProof/>
              </w:rPr>
              <w:fldChar w:fldCharType="end"/>
            </w:r>
          </w:ins>
        </w:p>
        <w:p w14:paraId="0070D799" w14:textId="4E19D639" w:rsidR="00DA6088" w:rsidRDefault="00DA6088">
          <w:pPr>
            <w:pStyle w:val="21"/>
            <w:rPr>
              <w:ins w:id="236" w:author="Николай Богомолов" w:date="2022-10-12T11:38:00Z"/>
              <w:rFonts w:eastAsiaTheme="minorEastAsia" w:cstheme="minorBidi"/>
              <w:noProof/>
              <w:szCs w:val="22"/>
              <w:lang w:eastAsia="ru-RU"/>
            </w:rPr>
          </w:pPr>
          <w:ins w:id="237"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"_Toc116467213"</w:instrText>
            </w:r>
            <w:r w:rsidRPr="005669EC">
              <w:rPr>
                <w:rStyle w:val="a8"/>
                <w:noProof/>
              </w:rPr>
              <w:instrText xml:space="preserve"> </w:instrText>
            </w:r>
            <w:r w:rsidRPr="005669EC">
              <w:rPr>
                <w:rStyle w:val="a8"/>
                <w:noProof/>
              </w:rPr>
              <w:fldChar w:fldCharType="separate"/>
            </w:r>
            <w:r w:rsidRPr="005669EC">
              <w:rPr>
                <w:rStyle w:val="a8"/>
                <w:noProof/>
              </w:rPr>
              <w:t>8.2.</w:t>
            </w:r>
            <w:r>
              <w:rPr>
                <w:rFonts w:eastAsiaTheme="minorEastAsia" w:cstheme="minorBidi"/>
                <w:noProof/>
                <w:szCs w:val="22"/>
                <w:lang w:eastAsia="ru-RU"/>
              </w:rPr>
              <w:tab/>
            </w:r>
            <w:r w:rsidRPr="005669EC">
              <w:rPr>
                <w:rStyle w:val="a8"/>
                <w:noProof/>
              </w:rPr>
              <w:t>Обеспечение информационной безопасности</w:t>
            </w:r>
            <w:r>
              <w:rPr>
                <w:noProof/>
                <w:webHidden/>
              </w:rPr>
              <w:tab/>
            </w:r>
            <w:r>
              <w:rPr>
                <w:noProof/>
                <w:webHidden/>
              </w:rPr>
              <w:fldChar w:fldCharType="begin"/>
            </w:r>
            <w:r>
              <w:rPr>
                <w:noProof/>
                <w:webHidden/>
              </w:rPr>
              <w:instrText xml:space="preserve"> PAGEREF _Toc116467213 \h </w:instrText>
            </w:r>
          </w:ins>
          <w:r>
            <w:rPr>
              <w:noProof/>
              <w:webHidden/>
            </w:rPr>
          </w:r>
          <w:r>
            <w:rPr>
              <w:noProof/>
              <w:webHidden/>
            </w:rPr>
            <w:fldChar w:fldCharType="separate"/>
          </w:r>
          <w:ins w:id="238" w:author="Николай Богомолов" w:date="2022-10-12T11:38:00Z">
            <w:r>
              <w:rPr>
                <w:noProof/>
                <w:webHidden/>
              </w:rPr>
              <w:t>48</w:t>
            </w:r>
            <w:r>
              <w:rPr>
                <w:noProof/>
                <w:webHidden/>
              </w:rPr>
              <w:fldChar w:fldCharType="end"/>
            </w:r>
            <w:r w:rsidRPr="005669EC">
              <w:rPr>
                <w:rStyle w:val="a8"/>
                <w:noProof/>
              </w:rPr>
              <w:fldChar w:fldCharType="end"/>
            </w:r>
          </w:ins>
        </w:p>
        <w:p w14:paraId="040BAEE0" w14:textId="0B43A266" w:rsidR="00DA6088" w:rsidRDefault="00DA6088">
          <w:pPr>
            <w:pStyle w:val="12"/>
            <w:rPr>
              <w:ins w:id="239" w:author="Николай Богомолов" w:date="2022-10-12T11:38:00Z"/>
              <w:rFonts w:eastAsiaTheme="minorEastAsia" w:cstheme="minorBidi"/>
              <w:noProof/>
              <w:szCs w:val="22"/>
              <w:lang w:eastAsia="ru-RU"/>
            </w:rPr>
          </w:pPr>
          <w:ins w:id="240"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"_Toc116467214"</w:instrText>
            </w:r>
            <w:r w:rsidRPr="005669EC">
              <w:rPr>
                <w:rStyle w:val="a8"/>
                <w:noProof/>
              </w:rPr>
              <w:instrText xml:space="preserve"> </w:instrText>
            </w:r>
            <w:r w:rsidRPr="005669EC">
              <w:rPr>
                <w:rStyle w:val="a8"/>
                <w:noProof/>
              </w:rPr>
              <w:fldChar w:fldCharType="separate"/>
            </w:r>
            <w:r w:rsidRPr="005669EC">
              <w:rPr>
                <w:rStyle w:val="a8"/>
                <w:noProof/>
              </w:rPr>
              <w:t>9.</w:t>
            </w:r>
            <w:r>
              <w:rPr>
                <w:rFonts w:eastAsiaTheme="minorEastAsia" w:cstheme="minorBidi"/>
                <w:noProof/>
                <w:szCs w:val="22"/>
                <w:lang w:eastAsia="ru-RU"/>
              </w:rPr>
              <w:tab/>
            </w:r>
            <w:r w:rsidRPr="005669EC">
              <w:rPr>
                <w:rStyle w:val="a8"/>
                <w:noProof/>
              </w:rPr>
              <w:t>Требования к существующему комплексу технических средств</w:t>
            </w:r>
            <w:r>
              <w:rPr>
                <w:noProof/>
                <w:webHidden/>
              </w:rPr>
              <w:tab/>
            </w:r>
            <w:r>
              <w:rPr>
                <w:noProof/>
                <w:webHidden/>
              </w:rPr>
              <w:fldChar w:fldCharType="begin"/>
            </w:r>
            <w:r>
              <w:rPr>
                <w:noProof/>
                <w:webHidden/>
              </w:rPr>
              <w:instrText xml:space="preserve"> PAGEREF _Toc116467214 \h </w:instrText>
            </w:r>
          </w:ins>
          <w:r>
            <w:rPr>
              <w:noProof/>
              <w:webHidden/>
            </w:rPr>
          </w:r>
          <w:r>
            <w:rPr>
              <w:noProof/>
              <w:webHidden/>
            </w:rPr>
            <w:fldChar w:fldCharType="separate"/>
          </w:r>
          <w:ins w:id="241" w:author="Николай Богомолов" w:date="2022-10-12T11:38:00Z">
            <w:r>
              <w:rPr>
                <w:noProof/>
                <w:webHidden/>
              </w:rPr>
              <w:t>49</w:t>
            </w:r>
            <w:r>
              <w:rPr>
                <w:noProof/>
                <w:webHidden/>
              </w:rPr>
              <w:fldChar w:fldCharType="end"/>
            </w:r>
            <w:r w:rsidRPr="005669EC">
              <w:rPr>
                <w:rStyle w:val="a8"/>
                <w:noProof/>
              </w:rPr>
              <w:fldChar w:fldCharType="end"/>
            </w:r>
          </w:ins>
        </w:p>
        <w:p w14:paraId="4F4073E2" w14:textId="40CEA69C" w:rsidR="00DA6088" w:rsidRDefault="00DA6088">
          <w:pPr>
            <w:pStyle w:val="12"/>
            <w:rPr>
              <w:ins w:id="242" w:author="Николай Богомолов" w:date="2022-10-12T11:38:00Z"/>
              <w:rFonts w:eastAsiaTheme="minorEastAsia" w:cstheme="minorBidi"/>
              <w:noProof/>
              <w:szCs w:val="22"/>
              <w:lang w:eastAsia="ru-RU"/>
            </w:rPr>
          </w:pPr>
          <w:ins w:id="243"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"_Toc116467215"</w:instrText>
            </w:r>
            <w:r w:rsidRPr="005669EC">
              <w:rPr>
                <w:rStyle w:val="a8"/>
                <w:noProof/>
              </w:rPr>
              <w:instrText xml:space="preserve"> </w:instrText>
            </w:r>
            <w:r w:rsidRPr="005669EC">
              <w:rPr>
                <w:rStyle w:val="a8"/>
                <w:noProof/>
              </w:rPr>
              <w:fldChar w:fldCharType="separate"/>
            </w:r>
            <w:r w:rsidRPr="005669EC">
              <w:rPr>
                <w:rStyle w:val="a8"/>
                <w:noProof/>
              </w:rPr>
              <w:t>10.</w:t>
            </w:r>
            <w:r>
              <w:rPr>
                <w:rFonts w:eastAsiaTheme="minorEastAsia" w:cstheme="minorBidi"/>
                <w:noProof/>
                <w:szCs w:val="22"/>
                <w:lang w:eastAsia="ru-RU"/>
              </w:rPr>
              <w:tab/>
            </w:r>
            <w:r w:rsidRPr="005669EC">
              <w:rPr>
                <w:rStyle w:val="a8"/>
                <w:noProof/>
              </w:rPr>
              <w:t>Границы и условия функционирования СП</w:t>
            </w:r>
            <w:r>
              <w:rPr>
                <w:noProof/>
                <w:webHidden/>
              </w:rPr>
              <w:tab/>
            </w:r>
            <w:r>
              <w:rPr>
                <w:noProof/>
                <w:webHidden/>
              </w:rPr>
              <w:fldChar w:fldCharType="begin"/>
            </w:r>
            <w:r>
              <w:rPr>
                <w:noProof/>
                <w:webHidden/>
              </w:rPr>
              <w:instrText xml:space="preserve"> PAGEREF _Toc116467215 \h </w:instrText>
            </w:r>
          </w:ins>
          <w:r>
            <w:rPr>
              <w:noProof/>
              <w:webHidden/>
            </w:rPr>
          </w:r>
          <w:r>
            <w:rPr>
              <w:noProof/>
              <w:webHidden/>
            </w:rPr>
            <w:fldChar w:fldCharType="separate"/>
          </w:r>
          <w:ins w:id="244" w:author="Николай Богомолов" w:date="2022-10-12T11:38:00Z">
            <w:r>
              <w:rPr>
                <w:noProof/>
                <w:webHidden/>
              </w:rPr>
              <w:t>50</w:t>
            </w:r>
            <w:r>
              <w:rPr>
                <w:noProof/>
                <w:webHidden/>
              </w:rPr>
              <w:fldChar w:fldCharType="end"/>
            </w:r>
            <w:r w:rsidRPr="005669EC">
              <w:rPr>
                <w:rStyle w:val="a8"/>
                <w:noProof/>
              </w:rPr>
              <w:fldChar w:fldCharType="end"/>
            </w:r>
          </w:ins>
        </w:p>
        <w:p w14:paraId="76AA8663" w14:textId="72DEB775" w:rsidR="00DA6088" w:rsidRDefault="00DA6088">
          <w:pPr>
            <w:pStyle w:val="12"/>
            <w:rPr>
              <w:ins w:id="245" w:author="Николай Богомолов" w:date="2022-10-12T11:38:00Z"/>
              <w:rFonts w:eastAsiaTheme="minorEastAsia" w:cstheme="minorBidi"/>
              <w:noProof/>
              <w:szCs w:val="22"/>
              <w:lang w:eastAsia="ru-RU"/>
            </w:rPr>
          </w:pPr>
          <w:ins w:id="246"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"_Toc116467216"</w:instrText>
            </w:r>
            <w:r w:rsidRPr="005669EC">
              <w:rPr>
                <w:rStyle w:val="a8"/>
                <w:noProof/>
              </w:rPr>
              <w:instrText xml:space="preserve"> </w:instrText>
            </w:r>
            <w:r w:rsidRPr="005669EC">
              <w:rPr>
                <w:rStyle w:val="a8"/>
                <w:noProof/>
              </w:rPr>
              <w:fldChar w:fldCharType="separate"/>
            </w:r>
            <w:r w:rsidRPr="005669EC">
              <w:rPr>
                <w:rStyle w:val="a8"/>
                <w:noProof/>
              </w:rPr>
              <w:t>ПРИЛОЖЕНИЕ 1. «Структурная схема КТС СП».</w:t>
            </w:r>
            <w:r>
              <w:rPr>
                <w:noProof/>
                <w:webHidden/>
              </w:rPr>
              <w:tab/>
            </w:r>
            <w:r>
              <w:rPr>
                <w:noProof/>
                <w:webHidden/>
              </w:rPr>
              <w:fldChar w:fldCharType="begin"/>
            </w:r>
            <w:r>
              <w:rPr>
                <w:noProof/>
                <w:webHidden/>
              </w:rPr>
              <w:instrText xml:space="preserve"> PAGEREF _Toc116467216 \h </w:instrText>
            </w:r>
          </w:ins>
          <w:r>
            <w:rPr>
              <w:noProof/>
              <w:webHidden/>
            </w:rPr>
          </w:r>
          <w:r>
            <w:rPr>
              <w:noProof/>
              <w:webHidden/>
            </w:rPr>
            <w:fldChar w:fldCharType="separate"/>
          </w:r>
          <w:ins w:id="247" w:author="Николай Богомолов" w:date="2022-10-12T11:38:00Z">
            <w:r>
              <w:rPr>
                <w:noProof/>
                <w:webHidden/>
              </w:rPr>
              <w:t>51</w:t>
            </w:r>
            <w:r>
              <w:rPr>
                <w:noProof/>
                <w:webHidden/>
              </w:rPr>
              <w:fldChar w:fldCharType="end"/>
            </w:r>
            <w:r w:rsidRPr="005669EC">
              <w:rPr>
                <w:rStyle w:val="a8"/>
                <w:noProof/>
              </w:rPr>
              <w:fldChar w:fldCharType="end"/>
            </w:r>
          </w:ins>
        </w:p>
        <w:p w14:paraId="06F28A64" w14:textId="0CB4DC54" w:rsidR="00DA6088" w:rsidRDefault="00DA6088">
          <w:pPr>
            <w:pStyle w:val="12"/>
            <w:rPr>
              <w:ins w:id="248" w:author="Николай Богомолов" w:date="2022-10-12T11:38:00Z"/>
              <w:rFonts w:eastAsiaTheme="minorEastAsia" w:cstheme="minorBidi"/>
              <w:noProof/>
              <w:szCs w:val="22"/>
              <w:lang w:eastAsia="ru-RU"/>
            </w:rPr>
          </w:pPr>
          <w:ins w:id="249"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"_Toc116467217"</w:instrText>
            </w:r>
            <w:r w:rsidRPr="005669EC">
              <w:rPr>
                <w:rStyle w:val="a8"/>
                <w:noProof/>
              </w:rPr>
              <w:instrText xml:space="preserve"> </w:instrText>
            </w:r>
            <w:r w:rsidRPr="005669EC">
              <w:rPr>
                <w:rStyle w:val="a8"/>
                <w:noProof/>
              </w:rPr>
              <w:fldChar w:fldCharType="separate"/>
            </w:r>
            <w:r w:rsidRPr="005669EC">
              <w:rPr>
                <w:rStyle w:val="a8"/>
                <w:noProof/>
              </w:rPr>
              <w:t>ПРИЛОЖЕНИЕ 2 «Перечень технических средств автоматизации».</w:t>
            </w:r>
            <w:r>
              <w:rPr>
                <w:noProof/>
                <w:webHidden/>
              </w:rPr>
              <w:tab/>
            </w:r>
            <w:r>
              <w:rPr>
                <w:noProof/>
                <w:webHidden/>
              </w:rPr>
              <w:fldChar w:fldCharType="begin"/>
            </w:r>
            <w:r>
              <w:rPr>
                <w:noProof/>
                <w:webHidden/>
              </w:rPr>
              <w:instrText xml:space="preserve"> PAGEREF _Toc116467217 \h </w:instrText>
            </w:r>
          </w:ins>
          <w:r>
            <w:rPr>
              <w:noProof/>
              <w:webHidden/>
            </w:rPr>
          </w:r>
          <w:r>
            <w:rPr>
              <w:noProof/>
              <w:webHidden/>
            </w:rPr>
            <w:fldChar w:fldCharType="separate"/>
          </w:r>
          <w:ins w:id="250" w:author="Николай Богомолов" w:date="2022-10-12T11:38:00Z">
            <w:r>
              <w:rPr>
                <w:noProof/>
                <w:webHidden/>
              </w:rPr>
              <w:t>52</w:t>
            </w:r>
            <w:r>
              <w:rPr>
                <w:noProof/>
                <w:webHidden/>
              </w:rPr>
              <w:fldChar w:fldCharType="end"/>
            </w:r>
            <w:r w:rsidRPr="005669EC">
              <w:rPr>
                <w:rStyle w:val="a8"/>
                <w:noProof/>
              </w:rPr>
              <w:fldChar w:fldCharType="end"/>
            </w:r>
          </w:ins>
        </w:p>
        <w:p w14:paraId="21B3CCB6" w14:textId="2AC1E296" w:rsidR="00DA6088" w:rsidRDefault="00DA6088">
          <w:pPr>
            <w:pStyle w:val="12"/>
            <w:rPr>
              <w:ins w:id="251" w:author="Николай Богомолов" w:date="2022-10-12T11:38:00Z"/>
              <w:rFonts w:eastAsiaTheme="minorEastAsia" w:cstheme="minorBidi"/>
              <w:noProof/>
              <w:szCs w:val="22"/>
              <w:lang w:eastAsia="ru-RU"/>
            </w:rPr>
          </w:pPr>
          <w:ins w:id="252" w:author="Николай Богомолов" w:date="2022-10-12T11:38:00Z">
            <w:r w:rsidRPr="005669EC">
              <w:rPr>
                <w:rStyle w:val="a8"/>
                <w:noProof/>
              </w:rPr>
              <w:fldChar w:fldCharType="begin"/>
            </w:r>
            <w:r w:rsidRPr="005669EC">
              <w:rPr>
                <w:rStyle w:val="a8"/>
                <w:noProof/>
              </w:rPr>
              <w:instrText xml:space="preserve"> </w:instrText>
            </w:r>
            <w:r>
              <w:rPr>
                <w:noProof/>
              </w:rPr>
              <w:instrText>HYPERLINK \l "_Toc116467218"</w:instrText>
            </w:r>
            <w:r w:rsidRPr="005669EC">
              <w:rPr>
                <w:rStyle w:val="a8"/>
                <w:noProof/>
              </w:rPr>
              <w:instrText xml:space="preserve"> </w:instrText>
            </w:r>
            <w:r w:rsidRPr="005669EC">
              <w:rPr>
                <w:rStyle w:val="a8"/>
                <w:noProof/>
              </w:rPr>
              <w:fldChar w:fldCharType="separate"/>
            </w:r>
            <w:r w:rsidRPr="005669EC">
              <w:rPr>
                <w:rStyle w:val="a8"/>
                <w:noProof/>
              </w:rPr>
              <w:t>ПРИЛОЖЕНИЕ 3 «Архитектура систем ПИМС и ПОТОК».</w:t>
            </w:r>
            <w:r>
              <w:rPr>
                <w:noProof/>
                <w:webHidden/>
              </w:rPr>
              <w:tab/>
            </w:r>
            <w:r>
              <w:rPr>
                <w:noProof/>
                <w:webHidden/>
              </w:rPr>
              <w:fldChar w:fldCharType="begin"/>
            </w:r>
            <w:r>
              <w:rPr>
                <w:noProof/>
                <w:webHidden/>
              </w:rPr>
              <w:instrText xml:space="preserve"> PAGEREF _Toc116467218 \h </w:instrText>
            </w:r>
          </w:ins>
          <w:r>
            <w:rPr>
              <w:noProof/>
              <w:webHidden/>
            </w:rPr>
          </w:r>
          <w:r>
            <w:rPr>
              <w:noProof/>
              <w:webHidden/>
            </w:rPr>
            <w:fldChar w:fldCharType="separate"/>
          </w:r>
          <w:ins w:id="253" w:author="Николай Богомолов" w:date="2022-10-12T11:38:00Z">
            <w:r>
              <w:rPr>
                <w:noProof/>
                <w:webHidden/>
              </w:rPr>
              <w:t>53</w:t>
            </w:r>
            <w:r>
              <w:rPr>
                <w:noProof/>
                <w:webHidden/>
              </w:rPr>
              <w:fldChar w:fldCharType="end"/>
            </w:r>
            <w:r w:rsidRPr="005669EC">
              <w:rPr>
                <w:rStyle w:val="a8"/>
                <w:noProof/>
              </w:rPr>
              <w:fldChar w:fldCharType="end"/>
            </w:r>
          </w:ins>
        </w:p>
        <w:p w14:paraId="6A494AA8" w14:textId="09C1264E" w:rsidR="00DD005C" w:rsidDel="00CE404E" w:rsidRDefault="00DD005C">
          <w:pPr>
            <w:pStyle w:val="12"/>
            <w:rPr>
              <w:del w:id="254" w:author="Николай Богомолов" w:date="2022-09-07T15:52:00Z"/>
              <w:rFonts w:eastAsiaTheme="minorEastAsia" w:cstheme="minorBidi"/>
              <w:noProof/>
              <w:szCs w:val="22"/>
              <w:lang w:eastAsia="ru-RU"/>
            </w:rPr>
          </w:pPr>
          <w:del w:id="255" w:author="Николай Богомолов" w:date="2022-09-07T15:52:00Z">
            <w:r w:rsidRPr="00CE404E" w:rsidDel="00CE404E">
              <w:rPr>
                <w:rPrChange w:id="256" w:author="Николай Богомолов" w:date="2022-09-07T15:52:00Z">
                  <w:rPr>
                    <w:rStyle w:val="a8"/>
                    <w:noProof/>
                  </w:rPr>
                </w:rPrChange>
              </w:rPr>
              <w:delText>1.</w:delText>
            </w:r>
            <w:r w:rsidDel="00CE404E">
              <w:rPr>
                <w:rFonts w:eastAsiaTheme="minorEastAsia" w:cstheme="minorBidi"/>
                <w:noProof/>
                <w:szCs w:val="22"/>
                <w:lang w:eastAsia="ru-RU"/>
              </w:rPr>
              <w:tab/>
            </w:r>
            <w:r w:rsidRPr="00CE404E" w:rsidDel="00CE404E">
              <w:rPr>
                <w:rPrChange w:id="257" w:author="Николай Богомолов" w:date="2022-09-07T15:52:00Z">
                  <w:rPr>
                    <w:rStyle w:val="a8"/>
                    <w:noProof/>
                  </w:rPr>
                </w:rPrChange>
              </w:rPr>
              <w:delText>Общая часть</w:delText>
            </w:r>
            <w:r w:rsidDel="00CE404E">
              <w:rPr>
                <w:noProof/>
                <w:webHidden/>
              </w:rPr>
              <w:tab/>
              <w:delText>5</w:delText>
            </w:r>
          </w:del>
        </w:p>
        <w:p w14:paraId="18C1FD67" w14:textId="45430D20" w:rsidR="00DD005C" w:rsidDel="00CE404E" w:rsidRDefault="00DD005C">
          <w:pPr>
            <w:pStyle w:val="21"/>
            <w:rPr>
              <w:del w:id="258" w:author="Николай Богомолов" w:date="2022-09-07T15:52:00Z"/>
              <w:rFonts w:eastAsiaTheme="minorEastAsia" w:cstheme="minorBidi"/>
              <w:noProof/>
              <w:szCs w:val="22"/>
              <w:lang w:eastAsia="ru-RU"/>
            </w:rPr>
          </w:pPr>
          <w:del w:id="259" w:author="Николай Богомолов" w:date="2022-09-07T15:52:00Z">
            <w:r w:rsidRPr="00CE404E" w:rsidDel="00CE404E">
              <w:rPr>
                <w:rPrChange w:id="260" w:author="Николай Богомолов" w:date="2022-09-07T15:52:00Z">
                  <w:rPr>
                    <w:rStyle w:val="a8"/>
                    <w:noProof/>
                  </w:rPr>
                </w:rPrChange>
              </w:rPr>
              <w:delText>1.1.</w:delText>
            </w:r>
            <w:r w:rsidDel="00CE404E">
              <w:rPr>
                <w:rFonts w:eastAsiaTheme="minorEastAsia" w:cstheme="minorBidi"/>
                <w:noProof/>
                <w:szCs w:val="22"/>
                <w:lang w:eastAsia="ru-RU"/>
              </w:rPr>
              <w:tab/>
            </w:r>
            <w:r w:rsidRPr="00CE404E" w:rsidDel="00CE404E">
              <w:rPr>
                <w:rPrChange w:id="261" w:author="Николай Богомолов" w:date="2022-09-07T15:52:00Z">
                  <w:rPr>
                    <w:rStyle w:val="a8"/>
                    <w:noProof/>
                  </w:rPr>
                </w:rPrChange>
              </w:rPr>
              <w:delText>Термины и определения</w:delText>
            </w:r>
            <w:r w:rsidDel="00CE404E">
              <w:rPr>
                <w:noProof/>
                <w:webHidden/>
              </w:rPr>
              <w:tab/>
              <w:delText>5</w:delText>
            </w:r>
          </w:del>
        </w:p>
        <w:p w14:paraId="6523213F" w14:textId="021D2FF5" w:rsidR="00DD005C" w:rsidDel="00CE404E" w:rsidRDefault="00DD005C">
          <w:pPr>
            <w:pStyle w:val="21"/>
            <w:rPr>
              <w:del w:id="262" w:author="Николай Богомолов" w:date="2022-09-07T15:52:00Z"/>
              <w:rFonts w:eastAsiaTheme="minorEastAsia" w:cstheme="minorBidi"/>
              <w:noProof/>
              <w:szCs w:val="22"/>
              <w:lang w:eastAsia="ru-RU"/>
            </w:rPr>
          </w:pPr>
          <w:del w:id="263" w:author="Николай Богомолов" w:date="2022-09-07T15:52:00Z">
            <w:r w:rsidRPr="00CE404E" w:rsidDel="00CE404E">
              <w:rPr>
                <w:rPrChange w:id="264" w:author="Николай Богомолов" w:date="2022-09-07T15:52:00Z">
                  <w:rPr>
                    <w:rStyle w:val="a8"/>
                    <w:noProof/>
                  </w:rPr>
                </w:rPrChange>
              </w:rPr>
              <w:delText>1.2.</w:delText>
            </w:r>
            <w:r w:rsidDel="00CE404E">
              <w:rPr>
                <w:rFonts w:eastAsiaTheme="minorEastAsia" w:cstheme="minorBidi"/>
                <w:noProof/>
                <w:szCs w:val="22"/>
                <w:lang w:eastAsia="ru-RU"/>
              </w:rPr>
              <w:tab/>
            </w:r>
            <w:r w:rsidRPr="00CE404E" w:rsidDel="00CE404E">
              <w:rPr>
                <w:rPrChange w:id="265" w:author="Николай Богомолов" w:date="2022-09-07T15:52:00Z">
                  <w:rPr>
                    <w:rStyle w:val="a8"/>
                    <w:noProof/>
                  </w:rPr>
                </w:rPrChange>
              </w:rPr>
              <w:delText>Назначение СП</w:delText>
            </w:r>
            <w:r w:rsidDel="00CE404E">
              <w:rPr>
                <w:noProof/>
                <w:webHidden/>
              </w:rPr>
              <w:tab/>
              <w:delText>5</w:delText>
            </w:r>
          </w:del>
        </w:p>
        <w:p w14:paraId="0FBF5D02" w14:textId="5DCBD81D" w:rsidR="00DD005C" w:rsidDel="00CE404E" w:rsidRDefault="00DD005C">
          <w:pPr>
            <w:pStyle w:val="21"/>
            <w:rPr>
              <w:del w:id="266" w:author="Николай Богомолов" w:date="2022-09-07T15:52:00Z"/>
              <w:rFonts w:eastAsiaTheme="minorEastAsia" w:cstheme="minorBidi"/>
              <w:noProof/>
              <w:szCs w:val="22"/>
              <w:lang w:eastAsia="ru-RU"/>
            </w:rPr>
          </w:pPr>
          <w:del w:id="267" w:author="Николай Богомолов" w:date="2022-09-07T15:52:00Z">
            <w:r w:rsidRPr="00CE404E" w:rsidDel="00CE404E">
              <w:rPr>
                <w:rPrChange w:id="268" w:author="Николай Богомолов" w:date="2022-09-07T15:52:00Z">
                  <w:rPr>
                    <w:rStyle w:val="a8"/>
                    <w:noProof/>
                  </w:rPr>
                </w:rPrChange>
              </w:rPr>
              <w:delText>1.3.</w:delText>
            </w:r>
            <w:r w:rsidDel="00CE404E">
              <w:rPr>
                <w:rFonts w:eastAsiaTheme="minorEastAsia" w:cstheme="minorBidi"/>
                <w:noProof/>
                <w:szCs w:val="22"/>
                <w:lang w:eastAsia="ru-RU"/>
              </w:rPr>
              <w:tab/>
            </w:r>
            <w:r w:rsidRPr="00CE404E" w:rsidDel="00CE404E">
              <w:rPr>
                <w:rPrChange w:id="269" w:author="Николай Богомолов" w:date="2022-09-07T15:52:00Z">
                  <w:rPr>
                    <w:rStyle w:val="a8"/>
                    <w:noProof/>
                  </w:rPr>
                </w:rPrChange>
              </w:rPr>
              <w:delText>Функциональные возможности СП</w:delText>
            </w:r>
            <w:r w:rsidDel="00CE404E">
              <w:rPr>
                <w:noProof/>
                <w:webHidden/>
              </w:rPr>
              <w:tab/>
              <w:delText>6</w:delText>
            </w:r>
          </w:del>
        </w:p>
        <w:p w14:paraId="3B5FD784" w14:textId="609817E4" w:rsidR="00DD005C" w:rsidDel="00CE404E" w:rsidRDefault="00DD005C">
          <w:pPr>
            <w:pStyle w:val="21"/>
            <w:rPr>
              <w:del w:id="270" w:author="Николай Богомолов" w:date="2022-09-07T15:52:00Z"/>
              <w:rFonts w:eastAsiaTheme="minorEastAsia" w:cstheme="minorBidi"/>
              <w:noProof/>
              <w:szCs w:val="22"/>
              <w:lang w:eastAsia="ru-RU"/>
            </w:rPr>
          </w:pPr>
          <w:del w:id="271" w:author="Николай Богомолов" w:date="2022-09-07T15:52:00Z">
            <w:r w:rsidRPr="00CE404E" w:rsidDel="00CE404E">
              <w:rPr>
                <w:rPrChange w:id="272" w:author="Николай Богомолов" w:date="2022-09-07T15:52:00Z">
                  <w:rPr>
                    <w:rStyle w:val="a8"/>
                    <w:noProof/>
                  </w:rPr>
                </w:rPrChange>
              </w:rPr>
              <w:delText>1.4.</w:delText>
            </w:r>
            <w:r w:rsidDel="00CE404E">
              <w:rPr>
                <w:rFonts w:eastAsiaTheme="minorEastAsia" w:cstheme="minorBidi"/>
                <w:noProof/>
                <w:szCs w:val="22"/>
                <w:lang w:eastAsia="ru-RU"/>
              </w:rPr>
              <w:tab/>
            </w:r>
            <w:r w:rsidRPr="00CE404E" w:rsidDel="00CE404E">
              <w:rPr>
                <w:rPrChange w:id="273" w:author="Николай Богомолов" w:date="2022-09-07T15:52:00Z">
                  <w:rPr>
                    <w:rStyle w:val="a8"/>
                    <w:noProof/>
                    <w:lang w:bidi="en-US"/>
                  </w:rPr>
                </w:rPrChange>
              </w:rPr>
              <w:delText>Отслеживаемые производственные операции</w:delText>
            </w:r>
            <w:r w:rsidDel="00CE404E">
              <w:rPr>
                <w:noProof/>
                <w:webHidden/>
              </w:rPr>
              <w:tab/>
              <w:delText>6</w:delText>
            </w:r>
          </w:del>
        </w:p>
        <w:p w14:paraId="66DBA8DC" w14:textId="007863E4" w:rsidR="00DD005C" w:rsidDel="00CE404E" w:rsidRDefault="00DD005C">
          <w:pPr>
            <w:pStyle w:val="12"/>
            <w:rPr>
              <w:del w:id="274" w:author="Николай Богомолов" w:date="2022-09-07T15:52:00Z"/>
              <w:rFonts w:eastAsiaTheme="minorEastAsia" w:cstheme="minorBidi"/>
              <w:noProof/>
              <w:szCs w:val="22"/>
              <w:lang w:eastAsia="ru-RU"/>
            </w:rPr>
          </w:pPr>
          <w:del w:id="275" w:author="Николай Богомолов" w:date="2022-09-07T15:52:00Z">
            <w:r w:rsidRPr="00CE404E" w:rsidDel="00CE404E">
              <w:rPr>
                <w:rPrChange w:id="276" w:author="Николай Богомолов" w:date="2022-09-07T15:52:00Z">
                  <w:rPr>
                    <w:rStyle w:val="a8"/>
                    <w:noProof/>
                  </w:rPr>
                </w:rPrChange>
              </w:rPr>
              <w:delText>2.</w:delText>
            </w:r>
            <w:r w:rsidDel="00CE404E">
              <w:rPr>
                <w:rFonts w:eastAsiaTheme="minorEastAsia" w:cstheme="minorBidi"/>
                <w:noProof/>
                <w:szCs w:val="22"/>
                <w:lang w:eastAsia="ru-RU"/>
              </w:rPr>
              <w:tab/>
            </w:r>
            <w:r w:rsidRPr="00CE404E" w:rsidDel="00CE404E">
              <w:rPr>
                <w:rPrChange w:id="277" w:author="Николай Богомолов" w:date="2022-09-07T15:52:00Z">
                  <w:rPr>
                    <w:rStyle w:val="a8"/>
                    <w:noProof/>
                  </w:rPr>
                </w:rPrChange>
              </w:rPr>
              <w:delText>Архитектура СП</w:delText>
            </w:r>
            <w:r w:rsidDel="00CE404E">
              <w:rPr>
                <w:noProof/>
                <w:webHidden/>
              </w:rPr>
              <w:tab/>
              <w:delText>8</w:delText>
            </w:r>
          </w:del>
        </w:p>
        <w:p w14:paraId="13E9EBD2" w14:textId="15201662" w:rsidR="00DD005C" w:rsidDel="00CE404E" w:rsidRDefault="00DD005C">
          <w:pPr>
            <w:pStyle w:val="21"/>
            <w:rPr>
              <w:del w:id="278" w:author="Николай Богомолов" w:date="2022-09-07T15:52:00Z"/>
              <w:rFonts w:eastAsiaTheme="minorEastAsia" w:cstheme="minorBidi"/>
              <w:noProof/>
              <w:szCs w:val="22"/>
              <w:lang w:eastAsia="ru-RU"/>
            </w:rPr>
          </w:pPr>
          <w:del w:id="279" w:author="Николай Богомолов" w:date="2022-09-07T15:52:00Z">
            <w:r w:rsidRPr="00CE404E" w:rsidDel="00CE404E">
              <w:rPr>
                <w:rPrChange w:id="280" w:author="Николай Богомолов" w:date="2022-09-07T15:52:00Z">
                  <w:rPr>
                    <w:rStyle w:val="a8"/>
                    <w:noProof/>
                  </w:rPr>
                </w:rPrChange>
              </w:rPr>
              <w:delText>2.1.</w:delText>
            </w:r>
            <w:r w:rsidDel="00CE404E">
              <w:rPr>
                <w:rFonts w:eastAsiaTheme="minorEastAsia" w:cstheme="minorBidi"/>
                <w:noProof/>
                <w:szCs w:val="22"/>
                <w:lang w:eastAsia="ru-RU"/>
              </w:rPr>
              <w:tab/>
            </w:r>
            <w:r w:rsidRPr="00CE404E" w:rsidDel="00CE404E">
              <w:rPr>
                <w:rPrChange w:id="281" w:author="Николай Богомолов" w:date="2022-09-07T15:52:00Z">
                  <w:rPr>
                    <w:rStyle w:val="a8"/>
                    <w:noProof/>
                  </w:rPr>
                </w:rPrChange>
              </w:rPr>
              <w:delText>Общие положения</w:delText>
            </w:r>
            <w:r w:rsidDel="00CE404E">
              <w:rPr>
                <w:noProof/>
                <w:webHidden/>
              </w:rPr>
              <w:tab/>
              <w:delText>8</w:delText>
            </w:r>
          </w:del>
        </w:p>
        <w:p w14:paraId="1008A059" w14:textId="25161972" w:rsidR="00DD005C" w:rsidDel="00CE404E" w:rsidRDefault="00DD005C">
          <w:pPr>
            <w:pStyle w:val="21"/>
            <w:rPr>
              <w:del w:id="282" w:author="Николай Богомолов" w:date="2022-09-07T15:52:00Z"/>
              <w:rFonts w:eastAsiaTheme="minorEastAsia" w:cstheme="minorBidi"/>
              <w:noProof/>
              <w:szCs w:val="22"/>
              <w:lang w:eastAsia="ru-RU"/>
            </w:rPr>
          </w:pPr>
          <w:del w:id="283" w:author="Николай Богомолов" w:date="2022-09-07T15:52:00Z">
            <w:r w:rsidRPr="00CE404E" w:rsidDel="00CE404E">
              <w:rPr>
                <w:rPrChange w:id="284" w:author="Николай Богомолов" w:date="2022-09-07T15:52:00Z">
                  <w:rPr>
                    <w:rStyle w:val="a8"/>
                    <w:noProof/>
                  </w:rPr>
                </w:rPrChange>
              </w:rPr>
              <w:delText>2.2.</w:delText>
            </w:r>
            <w:r w:rsidDel="00CE404E">
              <w:rPr>
                <w:rFonts w:eastAsiaTheme="minorEastAsia" w:cstheme="minorBidi"/>
                <w:noProof/>
                <w:szCs w:val="22"/>
                <w:lang w:eastAsia="ru-RU"/>
              </w:rPr>
              <w:tab/>
            </w:r>
            <w:r w:rsidRPr="00CE404E" w:rsidDel="00CE404E">
              <w:rPr>
                <w:rPrChange w:id="285" w:author="Николай Богомолов" w:date="2022-09-07T15:52:00Z">
                  <w:rPr>
                    <w:rStyle w:val="a8"/>
                    <w:noProof/>
                  </w:rPr>
                </w:rPrChange>
              </w:rPr>
              <w:delText xml:space="preserve">Взаимодействие с инфраструктурой данных </w:delText>
            </w:r>
            <w:r w:rsidRPr="00CE404E" w:rsidDel="00CE404E">
              <w:rPr>
                <w:rPrChange w:id="286" w:author="Николай Богомолов" w:date="2022-09-07T15:52:00Z">
                  <w:rPr>
                    <w:rStyle w:val="a8"/>
                    <w:noProof/>
                    <w:lang w:val="en-US"/>
                  </w:rPr>
                </w:rPrChange>
              </w:rPr>
              <w:delText>PIMS</w:delText>
            </w:r>
            <w:r w:rsidDel="00CE404E">
              <w:rPr>
                <w:noProof/>
                <w:webHidden/>
              </w:rPr>
              <w:tab/>
              <w:delText>9</w:delText>
            </w:r>
          </w:del>
        </w:p>
        <w:p w14:paraId="35FC2DA1" w14:textId="772AAFC5" w:rsidR="00DD005C" w:rsidDel="00CE404E" w:rsidRDefault="00DD005C">
          <w:pPr>
            <w:pStyle w:val="12"/>
            <w:rPr>
              <w:del w:id="287" w:author="Николай Богомолов" w:date="2022-09-07T15:52:00Z"/>
              <w:rFonts w:eastAsiaTheme="minorEastAsia" w:cstheme="minorBidi"/>
              <w:noProof/>
              <w:szCs w:val="22"/>
              <w:lang w:eastAsia="ru-RU"/>
            </w:rPr>
          </w:pPr>
          <w:del w:id="288" w:author="Николай Богомолов" w:date="2022-09-07T15:52:00Z">
            <w:r w:rsidRPr="00CE404E" w:rsidDel="00CE404E">
              <w:rPr>
                <w:rPrChange w:id="289" w:author="Николай Богомолов" w:date="2022-09-07T15:52:00Z">
                  <w:rPr>
                    <w:rStyle w:val="a8"/>
                    <w:noProof/>
                  </w:rPr>
                </w:rPrChange>
              </w:rPr>
              <w:delText>3.</w:delText>
            </w:r>
            <w:r w:rsidDel="00CE404E">
              <w:rPr>
                <w:rFonts w:eastAsiaTheme="minorEastAsia" w:cstheme="minorBidi"/>
                <w:noProof/>
                <w:szCs w:val="22"/>
                <w:lang w:eastAsia="ru-RU"/>
              </w:rPr>
              <w:tab/>
            </w:r>
            <w:r w:rsidRPr="00CE404E" w:rsidDel="00CE404E">
              <w:rPr>
                <w:rPrChange w:id="290" w:author="Николай Богомолов" w:date="2022-09-07T15:52:00Z">
                  <w:rPr>
                    <w:rStyle w:val="a8"/>
                    <w:noProof/>
                  </w:rPr>
                </w:rPrChange>
              </w:rPr>
              <w:delText>Технические решения по построению СП</w:delText>
            </w:r>
            <w:r w:rsidDel="00CE404E">
              <w:rPr>
                <w:noProof/>
                <w:webHidden/>
              </w:rPr>
              <w:tab/>
              <w:delText>10</w:delText>
            </w:r>
          </w:del>
        </w:p>
        <w:p w14:paraId="266F5547" w14:textId="37EBCADB" w:rsidR="00DD005C" w:rsidDel="00CE404E" w:rsidRDefault="00DD005C">
          <w:pPr>
            <w:pStyle w:val="21"/>
            <w:rPr>
              <w:del w:id="291" w:author="Николай Богомолов" w:date="2022-09-07T15:52:00Z"/>
              <w:rFonts w:eastAsiaTheme="minorEastAsia" w:cstheme="minorBidi"/>
              <w:noProof/>
              <w:szCs w:val="22"/>
              <w:lang w:eastAsia="ru-RU"/>
            </w:rPr>
          </w:pPr>
          <w:del w:id="292" w:author="Николай Богомолов" w:date="2022-09-07T15:52:00Z">
            <w:r w:rsidRPr="00CE404E" w:rsidDel="00CE404E">
              <w:rPr>
                <w:rPrChange w:id="293" w:author="Николай Богомолов" w:date="2022-09-07T15:52:00Z">
                  <w:rPr>
                    <w:rStyle w:val="a8"/>
                    <w:noProof/>
                  </w:rPr>
                </w:rPrChange>
              </w:rPr>
              <w:delText>3.1.</w:delText>
            </w:r>
            <w:r w:rsidDel="00CE404E">
              <w:rPr>
                <w:rFonts w:eastAsiaTheme="minorEastAsia" w:cstheme="minorBidi"/>
                <w:noProof/>
                <w:szCs w:val="22"/>
                <w:lang w:eastAsia="ru-RU"/>
              </w:rPr>
              <w:tab/>
            </w:r>
            <w:r w:rsidRPr="00CE404E" w:rsidDel="00CE404E">
              <w:rPr>
                <w:rPrChange w:id="294" w:author="Николай Богомолов" w:date="2022-09-07T15:52:00Z">
                  <w:rPr>
                    <w:rStyle w:val="a8"/>
                    <w:noProof/>
                  </w:rPr>
                </w:rPrChange>
              </w:rPr>
              <w:delText>Общие положения</w:delText>
            </w:r>
            <w:r w:rsidDel="00CE404E">
              <w:rPr>
                <w:noProof/>
                <w:webHidden/>
              </w:rPr>
              <w:tab/>
              <w:delText>10</w:delText>
            </w:r>
          </w:del>
        </w:p>
        <w:p w14:paraId="18274BD4" w14:textId="7E482B78" w:rsidR="00DD005C" w:rsidDel="00CE404E" w:rsidRDefault="00DD005C">
          <w:pPr>
            <w:pStyle w:val="21"/>
            <w:rPr>
              <w:del w:id="295" w:author="Николай Богомолов" w:date="2022-09-07T15:52:00Z"/>
              <w:rFonts w:eastAsiaTheme="minorEastAsia" w:cstheme="minorBidi"/>
              <w:noProof/>
              <w:szCs w:val="22"/>
              <w:lang w:eastAsia="ru-RU"/>
            </w:rPr>
          </w:pPr>
          <w:del w:id="296" w:author="Николай Богомолов" w:date="2022-09-07T15:52:00Z">
            <w:r w:rsidRPr="00CE404E" w:rsidDel="00CE404E">
              <w:rPr>
                <w:rPrChange w:id="297" w:author="Николай Богомолов" w:date="2022-09-07T15:52:00Z">
                  <w:rPr>
                    <w:rStyle w:val="a8"/>
                    <w:noProof/>
                  </w:rPr>
                </w:rPrChange>
              </w:rPr>
              <w:delText>3.2.</w:delText>
            </w:r>
            <w:r w:rsidDel="00CE404E">
              <w:rPr>
                <w:rFonts w:eastAsiaTheme="minorEastAsia" w:cstheme="minorBidi"/>
                <w:noProof/>
                <w:szCs w:val="22"/>
                <w:lang w:eastAsia="ru-RU"/>
              </w:rPr>
              <w:tab/>
            </w:r>
            <w:r w:rsidRPr="00CE404E" w:rsidDel="00CE404E">
              <w:rPr>
                <w:rPrChange w:id="298" w:author="Николай Богомолов" w:date="2022-09-07T15:52:00Z">
                  <w:rPr>
                    <w:rStyle w:val="a8"/>
                    <w:noProof/>
                  </w:rPr>
                </w:rPrChange>
              </w:rPr>
              <w:delText>Производственная операция «Разливка плавки в ручьи»</w:delText>
            </w:r>
            <w:r w:rsidDel="00CE404E">
              <w:rPr>
                <w:noProof/>
                <w:webHidden/>
              </w:rPr>
              <w:tab/>
              <w:delText>11</w:delText>
            </w:r>
          </w:del>
        </w:p>
        <w:p w14:paraId="3694BEFC" w14:textId="75D6DDF1" w:rsidR="00DD005C" w:rsidDel="00CE404E" w:rsidRDefault="00DD005C">
          <w:pPr>
            <w:pStyle w:val="31"/>
            <w:rPr>
              <w:del w:id="299" w:author="Николай Богомолов" w:date="2022-09-07T15:52:00Z"/>
              <w:rFonts w:eastAsiaTheme="minorEastAsia" w:cstheme="minorBidi"/>
              <w:noProof/>
              <w:szCs w:val="22"/>
              <w:lang w:eastAsia="ru-RU"/>
            </w:rPr>
          </w:pPr>
          <w:del w:id="300" w:author="Николай Богомолов" w:date="2022-09-07T15:52:00Z">
            <w:r w:rsidRPr="00CE404E" w:rsidDel="00CE404E">
              <w:rPr>
                <w:rPrChange w:id="301" w:author="Николай Богомолов" w:date="2022-09-07T15:52:00Z">
                  <w:rPr>
                    <w:rStyle w:val="a8"/>
                    <w:noProof/>
                  </w:rPr>
                </w:rPrChange>
              </w:rPr>
              <w:delText>3.2.1.</w:delText>
            </w:r>
            <w:r w:rsidDel="00CE404E">
              <w:rPr>
                <w:rFonts w:eastAsiaTheme="minorEastAsia" w:cstheme="minorBidi"/>
                <w:noProof/>
                <w:szCs w:val="22"/>
                <w:lang w:eastAsia="ru-RU"/>
              </w:rPr>
              <w:tab/>
            </w:r>
            <w:r w:rsidRPr="00CE404E" w:rsidDel="00CE404E">
              <w:rPr>
                <w:rPrChange w:id="302" w:author="Николай Богомолов" w:date="2022-09-07T15:52:00Z">
                  <w:rPr>
                    <w:rStyle w:val="a8"/>
                    <w:noProof/>
                  </w:rPr>
                </w:rPrChange>
              </w:rPr>
              <w:delText>Движение ручья при разливке</w:delText>
            </w:r>
            <w:r w:rsidDel="00CE404E">
              <w:rPr>
                <w:noProof/>
                <w:webHidden/>
              </w:rPr>
              <w:tab/>
              <w:delText>11</w:delText>
            </w:r>
          </w:del>
        </w:p>
        <w:p w14:paraId="036FA184" w14:textId="6F4E5FCF" w:rsidR="00DD005C" w:rsidDel="00CE404E" w:rsidRDefault="00DD005C">
          <w:pPr>
            <w:pStyle w:val="31"/>
            <w:rPr>
              <w:del w:id="303" w:author="Николай Богомолов" w:date="2022-09-07T15:52:00Z"/>
              <w:rFonts w:eastAsiaTheme="minorEastAsia" w:cstheme="minorBidi"/>
              <w:noProof/>
              <w:szCs w:val="22"/>
              <w:lang w:eastAsia="ru-RU"/>
            </w:rPr>
          </w:pPr>
          <w:del w:id="304" w:author="Николай Богомолов" w:date="2022-09-07T15:52:00Z">
            <w:r w:rsidRPr="00CE404E" w:rsidDel="00CE404E">
              <w:rPr>
                <w:rPrChange w:id="305" w:author="Николай Богомолов" w:date="2022-09-07T15:52:00Z">
                  <w:rPr>
                    <w:rStyle w:val="a8"/>
                    <w:noProof/>
                  </w:rPr>
                </w:rPrChange>
              </w:rPr>
              <w:delText>3.2.2.</w:delText>
            </w:r>
            <w:r w:rsidDel="00CE404E">
              <w:rPr>
                <w:rFonts w:eastAsiaTheme="minorEastAsia" w:cstheme="minorBidi"/>
                <w:noProof/>
                <w:szCs w:val="22"/>
                <w:lang w:eastAsia="ru-RU"/>
              </w:rPr>
              <w:tab/>
            </w:r>
            <w:r w:rsidRPr="00CE404E" w:rsidDel="00CE404E">
              <w:rPr>
                <w:rPrChange w:id="306" w:author="Николай Богомолов" w:date="2022-09-07T15:52:00Z">
                  <w:rPr>
                    <w:rStyle w:val="a8"/>
                    <w:noProof/>
                  </w:rPr>
                </w:rPrChange>
              </w:rPr>
              <w:delText>Расчёт положения виртуальной границы плавки в ручьях</w:delText>
            </w:r>
            <w:r w:rsidDel="00CE404E">
              <w:rPr>
                <w:noProof/>
                <w:webHidden/>
              </w:rPr>
              <w:tab/>
              <w:delText>11</w:delText>
            </w:r>
          </w:del>
        </w:p>
        <w:p w14:paraId="6C9401DE" w14:textId="41F38A31" w:rsidR="00DD005C" w:rsidDel="00CE404E" w:rsidRDefault="00DD005C">
          <w:pPr>
            <w:pStyle w:val="31"/>
            <w:rPr>
              <w:del w:id="307" w:author="Николай Богомолов" w:date="2022-09-07T15:52:00Z"/>
              <w:rFonts w:eastAsiaTheme="minorEastAsia" w:cstheme="minorBidi"/>
              <w:noProof/>
              <w:szCs w:val="22"/>
              <w:lang w:eastAsia="ru-RU"/>
            </w:rPr>
          </w:pPr>
          <w:del w:id="308" w:author="Николай Богомолов" w:date="2022-09-07T15:52:00Z">
            <w:r w:rsidRPr="00CE404E" w:rsidDel="00CE404E">
              <w:rPr>
                <w:highlight w:val="cyan"/>
                <w:rPrChange w:id="309" w:author="Николай Богомолов" w:date="2022-09-07T15:52:00Z">
                  <w:rPr>
                    <w:rStyle w:val="a8"/>
                    <w:noProof/>
                    <w:highlight w:val="cyan"/>
                  </w:rPr>
                </w:rPrChange>
              </w:rPr>
              <w:delText>3.2.3.</w:delText>
            </w:r>
            <w:r w:rsidDel="00CE404E">
              <w:rPr>
                <w:rFonts w:eastAsiaTheme="minorEastAsia" w:cstheme="minorBidi"/>
                <w:noProof/>
                <w:szCs w:val="22"/>
                <w:lang w:eastAsia="ru-RU"/>
              </w:rPr>
              <w:tab/>
            </w:r>
            <w:r w:rsidRPr="00CE404E" w:rsidDel="00CE404E">
              <w:rPr>
                <w:highlight w:val="cyan"/>
                <w:rPrChange w:id="310" w:author="Николай Богомолов" w:date="2022-09-07T15:52:00Z">
                  <w:rPr>
                    <w:rStyle w:val="a8"/>
                    <w:noProof/>
                    <w:highlight w:val="cyan"/>
                  </w:rPr>
                </w:rPrChange>
              </w:rPr>
              <w:delText>Ручное редактирование положения виртуальной границы плавок</w:delText>
            </w:r>
            <w:r w:rsidDel="00CE404E">
              <w:rPr>
                <w:noProof/>
                <w:webHidden/>
              </w:rPr>
              <w:tab/>
              <w:delText>14</w:delText>
            </w:r>
          </w:del>
        </w:p>
        <w:p w14:paraId="05189557" w14:textId="2C020183" w:rsidR="00DD005C" w:rsidDel="00CE404E" w:rsidRDefault="00DD005C">
          <w:pPr>
            <w:pStyle w:val="31"/>
            <w:rPr>
              <w:del w:id="311" w:author="Николай Богомолов" w:date="2022-09-07T15:52:00Z"/>
              <w:rFonts w:eastAsiaTheme="minorEastAsia" w:cstheme="minorBidi"/>
              <w:noProof/>
              <w:szCs w:val="22"/>
              <w:lang w:eastAsia="ru-RU"/>
            </w:rPr>
          </w:pPr>
          <w:del w:id="312" w:author="Николай Богомолов" w:date="2022-09-07T15:52:00Z">
            <w:r w:rsidRPr="00CE404E" w:rsidDel="00CE404E">
              <w:rPr>
                <w:rPrChange w:id="313" w:author="Николай Богомолов" w:date="2022-09-07T15:52:00Z">
                  <w:rPr>
                    <w:rStyle w:val="a8"/>
                    <w:noProof/>
                  </w:rPr>
                </w:rPrChange>
              </w:rPr>
              <w:delText>3.2.4.</w:delText>
            </w:r>
            <w:r w:rsidDel="00CE404E">
              <w:rPr>
                <w:rFonts w:eastAsiaTheme="minorEastAsia" w:cstheme="minorBidi"/>
                <w:noProof/>
                <w:szCs w:val="22"/>
                <w:lang w:eastAsia="ru-RU"/>
              </w:rPr>
              <w:tab/>
            </w:r>
            <w:r w:rsidRPr="00CE404E" w:rsidDel="00CE404E">
              <w:rPr>
                <w:rPrChange w:id="314" w:author="Николай Богомолов" w:date="2022-09-07T15:52:00Z">
                  <w:rPr>
                    <w:rStyle w:val="a8"/>
                    <w:noProof/>
                  </w:rPr>
                </w:rPrChange>
              </w:rPr>
              <w:delText>Регистрация окончания разливки плавки</w:delText>
            </w:r>
            <w:r w:rsidDel="00CE404E">
              <w:rPr>
                <w:noProof/>
                <w:webHidden/>
              </w:rPr>
              <w:tab/>
              <w:delText>14</w:delText>
            </w:r>
          </w:del>
        </w:p>
        <w:p w14:paraId="1B25EF78" w14:textId="5A83DE1C" w:rsidR="00DD005C" w:rsidDel="00CE404E" w:rsidRDefault="00DD005C">
          <w:pPr>
            <w:pStyle w:val="21"/>
            <w:rPr>
              <w:del w:id="315" w:author="Николай Богомолов" w:date="2022-09-07T15:52:00Z"/>
              <w:rFonts w:eastAsiaTheme="minorEastAsia" w:cstheme="minorBidi"/>
              <w:noProof/>
              <w:szCs w:val="22"/>
              <w:lang w:eastAsia="ru-RU"/>
            </w:rPr>
          </w:pPr>
          <w:del w:id="316" w:author="Николай Богомолов" w:date="2022-09-07T15:52:00Z">
            <w:r w:rsidRPr="00CE404E" w:rsidDel="00CE404E">
              <w:rPr>
                <w:rPrChange w:id="317" w:author="Николай Богомолов" w:date="2022-09-07T15:52:00Z">
                  <w:rPr>
                    <w:rStyle w:val="a8"/>
                    <w:noProof/>
                  </w:rPr>
                </w:rPrChange>
              </w:rPr>
              <w:delText>3.3.</w:delText>
            </w:r>
            <w:r w:rsidDel="00CE404E">
              <w:rPr>
                <w:rFonts w:eastAsiaTheme="minorEastAsia" w:cstheme="minorBidi"/>
                <w:noProof/>
                <w:szCs w:val="22"/>
                <w:lang w:eastAsia="ru-RU"/>
              </w:rPr>
              <w:tab/>
            </w:r>
            <w:r w:rsidRPr="00CE404E" w:rsidDel="00CE404E">
              <w:rPr>
                <w:rPrChange w:id="318" w:author="Николай Богомолов" w:date="2022-09-07T15:52:00Z">
                  <w:rPr>
                    <w:rStyle w:val="a8"/>
                    <w:noProof/>
                  </w:rPr>
                </w:rPrChange>
              </w:rPr>
              <w:delText>Производственная операция «Порезка ручья»</w:delText>
            </w:r>
            <w:r w:rsidDel="00CE404E">
              <w:rPr>
                <w:noProof/>
                <w:webHidden/>
              </w:rPr>
              <w:tab/>
              <w:delText>14</w:delText>
            </w:r>
          </w:del>
        </w:p>
        <w:p w14:paraId="19607F4D" w14:textId="3D1CFE72" w:rsidR="00DD005C" w:rsidDel="00CE404E" w:rsidRDefault="00DD005C">
          <w:pPr>
            <w:pStyle w:val="31"/>
            <w:rPr>
              <w:del w:id="319" w:author="Николай Богомолов" w:date="2022-09-07T15:52:00Z"/>
              <w:rFonts w:eastAsiaTheme="minorEastAsia" w:cstheme="minorBidi"/>
              <w:noProof/>
              <w:szCs w:val="22"/>
              <w:lang w:eastAsia="ru-RU"/>
            </w:rPr>
          </w:pPr>
          <w:del w:id="320" w:author="Николай Богомолов" w:date="2022-09-07T15:52:00Z">
            <w:r w:rsidRPr="00CE404E" w:rsidDel="00CE404E">
              <w:rPr>
                <w:rPrChange w:id="321" w:author="Николай Богомолов" w:date="2022-09-07T15:52:00Z">
                  <w:rPr>
                    <w:rStyle w:val="a8"/>
                    <w:noProof/>
                  </w:rPr>
                </w:rPrChange>
              </w:rPr>
              <w:delText>3.3.1.</w:delText>
            </w:r>
            <w:r w:rsidDel="00CE404E">
              <w:rPr>
                <w:rFonts w:eastAsiaTheme="minorEastAsia" w:cstheme="minorBidi"/>
                <w:noProof/>
                <w:szCs w:val="22"/>
                <w:lang w:eastAsia="ru-RU"/>
              </w:rPr>
              <w:tab/>
            </w:r>
            <w:r w:rsidRPr="00CE404E" w:rsidDel="00CE404E">
              <w:rPr>
                <w:rPrChange w:id="322" w:author="Николай Богомолов" w:date="2022-09-07T15:52:00Z">
                  <w:rPr>
                    <w:rStyle w:val="a8"/>
                    <w:noProof/>
                  </w:rPr>
                </w:rPrChange>
              </w:rPr>
              <w:delText>Определение факта реза ручья</w:delText>
            </w:r>
            <w:r w:rsidDel="00CE404E">
              <w:rPr>
                <w:noProof/>
                <w:webHidden/>
              </w:rPr>
              <w:tab/>
              <w:delText>14</w:delText>
            </w:r>
          </w:del>
        </w:p>
        <w:p w14:paraId="260062FF" w14:textId="1CF04D1C" w:rsidR="00DD005C" w:rsidDel="00CE404E" w:rsidRDefault="00DD005C">
          <w:pPr>
            <w:pStyle w:val="31"/>
            <w:rPr>
              <w:del w:id="323" w:author="Николай Богомолов" w:date="2022-09-07T15:52:00Z"/>
              <w:rFonts w:eastAsiaTheme="minorEastAsia" w:cstheme="minorBidi"/>
              <w:noProof/>
              <w:szCs w:val="22"/>
              <w:lang w:eastAsia="ru-RU"/>
            </w:rPr>
          </w:pPr>
          <w:del w:id="324" w:author="Николай Богомолов" w:date="2022-09-07T15:52:00Z">
            <w:r w:rsidRPr="00CE404E" w:rsidDel="00CE404E">
              <w:rPr>
                <w:rPrChange w:id="325" w:author="Николай Богомолов" w:date="2022-09-07T15:52:00Z">
                  <w:rPr>
                    <w:rStyle w:val="a8"/>
                    <w:noProof/>
                  </w:rPr>
                </w:rPrChange>
              </w:rPr>
              <w:delText>3.3.2.</w:delText>
            </w:r>
            <w:r w:rsidDel="00CE404E">
              <w:rPr>
                <w:rFonts w:eastAsiaTheme="minorEastAsia" w:cstheme="minorBidi"/>
                <w:noProof/>
                <w:szCs w:val="22"/>
                <w:lang w:eastAsia="ru-RU"/>
              </w:rPr>
              <w:tab/>
            </w:r>
            <w:r w:rsidRPr="00CE404E" w:rsidDel="00CE404E">
              <w:rPr>
                <w:rPrChange w:id="326" w:author="Николай Богомолов" w:date="2022-09-07T15:52:00Z">
                  <w:rPr>
                    <w:rStyle w:val="a8"/>
                    <w:noProof/>
                  </w:rPr>
                </w:rPrChange>
              </w:rPr>
              <w:delText>Создание нового ОП в модели прослеживаемости</w:delText>
            </w:r>
            <w:r w:rsidDel="00CE404E">
              <w:rPr>
                <w:noProof/>
                <w:webHidden/>
              </w:rPr>
              <w:tab/>
              <w:delText>15</w:delText>
            </w:r>
          </w:del>
        </w:p>
        <w:p w14:paraId="77E2A90D" w14:textId="5BA826CE" w:rsidR="00DD005C" w:rsidDel="00CE404E" w:rsidRDefault="00DD005C">
          <w:pPr>
            <w:pStyle w:val="31"/>
            <w:rPr>
              <w:del w:id="327" w:author="Николай Богомолов" w:date="2022-09-07T15:52:00Z"/>
              <w:rFonts w:eastAsiaTheme="minorEastAsia" w:cstheme="minorBidi"/>
              <w:noProof/>
              <w:szCs w:val="22"/>
              <w:lang w:eastAsia="ru-RU"/>
            </w:rPr>
          </w:pPr>
          <w:del w:id="328" w:author="Николай Богомолов" w:date="2022-09-07T15:52:00Z">
            <w:r w:rsidRPr="00CE404E" w:rsidDel="00CE404E">
              <w:rPr>
                <w:rPrChange w:id="329" w:author="Николай Богомолов" w:date="2022-09-07T15:52:00Z">
                  <w:rPr>
                    <w:rStyle w:val="a8"/>
                    <w:noProof/>
                    <w:lang w:bidi="en-US"/>
                  </w:rPr>
                </w:rPrChange>
              </w:rPr>
              <w:delText>3.3.3.</w:delText>
            </w:r>
            <w:r w:rsidDel="00CE404E">
              <w:rPr>
                <w:rFonts w:eastAsiaTheme="minorEastAsia" w:cstheme="minorBidi"/>
                <w:noProof/>
                <w:szCs w:val="22"/>
                <w:lang w:eastAsia="ru-RU"/>
              </w:rPr>
              <w:tab/>
            </w:r>
            <w:r w:rsidRPr="00CE404E" w:rsidDel="00CE404E">
              <w:rPr>
                <w:rPrChange w:id="330" w:author="Николай Богомолов" w:date="2022-09-07T15:52:00Z">
                  <w:rPr>
                    <w:rStyle w:val="a8"/>
                    <w:noProof/>
                    <w:lang w:bidi="en-US"/>
                  </w:rPr>
                </w:rPrChange>
              </w:rPr>
              <w:delText>Регистрация «хвоста» ручья при разливке</w:delText>
            </w:r>
            <w:r w:rsidDel="00CE404E">
              <w:rPr>
                <w:noProof/>
                <w:webHidden/>
              </w:rPr>
              <w:tab/>
              <w:delText>17</w:delText>
            </w:r>
          </w:del>
        </w:p>
        <w:p w14:paraId="4D7C3E73" w14:textId="010A4995" w:rsidR="00DD005C" w:rsidDel="00CE404E" w:rsidRDefault="00DD005C">
          <w:pPr>
            <w:pStyle w:val="21"/>
            <w:rPr>
              <w:del w:id="331" w:author="Николай Богомолов" w:date="2022-09-07T15:52:00Z"/>
              <w:rFonts w:eastAsiaTheme="minorEastAsia" w:cstheme="minorBidi"/>
              <w:noProof/>
              <w:szCs w:val="22"/>
              <w:lang w:eastAsia="ru-RU"/>
            </w:rPr>
          </w:pPr>
          <w:del w:id="332" w:author="Николай Богомолов" w:date="2022-09-07T15:52:00Z">
            <w:r w:rsidRPr="00CE404E" w:rsidDel="00CE404E">
              <w:rPr>
                <w:rPrChange w:id="333" w:author="Николай Богомолов" w:date="2022-09-07T15:52:00Z">
                  <w:rPr>
                    <w:rStyle w:val="a8"/>
                    <w:noProof/>
                  </w:rPr>
                </w:rPrChange>
              </w:rPr>
              <w:delText>3.4.</w:delText>
            </w:r>
            <w:r w:rsidDel="00CE404E">
              <w:rPr>
                <w:rFonts w:eastAsiaTheme="minorEastAsia" w:cstheme="minorBidi"/>
                <w:noProof/>
                <w:szCs w:val="22"/>
                <w:lang w:eastAsia="ru-RU"/>
              </w:rPr>
              <w:tab/>
            </w:r>
            <w:r w:rsidRPr="00CE404E" w:rsidDel="00CE404E">
              <w:rPr>
                <w:rPrChange w:id="334" w:author="Николай Богомолов" w:date="2022-09-07T15:52:00Z">
                  <w:rPr>
                    <w:rStyle w:val="a8"/>
                    <w:noProof/>
                  </w:rPr>
                </w:rPrChange>
              </w:rPr>
              <w:delText>Производственная операция «Охлаждение»</w:delText>
            </w:r>
            <w:r w:rsidDel="00CE404E">
              <w:rPr>
                <w:noProof/>
                <w:webHidden/>
              </w:rPr>
              <w:tab/>
              <w:delText>17</w:delText>
            </w:r>
          </w:del>
        </w:p>
        <w:p w14:paraId="32749CD1" w14:textId="2A8466AB" w:rsidR="00DD005C" w:rsidDel="00CE404E" w:rsidRDefault="00DD005C">
          <w:pPr>
            <w:pStyle w:val="31"/>
            <w:rPr>
              <w:del w:id="335" w:author="Николай Богомолов" w:date="2022-09-07T15:52:00Z"/>
              <w:rFonts w:eastAsiaTheme="minorEastAsia" w:cstheme="minorBidi"/>
              <w:noProof/>
              <w:szCs w:val="22"/>
              <w:lang w:eastAsia="ru-RU"/>
            </w:rPr>
          </w:pPr>
          <w:del w:id="336" w:author="Николай Богомолов" w:date="2022-09-07T15:52:00Z">
            <w:r w:rsidRPr="00CE404E" w:rsidDel="00CE404E">
              <w:rPr>
                <w:rPrChange w:id="337" w:author="Николай Богомолов" w:date="2022-09-07T15:52:00Z">
                  <w:rPr>
                    <w:rStyle w:val="a8"/>
                    <w:noProof/>
                  </w:rPr>
                </w:rPrChange>
              </w:rPr>
              <w:delText>3.4.1.</w:delText>
            </w:r>
            <w:r w:rsidDel="00CE404E">
              <w:rPr>
                <w:rFonts w:eastAsiaTheme="minorEastAsia" w:cstheme="minorBidi"/>
                <w:noProof/>
                <w:szCs w:val="22"/>
                <w:lang w:eastAsia="ru-RU"/>
              </w:rPr>
              <w:tab/>
            </w:r>
            <w:r w:rsidRPr="00CE404E" w:rsidDel="00CE404E">
              <w:rPr>
                <w:rPrChange w:id="338" w:author="Николай Богомолов" w:date="2022-09-07T15:52:00Z">
                  <w:rPr>
                    <w:rStyle w:val="a8"/>
                    <w:noProof/>
                  </w:rPr>
                </w:rPrChange>
              </w:rPr>
              <w:delText>Перемещение ОП по позициям транспортных агрегатов</w:delText>
            </w:r>
            <w:r w:rsidDel="00CE404E">
              <w:rPr>
                <w:noProof/>
                <w:webHidden/>
              </w:rPr>
              <w:tab/>
              <w:delText>17</w:delText>
            </w:r>
          </w:del>
        </w:p>
        <w:p w14:paraId="3EB0CC00" w14:textId="6E05719E" w:rsidR="00DD005C" w:rsidDel="00CE404E" w:rsidRDefault="00DD005C">
          <w:pPr>
            <w:pStyle w:val="31"/>
            <w:rPr>
              <w:del w:id="339" w:author="Николай Богомолов" w:date="2022-09-07T15:52:00Z"/>
              <w:rFonts w:eastAsiaTheme="minorEastAsia" w:cstheme="minorBidi"/>
              <w:noProof/>
              <w:szCs w:val="22"/>
              <w:lang w:eastAsia="ru-RU"/>
            </w:rPr>
          </w:pPr>
          <w:del w:id="340" w:author="Николай Богомолов" w:date="2022-09-07T15:52:00Z">
            <w:r w:rsidRPr="00CE404E" w:rsidDel="00CE404E">
              <w:rPr>
                <w:rPrChange w:id="341" w:author="Николай Богомолов" w:date="2022-09-07T15:52:00Z">
                  <w:rPr>
                    <w:rStyle w:val="a8"/>
                    <w:noProof/>
                  </w:rPr>
                </w:rPrChange>
              </w:rPr>
              <w:delText>3.4.2.</w:delText>
            </w:r>
            <w:r w:rsidDel="00CE404E">
              <w:rPr>
                <w:rFonts w:eastAsiaTheme="minorEastAsia" w:cstheme="minorBidi"/>
                <w:noProof/>
                <w:szCs w:val="22"/>
                <w:lang w:eastAsia="ru-RU"/>
              </w:rPr>
              <w:tab/>
            </w:r>
            <w:r w:rsidRPr="00CE404E" w:rsidDel="00CE404E">
              <w:rPr>
                <w:rPrChange w:id="342" w:author="Николай Богомолов" w:date="2022-09-07T15:52:00Z">
                  <w:rPr>
                    <w:rStyle w:val="a8"/>
                    <w:noProof/>
                  </w:rPr>
                </w:rPrChange>
              </w:rPr>
              <w:delText>Регистрация производства заготовки</w:delText>
            </w:r>
            <w:r w:rsidDel="00CE404E">
              <w:rPr>
                <w:noProof/>
                <w:webHidden/>
              </w:rPr>
              <w:tab/>
              <w:delText>19</w:delText>
            </w:r>
          </w:del>
        </w:p>
        <w:p w14:paraId="1F8F002E" w14:textId="16B47186" w:rsidR="00DD005C" w:rsidDel="00CE404E" w:rsidRDefault="00DD005C">
          <w:pPr>
            <w:pStyle w:val="31"/>
            <w:rPr>
              <w:del w:id="343" w:author="Николай Богомолов" w:date="2022-09-07T15:52:00Z"/>
              <w:rFonts w:eastAsiaTheme="minorEastAsia" w:cstheme="minorBidi"/>
              <w:noProof/>
              <w:szCs w:val="22"/>
              <w:lang w:eastAsia="ru-RU"/>
            </w:rPr>
          </w:pPr>
          <w:del w:id="344" w:author="Николай Богомолов" w:date="2022-09-07T15:52:00Z">
            <w:r w:rsidRPr="00CE404E" w:rsidDel="00CE404E">
              <w:rPr>
                <w:rPrChange w:id="345" w:author="Николай Богомолов" w:date="2022-09-07T15:52:00Z">
                  <w:rPr>
                    <w:rStyle w:val="a8"/>
                    <w:noProof/>
                    <w:lang w:bidi="en-US"/>
                  </w:rPr>
                </w:rPrChange>
              </w:rPr>
              <w:delText>3.4.3.</w:delText>
            </w:r>
            <w:r w:rsidDel="00CE404E">
              <w:rPr>
                <w:rFonts w:eastAsiaTheme="minorEastAsia" w:cstheme="minorBidi"/>
                <w:noProof/>
                <w:szCs w:val="22"/>
                <w:lang w:eastAsia="ru-RU"/>
              </w:rPr>
              <w:tab/>
            </w:r>
            <w:r w:rsidRPr="00CE404E" w:rsidDel="00CE404E">
              <w:rPr>
                <w:rPrChange w:id="346" w:author="Николай Богомолов" w:date="2022-09-07T15:52:00Z">
                  <w:rPr>
                    <w:rStyle w:val="a8"/>
                    <w:noProof/>
                    <w:lang w:bidi="en-US"/>
                  </w:rPr>
                </w:rPrChange>
              </w:rPr>
              <w:delText>Расчёт образования металлоотходов при порезке плавки.</w:delText>
            </w:r>
            <w:r w:rsidDel="00CE404E">
              <w:rPr>
                <w:noProof/>
                <w:webHidden/>
              </w:rPr>
              <w:tab/>
              <w:delText>21</w:delText>
            </w:r>
          </w:del>
        </w:p>
        <w:p w14:paraId="4C06B8EE" w14:textId="137D3EA9" w:rsidR="00DD005C" w:rsidDel="00CE404E" w:rsidRDefault="00DD005C">
          <w:pPr>
            <w:pStyle w:val="21"/>
            <w:rPr>
              <w:del w:id="347" w:author="Николай Богомолов" w:date="2022-09-07T15:52:00Z"/>
              <w:rFonts w:eastAsiaTheme="minorEastAsia" w:cstheme="minorBidi"/>
              <w:noProof/>
              <w:szCs w:val="22"/>
              <w:lang w:eastAsia="ru-RU"/>
            </w:rPr>
          </w:pPr>
          <w:del w:id="348" w:author="Николай Богомолов" w:date="2022-09-07T15:52:00Z">
            <w:r w:rsidRPr="00CE404E" w:rsidDel="00CE404E">
              <w:rPr>
                <w:rPrChange w:id="349" w:author="Николай Богомолов" w:date="2022-09-07T15:52:00Z">
                  <w:rPr>
                    <w:rStyle w:val="a8"/>
                    <w:noProof/>
                  </w:rPr>
                </w:rPrChange>
              </w:rPr>
              <w:delText>3.5.</w:delText>
            </w:r>
            <w:r w:rsidDel="00CE404E">
              <w:rPr>
                <w:rFonts w:eastAsiaTheme="minorEastAsia" w:cstheme="minorBidi"/>
                <w:noProof/>
                <w:szCs w:val="22"/>
                <w:lang w:eastAsia="ru-RU"/>
              </w:rPr>
              <w:tab/>
            </w:r>
            <w:r w:rsidRPr="00CE404E" w:rsidDel="00CE404E">
              <w:rPr>
                <w:rPrChange w:id="350" w:author="Николай Богомолов" w:date="2022-09-07T15:52:00Z">
                  <w:rPr>
                    <w:rStyle w:val="a8"/>
                    <w:noProof/>
                  </w:rPr>
                </w:rPrChange>
              </w:rPr>
              <w:delText>Производственная операция «Взвешивание»</w:delText>
            </w:r>
            <w:r w:rsidDel="00CE404E">
              <w:rPr>
                <w:noProof/>
                <w:webHidden/>
              </w:rPr>
              <w:tab/>
              <w:delText>21</w:delText>
            </w:r>
          </w:del>
        </w:p>
        <w:p w14:paraId="38F16298" w14:textId="167911D5" w:rsidR="00DD005C" w:rsidDel="00CE404E" w:rsidRDefault="00DD005C">
          <w:pPr>
            <w:pStyle w:val="31"/>
            <w:rPr>
              <w:del w:id="351" w:author="Николай Богомолов" w:date="2022-09-07T15:52:00Z"/>
              <w:rFonts w:eastAsiaTheme="minorEastAsia" w:cstheme="minorBidi"/>
              <w:noProof/>
              <w:szCs w:val="22"/>
              <w:lang w:eastAsia="ru-RU"/>
            </w:rPr>
          </w:pPr>
          <w:del w:id="352" w:author="Николай Богомолов" w:date="2022-09-07T15:52:00Z">
            <w:r w:rsidRPr="00CE404E" w:rsidDel="00CE404E">
              <w:rPr>
                <w:rPrChange w:id="353" w:author="Николай Богомолов" w:date="2022-09-07T15:52:00Z">
                  <w:rPr>
                    <w:rStyle w:val="a8"/>
                    <w:noProof/>
                  </w:rPr>
                </w:rPrChange>
              </w:rPr>
              <w:delText>3.5.1.</w:delText>
            </w:r>
            <w:r w:rsidDel="00CE404E">
              <w:rPr>
                <w:rFonts w:eastAsiaTheme="minorEastAsia" w:cstheme="minorBidi"/>
                <w:noProof/>
                <w:szCs w:val="22"/>
                <w:lang w:eastAsia="ru-RU"/>
              </w:rPr>
              <w:tab/>
            </w:r>
            <w:r w:rsidRPr="00CE404E" w:rsidDel="00CE404E">
              <w:rPr>
                <w:rPrChange w:id="354" w:author="Николай Богомолов" w:date="2022-09-07T15:52:00Z">
                  <w:rPr>
                    <w:rStyle w:val="a8"/>
                    <w:noProof/>
                  </w:rPr>
                </w:rPrChange>
              </w:rPr>
              <w:delText>Автоматическая регистрация взвешивания на рольганговых весах</w:delText>
            </w:r>
            <w:r w:rsidDel="00CE404E">
              <w:rPr>
                <w:noProof/>
                <w:webHidden/>
              </w:rPr>
              <w:tab/>
              <w:delText>21</w:delText>
            </w:r>
          </w:del>
        </w:p>
        <w:p w14:paraId="1F603CC9" w14:textId="50DDF526" w:rsidR="00DD005C" w:rsidDel="00CE404E" w:rsidRDefault="00DD005C">
          <w:pPr>
            <w:pStyle w:val="31"/>
            <w:rPr>
              <w:del w:id="355" w:author="Николай Богомолов" w:date="2022-09-07T15:52:00Z"/>
              <w:rFonts w:eastAsiaTheme="minorEastAsia" w:cstheme="minorBidi"/>
              <w:noProof/>
              <w:szCs w:val="22"/>
              <w:lang w:eastAsia="ru-RU"/>
            </w:rPr>
          </w:pPr>
          <w:del w:id="356" w:author="Николай Богомолов" w:date="2022-09-07T15:52:00Z">
            <w:r w:rsidRPr="00CE404E" w:rsidDel="00CE404E">
              <w:rPr>
                <w:rPrChange w:id="357" w:author="Николай Богомолов" w:date="2022-09-07T15:52:00Z">
                  <w:rPr>
                    <w:rStyle w:val="a8"/>
                    <w:noProof/>
                  </w:rPr>
                </w:rPrChange>
              </w:rPr>
              <w:delText>3.5.2.</w:delText>
            </w:r>
            <w:r w:rsidDel="00CE404E">
              <w:rPr>
                <w:rFonts w:eastAsiaTheme="minorEastAsia" w:cstheme="minorBidi"/>
                <w:noProof/>
                <w:szCs w:val="22"/>
                <w:lang w:eastAsia="ru-RU"/>
              </w:rPr>
              <w:tab/>
            </w:r>
            <w:r w:rsidRPr="00CE404E" w:rsidDel="00CE404E">
              <w:rPr>
                <w:rPrChange w:id="358" w:author="Николай Богомолов" w:date="2022-09-07T15:52:00Z">
                  <w:rPr>
                    <w:rStyle w:val="a8"/>
                    <w:noProof/>
                  </w:rPr>
                </w:rPrChange>
              </w:rPr>
              <w:delText>Ручная регистрация взвешивания на платформенных весах.</w:delText>
            </w:r>
            <w:r w:rsidDel="00CE404E">
              <w:rPr>
                <w:noProof/>
                <w:webHidden/>
              </w:rPr>
              <w:tab/>
              <w:delText>23</w:delText>
            </w:r>
          </w:del>
        </w:p>
        <w:p w14:paraId="4A089D25" w14:textId="045F6C96" w:rsidR="00DD005C" w:rsidDel="00CE404E" w:rsidRDefault="00DD005C">
          <w:pPr>
            <w:pStyle w:val="31"/>
            <w:rPr>
              <w:del w:id="359" w:author="Николай Богомолов" w:date="2022-09-07T15:52:00Z"/>
              <w:rFonts w:eastAsiaTheme="minorEastAsia" w:cstheme="minorBidi"/>
              <w:noProof/>
              <w:szCs w:val="22"/>
              <w:lang w:eastAsia="ru-RU"/>
            </w:rPr>
          </w:pPr>
          <w:del w:id="360" w:author="Николай Богомолов" w:date="2022-09-07T15:52:00Z">
            <w:r w:rsidRPr="00CE404E" w:rsidDel="00CE404E">
              <w:rPr>
                <w:rPrChange w:id="361" w:author="Николай Богомолов" w:date="2022-09-07T15:52:00Z">
                  <w:rPr>
                    <w:rStyle w:val="a8"/>
                    <w:noProof/>
                  </w:rPr>
                </w:rPrChange>
              </w:rPr>
              <w:delText>3.5.3.</w:delText>
            </w:r>
            <w:r w:rsidDel="00CE404E">
              <w:rPr>
                <w:rFonts w:eastAsiaTheme="minorEastAsia" w:cstheme="minorBidi"/>
                <w:noProof/>
                <w:szCs w:val="22"/>
                <w:lang w:eastAsia="ru-RU"/>
              </w:rPr>
              <w:tab/>
            </w:r>
            <w:r w:rsidRPr="00CE404E" w:rsidDel="00CE404E">
              <w:rPr>
                <w:rPrChange w:id="362" w:author="Николай Богомолов" w:date="2022-09-07T15:52:00Z">
                  <w:rPr>
                    <w:rStyle w:val="a8"/>
                    <w:noProof/>
                  </w:rPr>
                </w:rPrChange>
              </w:rPr>
              <w:delText>Регистрация взвешивания контрольной заготовки</w:delText>
            </w:r>
            <w:r w:rsidDel="00CE404E">
              <w:rPr>
                <w:noProof/>
                <w:webHidden/>
              </w:rPr>
              <w:tab/>
              <w:delText>25</w:delText>
            </w:r>
          </w:del>
        </w:p>
        <w:p w14:paraId="47818223" w14:textId="6A2C2C1E" w:rsidR="00DD005C" w:rsidDel="00CE404E" w:rsidRDefault="00DD005C">
          <w:pPr>
            <w:pStyle w:val="21"/>
            <w:rPr>
              <w:del w:id="363" w:author="Николай Богомолов" w:date="2022-09-07T15:52:00Z"/>
              <w:rFonts w:eastAsiaTheme="minorEastAsia" w:cstheme="minorBidi"/>
              <w:noProof/>
              <w:szCs w:val="22"/>
              <w:lang w:eastAsia="ru-RU"/>
            </w:rPr>
          </w:pPr>
          <w:del w:id="364" w:author="Николай Богомолов" w:date="2022-09-07T15:52:00Z">
            <w:r w:rsidRPr="00CE404E" w:rsidDel="00CE404E">
              <w:rPr>
                <w:rPrChange w:id="365" w:author="Николай Богомолов" w:date="2022-09-07T15:52:00Z">
                  <w:rPr>
                    <w:rStyle w:val="a8"/>
                    <w:noProof/>
                  </w:rPr>
                </w:rPrChange>
              </w:rPr>
              <w:delText>3.6.</w:delText>
            </w:r>
            <w:r w:rsidDel="00CE404E">
              <w:rPr>
                <w:rFonts w:eastAsiaTheme="minorEastAsia" w:cstheme="minorBidi"/>
                <w:noProof/>
                <w:szCs w:val="22"/>
                <w:lang w:eastAsia="ru-RU"/>
              </w:rPr>
              <w:tab/>
            </w:r>
            <w:r w:rsidRPr="00CE404E" w:rsidDel="00CE404E">
              <w:rPr>
                <w:rPrChange w:id="366" w:author="Николай Богомолов" w:date="2022-09-07T15:52:00Z">
                  <w:rPr>
                    <w:rStyle w:val="a8"/>
                    <w:noProof/>
                  </w:rPr>
                </w:rPrChange>
              </w:rPr>
              <w:delText>Крановые операции перемещения ОП</w:delText>
            </w:r>
            <w:r w:rsidDel="00CE404E">
              <w:rPr>
                <w:noProof/>
                <w:webHidden/>
              </w:rPr>
              <w:tab/>
              <w:delText>25</w:delText>
            </w:r>
          </w:del>
        </w:p>
        <w:p w14:paraId="4E6A4F8E" w14:textId="766A960C" w:rsidR="00DD005C" w:rsidDel="00CE404E" w:rsidRDefault="00DD005C">
          <w:pPr>
            <w:pStyle w:val="31"/>
            <w:rPr>
              <w:del w:id="367" w:author="Николай Богомолов" w:date="2022-09-07T15:52:00Z"/>
              <w:rFonts w:eastAsiaTheme="minorEastAsia" w:cstheme="minorBidi"/>
              <w:noProof/>
              <w:szCs w:val="22"/>
              <w:lang w:eastAsia="ru-RU"/>
            </w:rPr>
          </w:pPr>
          <w:del w:id="368" w:author="Николай Богомолов" w:date="2022-09-07T15:52:00Z">
            <w:r w:rsidRPr="00CE404E" w:rsidDel="00CE404E">
              <w:rPr>
                <w:rPrChange w:id="369" w:author="Николай Богомолов" w:date="2022-09-07T15:52:00Z">
                  <w:rPr>
                    <w:rStyle w:val="a8"/>
                    <w:noProof/>
                  </w:rPr>
                </w:rPrChange>
              </w:rPr>
              <w:delText>3.6.1.</w:delText>
            </w:r>
            <w:r w:rsidDel="00CE404E">
              <w:rPr>
                <w:rFonts w:eastAsiaTheme="minorEastAsia" w:cstheme="minorBidi"/>
                <w:noProof/>
                <w:szCs w:val="22"/>
                <w:lang w:eastAsia="ru-RU"/>
              </w:rPr>
              <w:tab/>
            </w:r>
            <w:r w:rsidRPr="00CE404E" w:rsidDel="00CE404E">
              <w:rPr>
                <w:rPrChange w:id="370" w:author="Николай Богомолов" w:date="2022-09-07T15:52:00Z">
                  <w:rPr>
                    <w:rStyle w:val="a8"/>
                    <w:noProof/>
                  </w:rPr>
                </w:rPrChange>
              </w:rPr>
              <w:delText>Изъятие ОП из производственной линии</w:delText>
            </w:r>
            <w:r w:rsidDel="00CE404E">
              <w:rPr>
                <w:noProof/>
                <w:webHidden/>
              </w:rPr>
              <w:tab/>
              <w:delText>25</w:delText>
            </w:r>
          </w:del>
        </w:p>
        <w:p w14:paraId="5F7AE86E" w14:textId="7DB51D63" w:rsidR="00DD005C" w:rsidDel="00CE404E" w:rsidRDefault="00DD005C">
          <w:pPr>
            <w:pStyle w:val="31"/>
            <w:rPr>
              <w:del w:id="371" w:author="Николай Богомолов" w:date="2022-09-07T15:52:00Z"/>
              <w:rFonts w:eastAsiaTheme="minorEastAsia" w:cstheme="minorBidi"/>
              <w:noProof/>
              <w:szCs w:val="22"/>
              <w:lang w:eastAsia="ru-RU"/>
            </w:rPr>
          </w:pPr>
          <w:del w:id="372" w:author="Николай Богомолов" w:date="2022-09-07T15:52:00Z">
            <w:r w:rsidRPr="00CE404E" w:rsidDel="00CE404E">
              <w:rPr>
                <w:rPrChange w:id="373" w:author="Николай Богомолов" w:date="2022-09-07T15:52:00Z">
                  <w:rPr>
                    <w:rStyle w:val="a8"/>
                    <w:noProof/>
                  </w:rPr>
                </w:rPrChange>
              </w:rPr>
              <w:delText>3.6.2.</w:delText>
            </w:r>
            <w:r w:rsidDel="00CE404E">
              <w:rPr>
                <w:rFonts w:eastAsiaTheme="minorEastAsia" w:cstheme="minorBidi"/>
                <w:noProof/>
                <w:szCs w:val="22"/>
                <w:lang w:eastAsia="ru-RU"/>
              </w:rPr>
              <w:tab/>
            </w:r>
            <w:r w:rsidRPr="00CE404E" w:rsidDel="00CE404E">
              <w:rPr>
                <w:rPrChange w:id="374" w:author="Николай Богомолов" w:date="2022-09-07T15:52:00Z">
                  <w:rPr>
                    <w:rStyle w:val="a8"/>
                    <w:noProof/>
                  </w:rPr>
                </w:rPrChange>
              </w:rPr>
              <w:delText>Вставка ОП в позицию производственной линии</w:delText>
            </w:r>
            <w:r w:rsidDel="00CE404E">
              <w:rPr>
                <w:noProof/>
                <w:webHidden/>
              </w:rPr>
              <w:tab/>
              <w:delText>26</w:delText>
            </w:r>
          </w:del>
        </w:p>
        <w:p w14:paraId="0933A8BE" w14:textId="4786231F" w:rsidR="00DD005C" w:rsidDel="00CE404E" w:rsidRDefault="00DD005C">
          <w:pPr>
            <w:pStyle w:val="12"/>
            <w:rPr>
              <w:del w:id="375" w:author="Николай Богомолов" w:date="2022-09-07T15:52:00Z"/>
              <w:rFonts w:eastAsiaTheme="minorEastAsia" w:cstheme="minorBidi"/>
              <w:noProof/>
              <w:szCs w:val="22"/>
              <w:lang w:eastAsia="ru-RU"/>
            </w:rPr>
          </w:pPr>
          <w:del w:id="376" w:author="Николай Богомолов" w:date="2022-09-07T15:52:00Z">
            <w:r w:rsidRPr="00CE404E" w:rsidDel="00CE404E">
              <w:rPr>
                <w:rPrChange w:id="377" w:author="Николай Богомолов" w:date="2022-09-07T15:52:00Z">
                  <w:rPr>
                    <w:rStyle w:val="a8"/>
                    <w:noProof/>
                  </w:rPr>
                </w:rPrChange>
              </w:rPr>
              <w:delText>4.</w:delText>
            </w:r>
            <w:r w:rsidDel="00CE404E">
              <w:rPr>
                <w:rFonts w:eastAsiaTheme="minorEastAsia" w:cstheme="minorBidi"/>
                <w:noProof/>
                <w:szCs w:val="22"/>
                <w:lang w:eastAsia="ru-RU"/>
              </w:rPr>
              <w:tab/>
            </w:r>
            <w:r w:rsidRPr="00CE404E" w:rsidDel="00CE404E">
              <w:rPr>
                <w:rPrChange w:id="378" w:author="Николай Богомолов" w:date="2022-09-07T15:52:00Z">
                  <w:rPr>
                    <w:rStyle w:val="a8"/>
                    <w:noProof/>
                  </w:rPr>
                </w:rPrChange>
              </w:rPr>
              <w:delText>Аппаратное обеспечение СП</w:delText>
            </w:r>
            <w:r w:rsidDel="00CE404E">
              <w:rPr>
                <w:noProof/>
                <w:webHidden/>
              </w:rPr>
              <w:tab/>
              <w:delText>28</w:delText>
            </w:r>
          </w:del>
        </w:p>
        <w:p w14:paraId="1DDD4044" w14:textId="5639A819" w:rsidR="00DD005C" w:rsidDel="00CE404E" w:rsidRDefault="00DD005C">
          <w:pPr>
            <w:pStyle w:val="21"/>
            <w:rPr>
              <w:del w:id="379" w:author="Николай Богомолов" w:date="2022-09-07T15:52:00Z"/>
              <w:rFonts w:eastAsiaTheme="minorEastAsia" w:cstheme="minorBidi"/>
              <w:noProof/>
              <w:szCs w:val="22"/>
              <w:lang w:eastAsia="ru-RU"/>
            </w:rPr>
          </w:pPr>
          <w:del w:id="380" w:author="Николай Богомолов" w:date="2022-09-07T15:52:00Z">
            <w:r w:rsidRPr="00CE404E" w:rsidDel="00CE404E">
              <w:rPr>
                <w:rPrChange w:id="381" w:author="Николай Богомолов" w:date="2022-09-07T15:52:00Z">
                  <w:rPr>
                    <w:rStyle w:val="a8"/>
                    <w:noProof/>
                  </w:rPr>
                </w:rPrChange>
              </w:rPr>
              <w:delText>4.1.</w:delText>
            </w:r>
            <w:r w:rsidDel="00CE404E">
              <w:rPr>
                <w:rFonts w:eastAsiaTheme="minorEastAsia" w:cstheme="minorBidi"/>
                <w:noProof/>
                <w:szCs w:val="22"/>
                <w:lang w:eastAsia="ru-RU"/>
              </w:rPr>
              <w:tab/>
            </w:r>
            <w:r w:rsidRPr="00CE404E" w:rsidDel="00CE404E">
              <w:rPr>
                <w:rPrChange w:id="382" w:author="Николай Богомолов" w:date="2022-09-07T15:52:00Z">
                  <w:rPr>
                    <w:rStyle w:val="a8"/>
                    <w:noProof/>
                  </w:rPr>
                </w:rPrChange>
              </w:rPr>
              <w:delText>Общие положения</w:delText>
            </w:r>
            <w:r w:rsidDel="00CE404E">
              <w:rPr>
                <w:noProof/>
                <w:webHidden/>
              </w:rPr>
              <w:tab/>
              <w:delText>28</w:delText>
            </w:r>
          </w:del>
        </w:p>
        <w:p w14:paraId="4BF72FDE" w14:textId="1AE638B1" w:rsidR="00DD005C" w:rsidDel="00CE404E" w:rsidRDefault="00DD005C">
          <w:pPr>
            <w:pStyle w:val="21"/>
            <w:rPr>
              <w:del w:id="383" w:author="Николай Богомолов" w:date="2022-09-07T15:52:00Z"/>
              <w:rFonts w:eastAsiaTheme="minorEastAsia" w:cstheme="minorBidi"/>
              <w:noProof/>
              <w:szCs w:val="22"/>
              <w:lang w:eastAsia="ru-RU"/>
            </w:rPr>
          </w:pPr>
          <w:del w:id="384" w:author="Николай Богомолов" w:date="2022-09-07T15:52:00Z">
            <w:r w:rsidRPr="00CE404E" w:rsidDel="00CE404E">
              <w:rPr>
                <w:rPrChange w:id="385" w:author="Николай Богомолов" w:date="2022-09-07T15:52:00Z">
                  <w:rPr>
                    <w:rStyle w:val="a8"/>
                    <w:noProof/>
                  </w:rPr>
                </w:rPrChange>
              </w:rPr>
              <w:delText>4.2.</w:delText>
            </w:r>
            <w:r w:rsidDel="00CE404E">
              <w:rPr>
                <w:rFonts w:eastAsiaTheme="minorEastAsia" w:cstheme="minorBidi"/>
                <w:noProof/>
                <w:szCs w:val="22"/>
                <w:lang w:eastAsia="ru-RU"/>
              </w:rPr>
              <w:tab/>
            </w:r>
            <w:r w:rsidRPr="00CE404E" w:rsidDel="00CE404E">
              <w:rPr>
                <w:rPrChange w:id="386" w:author="Николай Богомолов" w:date="2022-09-07T15:52:00Z">
                  <w:rPr>
                    <w:rStyle w:val="a8"/>
                    <w:noProof/>
                  </w:rPr>
                </w:rPrChange>
              </w:rPr>
              <w:delText>Нижний уровень СП</w:delText>
            </w:r>
            <w:r w:rsidDel="00CE404E">
              <w:rPr>
                <w:noProof/>
                <w:webHidden/>
              </w:rPr>
              <w:tab/>
              <w:delText>28</w:delText>
            </w:r>
          </w:del>
        </w:p>
        <w:p w14:paraId="64F43635" w14:textId="606070E2" w:rsidR="00DD005C" w:rsidDel="00CE404E" w:rsidRDefault="00DD005C">
          <w:pPr>
            <w:pStyle w:val="21"/>
            <w:rPr>
              <w:del w:id="387" w:author="Николай Богомолов" w:date="2022-09-07T15:52:00Z"/>
              <w:rFonts w:eastAsiaTheme="minorEastAsia" w:cstheme="minorBidi"/>
              <w:noProof/>
              <w:szCs w:val="22"/>
              <w:lang w:eastAsia="ru-RU"/>
            </w:rPr>
          </w:pPr>
          <w:del w:id="388" w:author="Николай Богомолов" w:date="2022-09-07T15:52:00Z">
            <w:r w:rsidRPr="00CE404E" w:rsidDel="00CE404E">
              <w:rPr>
                <w:rPrChange w:id="389" w:author="Николай Богомолов" w:date="2022-09-07T15:52:00Z">
                  <w:rPr>
                    <w:rStyle w:val="a8"/>
                    <w:noProof/>
                  </w:rPr>
                </w:rPrChange>
              </w:rPr>
              <w:delText>4.3.</w:delText>
            </w:r>
            <w:r w:rsidDel="00CE404E">
              <w:rPr>
                <w:rFonts w:eastAsiaTheme="minorEastAsia" w:cstheme="minorBidi"/>
                <w:noProof/>
                <w:szCs w:val="22"/>
                <w:lang w:eastAsia="ru-RU"/>
              </w:rPr>
              <w:tab/>
            </w:r>
            <w:r w:rsidRPr="00CE404E" w:rsidDel="00CE404E">
              <w:rPr>
                <w:rPrChange w:id="390" w:author="Николай Богомолов" w:date="2022-09-07T15:52:00Z">
                  <w:rPr>
                    <w:rStyle w:val="a8"/>
                    <w:noProof/>
                  </w:rPr>
                </w:rPrChange>
              </w:rPr>
              <w:delText>Сервер приложений</w:delText>
            </w:r>
            <w:r w:rsidDel="00CE404E">
              <w:rPr>
                <w:noProof/>
                <w:webHidden/>
              </w:rPr>
              <w:tab/>
              <w:delText>29</w:delText>
            </w:r>
          </w:del>
        </w:p>
        <w:p w14:paraId="07D071F0" w14:textId="5FE86F5F" w:rsidR="00DD005C" w:rsidDel="00CE404E" w:rsidRDefault="00DD005C">
          <w:pPr>
            <w:pStyle w:val="21"/>
            <w:rPr>
              <w:del w:id="391" w:author="Николай Богомолов" w:date="2022-09-07T15:52:00Z"/>
              <w:rFonts w:eastAsiaTheme="minorEastAsia" w:cstheme="minorBidi"/>
              <w:noProof/>
              <w:szCs w:val="22"/>
              <w:lang w:eastAsia="ru-RU"/>
            </w:rPr>
          </w:pPr>
          <w:del w:id="392" w:author="Николай Богомолов" w:date="2022-09-07T15:52:00Z">
            <w:r w:rsidRPr="00CE404E" w:rsidDel="00CE404E">
              <w:rPr>
                <w:rPrChange w:id="393" w:author="Николай Богомолов" w:date="2022-09-07T15:52:00Z">
                  <w:rPr>
                    <w:rStyle w:val="a8"/>
                    <w:noProof/>
                  </w:rPr>
                </w:rPrChange>
              </w:rPr>
              <w:delText>4.4.</w:delText>
            </w:r>
            <w:r w:rsidDel="00CE404E">
              <w:rPr>
                <w:rFonts w:eastAsiaTheme="minorEastAsia" w:cstheme="minorBidi"/>
                <w:noProof/>
                <w:szCs w:val="22"/>
                <w:lang w:eastAsia="ru-RU"/>
              </w:rPr>
              <w:tab/>
            </w:r>
            <w:r w:rsidRPr="00CE404E" w:rsidDel="00CE404E">
              <w:rPr>
                <w:rPrChange w:id="394" w:author="Николай Богомолов" w:date="2022-09-07T15:52:00Z">
                  <w:rPr>
                    <w:rStyle w:val="a8"/>
                    <w:noProof/>
                  </w:rPr>
                </w:rPrChange>
              </w:rPr>
              <w:delText>Сервер хранилища данных</w:delText>
            </w:r>
            <w:r w:rsidDel="00CE404E">
              <w:rPr>
                <w:noProof/>
                <w:webHidden/>
              </w:rPr>
              <w:tab/>
              <w:delText>30</w:delText>
            </w:r>
          </w:del>
        </w:p>
        <w:p w14:paraId="62AFC021" w14:textId="676B25A0" w:rsidR="00DD005C" w:rsidDel="00CE404E" w:rsidRDefault="00DD005C">
          <w:pPr>
            <w:pStyle w:val="21"/>
            <w:rPr>
              <w:del w:id="395" w:author="Николай Богомолов" w:date="2022-09-07T15:52:00Z"/>
              <w:rFonts w:eastAsiaTheme="minorEastAsia" w:cstheme="minorBidi"/>
              <w:noProof/>
              <w:szCs w:val="22"/>
              <w:lang w:eastAsia="ru-RU"/>
            </w:rPr>
          </w:pPr>
          <w:del w:id="396" w:author="Николай Богомолов" w:date="2022-09-07T15:52:00Z">
            <w:r w:rsidRPr="00CE404E" w:rsidDel="00CE404E">
              <w:rPr>
                <w:rPrChange w:id="397" w:author="Николай Богомолов" w:date="2022-09-07T15:52:00Z">
                  <w:rPr>
                    <w:rStyle w:val="a8"/>
                    <w:noProof/>
                  </w:rPr>
                </w:rPrChange>
              </w:rPr>
              <w:delText>4.5.</w:delText>
            </w:r>
            <w:r w:rsidDel="00CE404E">
              <w:rPr>
                <w:rFonts w:eastAsiaTheme="minorEastAsia" w:cstheme="minorBidi"/>
                <w:noProof/>
                <w:szCs w:val="22"/>
                <w:lang w:eastAsia="ru-RU"/>
              </w:rPr>
              <w:tab/>
            </w:r>
            <w:r w:rsidRPr="00CE404E" w:rsidDel="00CE404E">
              <w:rPr>
                <w:rPrChange w:id="398" w:author="Николай Богомолов" w:date="2022-09-07T15:52:00Z">
                  <w:rPr>
                    <w:rStyle w:val="a8"/>
                    <w:noProof/>
                  </w:rPr>
                </w:rPrChange>
              </w:rPr>
              <w:delText>АРМы операторов</w:delText>
            </w:r>
            <w:r w:rsidDel="00CE404E">
              <w:rPr>
                <w:noProof/>
                <w:webHidden/>
              </w:rPr>
              <w:tab/>
              <w:delText>30</w:delText>
            </w:r>
          </w:del>
        </w:p>
        <w:p w14:paraId="0B6A97D2" w14:textId="04FBFC97" w:rsidR="00DD005C" w:rsidDel="00CE404E" w:rsidRDefault="00DD005C">
          <w:pPr>
            <w:pStyle w:val="12"/>
            <w:rPr>
              <w:del w:id="399" w:author="Николай Богомолов" w:date="2022-09-07T15:52:00Z"/>
              <w:rFonts w:eastAsiaTheme="minorEastAsia" w:cstheme="minorBidi"/>
              <w:noProof/>
              <w:szCs w:val="22"/>
              <w:lang w:eastAsia="ru-RU"/>
            </w:rPr>
          </w:pPr>
          <w:del w:id="400" w:author="Николай Богомолов" w:date="2022-09-07T15:52:00Z">
            <w:r w:rsidRPr="00CE404E" w:rsidDel="00CE404E">
              <w:rPr>
                <w:rPrChange w:id="401" w:author="Николай Богомолов" w:date="2022-09-07T15:52:00Z">
                  <w:rPr>
                    <w:rStyle w:val="a8"/>
                    <w:noProof/>
                  </w:rPr>
                </w:rPrChange>
              </w:rPr>
              <w:delText>5.</w:delText>
            </w:r>
            <w:r w:rsidDel="00CE404E">
              <w:rPr>
                <w:rFonts w:eastAsiaTheme="minorEastAsia" w:cstheme="minorBidi"/>
                <w:noProof/>
                <w:szCs w:val="22"/>
                <w:lang w:eastAsia="ru-RU"/>
              </w:rPr>
              <w:tab/>
            </w:r>
            <w:r w:rsidRPr="00CE404E" w:rsidDel="00CE404E">
              <w:rPr>
                <w:rPrChange w:id="402" w:author="Николай Богомолов" w:date="2022-09-07T15:52:00Z">
                  <w:rPr>
                    <w:rStyle w:val="a8"/>
                    <w:noProof/>
                  </w:rPr>
                </w:rPrChange>
              </w:rPr>
              <w:delText>Программное обеспечение СП</w:delText>
            </w:r>
            <w:r w:rsidDel="00CE404E">
              <w:rPr>
                <w:noProof/>
                <w:webHidden/>
              </w:rPr>
              <w:tab/>
              <w:delText>32</w:delText>
            </w:r>
          </w:del>
        </w:p>
        <w:p w14:paraId="134F0100" w14:textId="4603243D" w:rsidR="00DD005C" w:rsidDel="00CE404E" w:rsidRDefault="00DD005C">
          <w:pPr>
            <w:pStyle w:val="21"/>
            <w:rPr>
              <w:del w:id="403" w:author="Николай Богомолов" w:date="2022-09-07T15:52:00Z"/>
              <w:rFonts w:eastAsiaTheme="minorEastAsia" w:cstheme="minorBidi"/>
              <w:noProof/>
              <w:szCs w:val="22"/>
              <w:lang w:eastAsia="ru-RU"/>
            </w:rPr>
          </w:pPr>
          <w:del w:id="404" w:author="Николай Богомолов" w:date="2022-09-07T15:52:00Z">
            <w:r w:rsidRPr="00CE404E" w:rsidDel="00CE404E">
              <w:rPr>
                <w:rPrChange w:id="405" w:author="Николай Богомолов" w:date="2022-09-07T15:52:00Z">
                  <w:rPr>
                    <w:rStyle w:val="a8"/>
                    <w:noProof/>
                  </w:rPr>
                </w:rPrChange>
              </w:rPr>
              <w:delText>5.1.</w:delText>
            </w:r>
            <w:r w:rsidDel="00CE404E">
              <w:rPr>
                <w:rFonts w:eastAsiaTheme="minorEastAsia" w:cstheme="minorBidi"/>
                <w:noProof/>
                <w:szCs w:val="22"/>
                <w:lang w:eastAsia="ru-RU"/>
              </w:rPr>
              <w:tab/>
            </w:r>
            <w:r w:rsidRPr="00CE404E" w:rsidDel="00CE404E">
              <w:rPr>
                <w:rPrChange w:id="406" w:author="Николай Богомолов" w:date="2022-09-07T15:52:00Z">
                  <w:rPr>
                    <w:rStyle w:val="a8"/>
                    <w:noProof/>
                  </w:rPr>
                </w:rPrChange>
              </w:rPr>
              <w:delText>Общие положения</w:delText>
            </w:r>
            <w:r w:rsidDel="00CE404E">
              <w:rPr>
                <w:noProof/>
                <w:webHidden/>
              </w:rPr>
              <w:tab/>
              <w:delText>32</w:delText>
            </w:r>
          </w:del>
        </w:p>
        <w:p w14:paraId="58E608D5" w14:textId="2CD014BC" w:rsidR="00DD005C" w:rsidDel="00CE404E" w:rsidRDefault="00DD005C">
          <w:pPr>
            <w:pStyle w:val="21"/>
            <w:rPr>
              <w:del w:id="407" w:author="Николай Богомолов" w:date="2022-09-07T15:52:00Z"/>
              <w:rFonts w:eastAsiaTheme="minorEastAsia" w:cstheme="minorBidi"/>
              <w:noProof/>
              <w:szCs w:val="22"/>
              <w:lang w:eastAsia="ru-RU"/>
            </w:rPr>
          </w:pPr>
          <w:del w:id="408" w:author="Николай Богомолов" w:date="2022-09-07T15:52:00Z">
            <w:r w:rsidRPr="00CE404E" w:rsidDel="00CE404E">
              <w:rPr>
                <w:rPrChange w:id="409" w:author="Николай Богомолов" w:date="2022-09-07T15:52:00Z">
                  <w:rPr>
                    <w:rStyle w:val="a8"/>
                    <w:noProof/>
                  </w:rPr>
                </w:rPrChange>
              </w:rPr>
              <w:delText>5.2.</w:delText>
            </w:r>
            <w:r w:rsidDel="00CE404E">
              <w:rPr>
                <w:rFonts w:eastAsiaTheme="minorEastAsia" w:cstheme="minorBidi"/>
                <w:noProof/>
                <w:szCs w:val="22"/>
                <w:lang w:eastAsia="ru-RU"/>
              </w:rPr>
              <w:tab/>
            </w:r>
            <w:r w:rsidRPr="00CE404E" w:rsidDel="00CE404E">
              <w:rPr>
                <w:rPrChange w:id="410" w:author="Николай Богомолов" w:date="2022-09-07T15:52:00Z">
                  <w:rPr>
                    <w:rStyle w:val="a8"/>
                    <w:noProof/>
                  </w:rPr>
                </w:rPrChange>
              </w:rPr>
              <w:delText>Нижний уровень</w:delText>
            </w:r>
            <w:r w:rsidDel="00CE404E">
              <w:rPr>
                <w:noProof/>
                <w:webHidden/>
              </w:rPr>
              <w:tab/>
              <w:delText>32</w:delText>
            </w:r>
          </w:del>
        </w:p>
        <w:p w14:paraId="0BEDB730" w14:textId="757B6F02" w:rsidR="00DD005C" w:rsidDel="00CE404E" w:rsidRDefault="00DD005C">
          <w:pPr>
            <w:pStyle w:val="21"/>
            <w:rPr>
              <w:del w:id="411" w:author="Николай Богомолов" w:date="2022-09-07T15:52:00Z"/>
              <w:rFonts w:eastAsiaTheme="minorEastAsia" w:cstheme="minorBidi"/>
              <w:noProof/>
              <w:szCs w:val="22"/>
              <w:lang w:eastAsia="ru-RU"/>
            </w:rPr>
          </w:pPr>
          <w:del w:id="412" w:author="Николай Богомолов" w:date="2022-09-07T15:52:00Z">
            <w:r w:rsidRPr="00CE404E" w:rsidDel="00CE404E">
              <w:rPr>
                <w:rPrChange w:id="413" w:author="Николай Богомолов" w:date="2022-09-07T15:52:00Z">
                  <w:rPr>
                    <w:rStyle w:val="a8"/>
                    <w:noProof/>
                  </w:rPr>
                </w:rPrChange>
              </w:rPr>
              <w:delText>5.3.</w:delText>
            </w:r>
            <w:r w:rsidDel="00CE404E">
              <w:rPr>
                <w:rFonts w:eastAsiaTheme="minorEastAsia" w:cstheme="minorBidi"/>
                <w:noProof/>
                <w:szCs w:val="22"/>
                <w:lang w:eastAsia="ru-RU"/>
              </w:rPr>
              <w:tab/>
            </w:r>
            <w:r w:rsidRPr="00CE404E" w:rsidDel="00CE404E">
              <w:rPr>
                <w:rPrChange w:id="414" w:author="Николай Богомолов" w:date="2022-09-07T15:52:00Z">
                  <w:rPr>
                    <w:rStyle w:val="a8"/>
                    <w:noProof/>
                  </w:rPr>
                </w:rPrChange>
              </w:rPr>
              <w:delText>Сервер приложений</w:delText>
            </w:r>
            <w:r w:rsidDel="00CE404E">
              <w:rPr>
                <w:noProof/>
                <w:webHidden/>
              </w:rPr>
              <w:tab/>
              <w:delText>32</w:delText>
            </w:r>
          </w:del>
        </w:p>
        <w:p w14:paraId="39995DD1" w14:textId="3DBC13E8" w:rsidR="00DD005C" w:rsidDel="00CE404E" w:rsidRDefault="00DD005C">
          <w:pPr>
            <w:pStyle w:val="21"/>
            <w:rPr>
              <w:del w:id="415" w:author="Николай Богомолов" w:date="2022-09-07T15:52:00Z"/>
              <w:rFonts w:eastAsiaTheme="minorEastAsia" w:cstheme="minorBidi"/>
              <w:noProof/>
              <w:szCs w:val="22"/>
              <w:lang w:eastAsia="ru-RU"/>
            </w:rPr>
          </w:pPr>
          <w:del w:id="416" w:author="Николай Богомолов" w:date="2022-09-07T15:52:00Z">
            <w:r w:rsidRPr="00CE404E" w:rsidDel="00CE404E">
              <w:rPr>
                <w:rPrChange w:id="417" w:author="Николай Богомолов" w:date="2022-09-07T15:52:00Z">
                  <w:rPr>
                    <w:rStyle w:val="a8"/>
                    <w:noProof/>
                  </w:rPr>
                </w:rPrChange>
              </w:rPr>
              <w:delText>5.4.</w:delText>
            </w:r>
            <w:r w:rsidDel="00CE404E">
              <w:rPr>
                <w:rFonts w:eastAsiaTheme="minorEastAsia" w:cstheme="minorBidi"/>
                <w:noProof/>
                <w:szCs w:val="22"/>
                <w:lang w:eastAsia="ru-RU"/>
              </w:rPr>
              <w:tab/>
            </w:r>
            <w:r w:rsidRPr="00CE404E" w:rsidDel="00CE404E">
              <w:rPr>
                <w:rPrChange w:id="418" w:author="Николай Богомолов" w:date="2022-09-07T15:52:00Z">
                  <w:rPr>
                    <w:rStyle w:val="a8"/>
                    <w:noProof/>
                  </w:rPr>
                </w:rPrChange>
              </w:rPr>
              <w:delText>Сервер хранилища данных</w:delText>
            </w:r>
            <w:r w:rsidDel="00CE404E">
              <w:rPr>
                <w:noProof/>
                <w:webHidden/>
              </w:rPr>
              <w:tab/>
              <w:delText>32</w:delText>
            </w:r>
          </w:del>
        </w:p>
        <w:p w14:paraId="4BB0E94D" w14:textId="18144DA0" w:rsidR="00DD005C" w:rsidDel="00CE404E" w:rsidRDefault="00DD005C">
          <w:pPr>
            <w:pStyle w:val="21"/>
            <w:rPr>
              <w:del w:id="419" w:author="Николай Богомолов" w:date="2022-09-07T15:52:00Z"/>
              <w:rFonts w:eastAsiaTheme="minorEastAsia" w:cstheme="minorBidi"/>
              <w:noProof/>
              <w:szCs w:val="22"/>
              <w:lang w:eastAsia="ru-RU"/>
            </w:rPr>
          </w:pPr>
          <w:del w:id="420" w:author="Николай Богомолов" w:date="2022-09-07T15:52:00Z">
            <w:r w:rsidRPr="00CE404E" w:rsidDel="00CE404E">
              <w:rPr>
                <w:rPrChange w:id="421" w:author="Николай Богомолов" w:date="2022-09-07T15:52:00Z">
                  <w:rPr>
                    <w:rStyle w:val="a8"/>
                    <w:noProof/>
                  </w:rPr>
                </w:rPrChange>
              </w:rPr>
              <w:delText>5.5.</w:delText>
            </w:r>
            <w:r w:rsidDel="00CE404E">
              <w:rPr>
                <w:rFonts w:eastAsiaTheme="minorEastAsia" w:cstheme="minorBidi"/>
                <w:noProof/>
                <w:szCs w:val="22"/>
                <w:lang w:eastAsia="ru-RU"/>
              </w:rPr>
              <w:tab/>
            </w:r>
            <w:r w:rsidRPr="00CE404E" w:rsidDel="00CE404E">
              <w:rPr>
                <w:rPrChange w:id="422" w:author="Николай Богомолов" w:date="2022-09-07T15:52:00Z">
                  <w:rPr>
                    <w:rStyle w:val="a8"/>
                    <w:noProof/>
                  </w:rPr>
                </w:rPrChange>
              </w:rPr>
              <w:delText>АРМы операторов</w:delText>
            </w:r>
            <w:r w:rsidDel="00CE404E">
              <w:rPr>
                <w:noProof/>
                <w:webHidden/>
              </w:rPr>
              <w:tab/>
              <w:delText>33</w:delText>
            </w:r>
          </w:del>
        </w:p>
        <w:p w14:paraId="5CF308A9" w14:textId="4E0A748E" w:rsidR="00DD005C" w:rsidDel="00CE404E" w:rsidRDefault="00DD005C">
          <w:pPr>
            <w:pStyle w:val="31"/>
            <w:rPr>
              <w:del w:id="423" w:author="Николай Богомолов" w:date="2022-09-07T15:52:00Z"/>
              <w:rFonts w:eastAsiaTheme="minorEastAsia" w:cstheme="minorBidi"/>
              <w:noProof/>
              <w:szCs w:val="22"/>
              <w:lang w:eastAsia="ru-RU"/>
            </w:rPr>
          </w:pPr>
          <w:del w:id="424" w:author="Николай Богомолов" w:date="2022-09-07T15:52:00Z">
            <w:r w:rsidRPr="00CE404E" w:rsidDel="00CE404E">
              <w:rPr>
                <w:rPrChange w:id="425" w:author="Николай Богомолов" w:date="2022-09-07T15:52:00Z">
                  <w:rPr>
                    <w:rStyle w:val="a8"/>
                    <w:noProof/>
                  </w:rPr>
                </w:rPrChange>
              </w:rPr>
              <w:delText>5.5.1.</w:delText>
            </w:r>
            <w:r w:rsidDel="00CE404E">
              <w:rPr>
                <w:rFonts w:eastAsiaTheme="minorEastAsia" w:cstheme="minorBidi"/>
                <w:noProof/>
                <w:szCs w:val="22"/>
                <w:lang w:eastAsia="ru-RU"/>
              </w:rPr>
              <w:tab/>
            </w:r>
            <w:r w:rsidRPr="00CE404E" w:rsidDel="00CE404E">
              <w:rPr>
                <w:rPrChange w:id="426" w:author="Николай Богомолов" w:date="2022-09-07T15:52:00Z">
                  <w:rPr>
                    <w:rStyle w:val="a8"/>
                    <w:noProof/>
                  </w:rPr>
                </w:rPrChange>
              </w:rPr>
              <w:delText>АРМ оператора МГКР</w:delText>
            </w:r>
            <w:r w:rsidDel="00CE404E">
              <w:rPr>
                <w:noProof/>
                <w:webHidden/>
              </w:rPr>
              <w:tab/>
              <w:delText>33</w:delText>
            </w:r>
          </w:del>
        </w:p>
        <w:p w14:paraId="72A0257D" w14:textId="05167D3B" w:rsidR="00DD005C" w:rsidDel="00CE404E" w:rsidRDefault="00DD005C">
          <w:pPr>
            <w:pStyle w:val="31"/>
            <w:rPr>
              <w:del w:id="427" w:author="Николай Богомолов" w:date="2022-09-07T15:52:00Z"/>
              <w:rFonts w:eastAsiaTheme="minorEastAsia" w:cstheme="minorBidi"/>
              <w:noProof/>
              <w:szCs w:val="22"/>
              <w:lang w:eastAsia="ru-RU"/>
            </w:rPr>
          </w:pPr>
          <w:del w:id="428" w:author="Николай Богомолов" w:date="2022-09-07T15:52:00Z">
            <w:r w:rsidRPr="00CE404E" w:rsidDel="00CE404E">
              <w:rPr>
                <w:rPrChange w:id="429" w:author="Николай Богомолов" w:date="2022-09-07T15:52:00Z">
                  <w:rPr>
                    <w:rStyle w:val="a8"/>
                    <w:noProof/>
                  </w:rPr>
                </w:rPrChange>
              </w:rPr>
              <w:delText>5.5.2.</w:delText>
            </w:r>
            <w:r w:rsidDel="00CE404E">
              <w:rPr>
                <w:rFonts w:eastAsiaTheme="minorEastAsia" w:cstheme="minorBidi"/>
                <w:noProof/>
                <w:szCs w:val="22"/>
                <w:lang w:eastAsia="ru-RU"/>
              </w:rPr>
              <w:tab/>
            </w:r>
            <w:r w:rsidRPr="00CE404E" w:rsidDel="00CE404E">
              <w:rPr>
                <w:rPrChange w:id="430" w:author="Николай Богомолов" w:date="2022-09-07T15:52:00Z">
                  <w:rPr>
                    <w:rStyle w:val="a8"/>
                    <w:noProof/>
                  </w:rPr>
                </w:rPrChange>
              </w:rPr>
              <w:delText>АРМ оператора охладительных столов</w:delText>
            </w:r>
            <w:r w:rsidDel="00CE404E">
              <w:rPr>
                <w:noProof/>
                <w:webHidden/>
              </w:rPr>
              <w:tab/>
              <w:delText>34</w:delText>
            </w:r>
          </w:del>
        </w:p>
        <w:p w14:paraId="04CB3469" w14:textId="2A1FC22C" w:rsidR="00DD005C" w:rsidDel="00CE404E" w:rsidRDefault="00DD005C">
          <w:pPr>
            <w:pStyle w:val="31"/>
            <w:rPr>
              <w:del w:id="431" w:author="Николай Богомолов" w:date="2022-09-07T15:52:00Z"/>
              <w:rFonts w:eastAsiaTheme="minorEastAsia" w:cstheme="minorBidi"/>
              <w:noProof/>
              <w:szCs w:val="22"/>
              <w:lang w:eastAsia="ru-RU"/>
            </w:rPr>
          </w:pPr>
          <w:del w:id="432" w:author="Николай Богомолов" w:date="2022-09-07T15:52:00Z">
            <w:r w:rsidRPr="00CE404E" w:rsidDel="00CE404E">
              <w:rPr>
                <w:rPrChange w:id="433" w:author="Николай Богомолов" w:date="2022-09-07T15:52:00Z">
                  <w:rPr>
                    <w:rStyle w:val="a8"/>
                    <w:noProof/>
                  </w:rPr>
                </w:rPrChange>
              </w:rPr>
              <w:delText>5.5.3.</w:delText>
            </w:r>
            <w:r w:rsidDel="00CE404E">
              <w:rPr>
                <w:rFonts w:eastAsiaTheme="minorEastAsia" w:cstheme="minorBidi"/>
                <w:noProof/>
                <w:szCs w:val="22"/>
                <w:lang w:eastAsia="ru-RU"/>
              </w:rPr>
              <w:tab/>
            </w:r>
            <w:r w:rsidRPr="00CE404E" w:rsidDel="00CE404E">
              <w:rPr>
                <w:rPrChange w:id="434" w:author="Николай Богомолов" w:date="2022-09-07T15:52:00Z">
                  <w:rPr>
                    <w:rStyle w:val="a8"/>
                    <w:noProof/>
                  </w:rPr>
                </w:rPrChange>
              </w:rPr>
              <w:delText>АРМ оператора рольганговых весов УНРС</w:delText>
            </w:r>
            <w:r w:rsidDel="00CE404E">
              <w:rPr>
                <w:noProof/>
                <w:webHidden/>
              </w:rPr>
              <w:tab/>
              <w:delText>35</w:delText>
            </w:r>
          </w:del>
        </w:p>
        <w:p w14:paraId="02A64756" w14:textId="72758D57" w:rsidR="00DD005C" w:rsidDel="00CE404E" w:rsidRDefault="00DD005C">
          <w:pPr>
            <w:pStyle w:val="31"/>
            <w:rPr>
              <w:del w:id="435" w:author="Николай Богомолов" w:date="2022-09-07T15:52:00Z"/>
              <w:rFonts w:eastAsiaTheme="minorEastAsia" w:cstheme="minorBidi"/>
              <w:noProof/>
              <w:szCs w:val="22"/>
              <w:lang w:eastAsia="ru-RU"/>
            </w:rPr>
          </w:pPr>
          <w:del w:id="436" w:author="Николай Богомолов" w:date="2022-09-07T15:52:00Z">
            <w:r w:rsidRPr="00CE404E" w:rsidDel="00CE404E">
              <w:rPr>
                <w:rPrChange w:id="437" w:author="Николай Богомолов" w:date="2022-09-07T15:52:00Z">
                  <w:rPr>
                    <w:rStyle w:val="a8"/>
                    <w:noProof/>
                  </w:rPr>
                </w:rPrChange>
              </w:rPr>
              <w:delText>5.5.4.</w:delText>
            </w:r>
            <w:r w:rsidDel="00CE404E">
              <w:rPr>
                <w:rFonts w:eastAsiaTheme="minorEastAsia" w:cstheme="minorBidi"/>
                <w:noProof/>
                <w:szCs w:val="22"/>
                <w:lang w:eastAsia="ru-RU"/>
              </w:rPr>
              <w:tab/>
            </w:r>
            <w:r w:rsidRPr="00CE404E" w:rsidDel="00CE404E">
              <w:rPr>
                <w:rPrChange w:id="438" w:author="Николай Богомолов" w:date="2022-09-07T15:52:00Z">
                  <w:rPr>
                    <w:rStyle w:val="a8"/>
                    <w:noProof/>
                  </w:rPr>
                </w:rPrChange>
              </w:rPr>
              <w:delText>АРМ оператора платформенных и рольганговых весов УЗГМ</w:delText>
            </w:r>
            <w:r w:rsidDel="00CE404E">
              <w:rPr>
                <w:noProof/>
                <w:webHidden/>
              </w:rPr>
              <w:tab/>
              <w:delText>36</w:delText>
            </w:r>
          </w:del>
        </w:p>
        <w:p w14:paraId="400B61A5" w14:textId="24141169" w:rsidR="00DD005C" w:rsidDel="00CE404E" w:rsidRDefault="00DD005C">
          <w:pPr>
            <w:pStyle w:val="12"/>
            <w:rPr>
              <w:del w:id="439" w:author="Николай Богомолов" w:date="2022-09-07T15:52:00Z"/>
              <w:rFonts w:eastAsiaTheme="minorEastAsia" w:cstheme="minorBidi"/>
              <w:noProof/>
              <w:szCs w:val="22"/>
              <w:lang w:eastAsia="ru-RU"/>
            </w:rPr>
          </w:pPr>
          <w:del w:id="440" w:author="Николай Богомолов" w:date="2022-09-07T15:52:00Z">
            <w:r w:rsidRPr="00CE404E" w:rsidDel="00CE404E">
              <w:rPr>
                <w:rPrChange w:id="441" w:author="Николай Богомолов" w:date="2022-09-07T15:52:00Z">
                  <w:rPr>
                    <w:rStyle w:val="a8"/>
                    <w:noProof/>
                  </w:rPr>
                </w:rPrChange>
              </w:rPr>
              <w:delText>6.</w:delText>
            </w:r>
            <w:r w:rsidDel="00CE404E">
              <w:rPr>
                <w:rFonts w:eastAsiaTheme="minorEastAsia" w:cstheme="minorBidi"/>
                <w:noProof/>
                <w:szCs w:val="22"/>
                <w:lang w:eastAsia="ru-RU"/>
              </w:rPr>
              <w:tab/>
            </w:r>
            <w:r w:rsidRPr="00CE404E" w:rsidDel="00CE404E">
              <w:rPr>
                <w:rPrChange w:id="442" w:author="Николай Богомолов" w:date="2022-09-07T15:52:00Z">
                  <w:rPr>
                    <w:rStyle w:val="a8"/>
                    <w:noProof/>
                  </w:rPr>
                </w:rPrChange>
              </w:rPr>
              <w:delText>Взаимодействие с технологическим оборудованием участков</w:delText>
            </w:r>
            <w:r w:rsidDel="00CE404E">
              <w:rPr>
                <w:noProof/>
                <w:webHidden/>
              </w:rPr>
              <w:tab/>
              <w:delText>38</w:delText>
            </w:r>
          </w:del>
        </w:p>
        <w:p w14:paraId="0FADC1A7" w14:textId="40C080FB" w:rsidR="00DD005C" w:rsidDel="00CE404E" w:rsidRDefault="00DD005C">
          <w:pPr>
            <w:pStyle w:val="12"/>
            <w:rPr>
              <w:del w:id="443" w:author="Николай Богомолов" w:date="2022-09-07T15:52:00Z"/>
              <w:rFonts w:eastAsiaTheme="minorEastAsia" w:cstheme="minorBidi"/>
              <w:noProof/>
              <w:szCs w:val="22"/>
              <w:lang w:eastAsia="ru-RU"/>
            </w:rPr>
          </w:pPr>
          <w:del w:id="444" w:author="Николай Богомолов" w:date="2022-09-07T15:52:00Z">
            <w:r w:rsidRPr="00CE404E" w:rsidDel="00CE404E">
              <w:rPr>
                <w:rPrChange w:id="445" w:author="Николай Богомолов" w:date="2022-09-07T15:52:00Z">
                  <w:rPr>
                    <w:rStyle w:val="a8"/>
                    <w:noProof/>
                  </w:rPr>
                </w:rPrChange>
              </w:rPr>
              <w:delText>7.</w:delText>
            </w:r>
            <w:r w:rsidDel="00CE404E">
              <w:rPr>
                <w:rFonts w:eastAsiaTheme="minorEastAsia" w:cstheme="minorBidi"/>
                <w:noProof/>
                <w:szCs w:val="22"/>
                <w:lang w:eastAsia="ru-RU"/>
              </w:rPr>
              <w:tab/>
            </w:r>
            <w:r w:rsidRPr="00CE404E" w:rsidDel="00CE404E">
              <w:rPr>
                <w:rPrChange w:id="446" w:author="Николай Богомолов" w:date="2022-09-07T15:52:00Z">
                  <w:rPr>
                    <w:rStyle w:val="a8"/>
                    <w:noProof/>
                  </w:rPr>
                </w:rPrChange>
              </w:rPr>
              <w:delText xml:space="preserve">Взаимодействие с </w:delText>
            </w:r>
            <w:r w:rsidRPr="00CE404E" w:rsidDel="00CE404E">
              <w:rPr>
                <w:rPrChange w:id="447" w:author="Николай Богомолов" w:date="2022-09-07T15:52:00Z">
                  <w:rPr>
                    <w:rStyle w:val="a8"/>
                    <w:noProof/>
                    <w:lang w:val="en-US"/>
                  </w:rPr>
                </w:rPrChange>
              </w:rPr>
              <w:delText>MES</w:delText>
            </w:r>
            <w:r w:rsidRPr="00CE404E" w:rsidDel="00CE404E">
              <w:rPr>
                <w:rPrChange w:id="448" w:author="Николай Богомолов" w:date="2022-09-07T15:52:00Z">
                  <w:rPr>
                    <w:rStyle w:val="a8"/>
                    <w:noProof/>
                  </w:rPr>
                </w:rPrChange>
              </w:rPr>
              <w:delText xml:space="preserve"> </w:delText>
            </w:r>
            <w:r w:rsidRPr="00CE404E" w:rsidDel="00CE404E">
              <w:rPr>
                <w:rPrChange w:id="449" w:author="Николай Богомолов" w:date="2022-09-07T15:52:00Z">
                  <w:rPr>
                    <w:rStyle w:val="a8"/>
                    <w:noProof/>
                    <w:lang w:val="en-US"/>
                  </w:rPr>
                </w:rPrChange>
              </w:rPr>
              <w:delText>PSImetals</w:delText>
            </w:r>
            <w:r w:rsidRPr="00CE404E" w:rsidDel="00CE404E">
              <w:rPr>
                <w:rPrChange w:id="450" w:author="Николай Богомолов" w:date="2022-09-07T15:52:00Z">
                  <w:rPr>
                    <w:rStyle w:val="a8"/>
                    <w:noProof/>
                  </w:rPr>
                </w:rPrChange>
              </w:rPr>
              <w:delText xml:space="preserve"> и инфраструктурой данных </w:delText>
            </w:r>
            <w:r w:rsidRPr="00CE404E" w:rsidDel="00CE404E">
              <w:rPr>
                <w:rPrChange w:id="451" w:author="Николай Богомолов" w:date="2022-09-07T15:52:00Z">
                  <w:rPr>
                    <w:rStyle w:val="a8"/>
                    <w:noProof/>
                    <w:lang w:val="en-US"/>
                  </w:rPr>
                </w:rPrChange>
              </w:rPr>
              <w:delText>PIMS</w:delText>
            </w:r>
            <w:r w:rsidDel="00CE404E">
              <w:rPr>
                <w:noProof/>
                <w:webHidden/>
              </w:rPr>
              <w:tab/>
              <w:delText>40</w:delText>
            </w:r>
          </w:del>
        </w:p>
        <w:p w14:paraId="17EACB75" w14:textId="26CF1FB1" w:rsidR="00DD005C" w:rsidDel="00CE404E" w:rsidRDefault="00DD005C">
          <w:pPr>
            <w:pStyle w:val="21"/>
            <w:rPr>
              <w:del w:id="452" w:author="Николай Богомолов" w:date="2022-09-07T15:52:00Z"/>
              <w:rFonts w:eastAsiaTheme="minorEastAsia" w:cstheme="minorBidi"/>
              <w:noProof/>
              <w:szCs w:val="22"/>
              <w:lang w:eastAsia="ru-RU"/>
            </w:rPr>
          </w:pPr>
          <w:del w:id="453" w:author="Николай Богомолов" w:date="2022-09-07T15:52:00Z">
            <w:r w:rsidRPr="00CE404E" w:rsidDel="00CE404E">
              <w:rPr>
                <w:rPrChange w:id="454" w:author="Николай Богомолов" w:date="2022-09-07T15:52:00Z">
                  <w:rPr>
                    <w:rStyle w:val="a8"/>
                    <w:noProof/>
                  </w:rPr>
                </w:rPrChange>
              </w:rPr>
              <w:delText>7.1.</w:delText>
            </w:r>
            <w:r w:rsidDel="00CE404E">
              <w:rPr>
                <w:rFonts w:eastAsiaTheme="minorEastAsia" w:cstheme="minorBidi"/>
                <w:noProof/>
                <w:szCs w:val="22"/>
                <w:lang w:eastAsia="ru-RU"/>
              </w:rPr>
              <w:tab/>
            </w:r>
            <w:r w:rsidRPr="00CE404E" w:rsidDel="00CE404E">
              <w:rPr>
                <w:rPrChange w:id="455" w:author="Николай Богомолов" w:date="2022-09-07T15:52:00Z">
                  <w:rPr>
                    <w:rStyle w:val="a8"/>
                    <w:noProof/>
                  </w:rPr>
                </w:rPrChange>
              </w:rPr>
              <w:delText>Общие положения</w:delText>
            </w:r>
            <w:r w:rsidDel="00CE404E">
              <w:rPr>
                <w:noProof/>
                <w:webHidden/>
              </w:rPr>
              <w:tab/>
              <w:delText>40</w:delText>
            </w:r>
          </w:del>
        </w:p>
        <w:p w14:paraId="258C0C4A" w14:textId="0B55ABAD" w:rsidR="00DD005C" w:rsidDel="00CE404E" w:rsidRDefault="00DD005C">
          <w:pPr>
            <w:pStyle w:val="21"/>
            <w:rPr>
              <w:del w:id="456" w:author="Николай Богомолов" w:date="2022-09-07T15:52:00Z"/>
              <w:rFonts w:eastAsiaTheme="minorEastAsia" w:cstheme="minorBidi"/>
              <w:noProof/>
              <w:szCs w:val="22"/>
              <w:lang w:eastAsia="ru-RU"/>
            </w:rPr>
          </w:pPr>
          <w:del w:id="457" w:author="Николай Богомолов" w:date="2022-09-07T15:52:00Z">
            <w:r w:rsidRPr="00CE404E" w:rsidDel="00CE404E">
              <w:rPr>
                <w:rPrChange w:id="458" w:author="Николай Богомолов" w:date="2022-09-07T15:52:00Z">
                  <w:rPr>
                    <w:rStyle w:val="a8"/>
                    <w:noProof/>
                  </w:rPr>
                </w:rPrChange>
              </w:rPr>
              <w:delText>7.2.</w:delText>
            </w:r>
            <w:r w:rsidDel="00CE404E">
              <w:rPr>
                <w:rFonts w:eastAsiaTheme="minorEastAsia" w:cstheme="minorBidi"/>
                <w:noProof/>
                <w:szCs w:val="22"/>
                <w:lang w:eastAsia="ru-RU"/>
              </w:rPr>
              <w:tab/>
            </w:r>
            <w:r w:rsidRPr="00CE404E" w:rsidDel="00CE404E">
              <w:rPr>
                <w:rPrChange w:id="459" w:author="Николай Богомолов" w:date="2022-09-07T15:52:00Z">
                  <w:rPr>
                    <w:rStyle w:val="a8"/>
                    <w:noProof/>
                  </w:rPr>
                </w:rPrChange>
              </w:rPr>
              <w:delText>Сообщение «Справочник марок стали»</w:delText>
            </w:r>
            <w:r w:rsidDel="00CE404E">
              <w:rPr>
                <w:noProof/>
                <w:webHidden/>
              </w:rPr>
              <w:tab/>
              <w:delText>40</w:delText>
            </w:r>
          </w:del>
        </w:p>
        <w:p w14:paraId="08C042FC" w14:textId="2C455FE5" w:rsidR="00DD005C" w:rsidDel="00CE404E" w:rsidRDefault="00DD005C">
          <w:pPr>
            <w:pStyle w:val="21"/>
            <w:rPr>
              <w:del w:id="460" w:author="Николай Богомолов" w:date="2022-09-07T15:52:00Z"/>
              <w:rFonts w:eastAsiaTheme="minorEastAsia" w:cstheme="minorBidi"/>
              <w:noProof/>
              <w:szCs w:val="22"/>
              <w:lang w:eastAsia="ru-RU"/>
            </w:rPr>
          </w:pPr>
          <w:del w:id="461" w:author="Николай Богомолов" w:date="2022-09-07T15:52:00Z">
            <w:r w:rsidRPr="00CE404E" w:rsidDel="00CE404E">
              <w:rPr>
                <w:rPrChange w:id="462" w:author="Николай Богомолов" w:date="2022-09-07T15:52:00Z">
                  <w:rPr>
                    <w:rStyle w:val="a8"/>
                    <w:noProof/>
                  </w:rPr>
                </w:rPrChange>
              </w:rPr>
              <w:delText>7.3.</w:delText>
            </w:r>
            <w:r w:rsidDel="00CE404E">
              <w:rPr>
                <w:rFonts w:eastAsiaTheme="minorEastAsia" w:cstheme="minorBidi"/>
                <w:noProof/>
                <w:szCs w:val="22"/>
                <w:lang w:eastAsia="ru-RU"/>
              </w:rPr>
              <w:tab/>
            </w:r>
            <w:r w:rsidRPr="00CE404E" w:rsidDel="00CE404E">
              <w:rPr>
                <w:rPrChange w:id="463" w:author="Николай Богомолов" w:date="2022-09-07T15:52:00Z">
                  <w:rPr>
                    <w:rStyle w:val="a8"/>
                    <w:noProof/>
                  </w:rPr>
                </w:rPrChange>
              </w:rPr>
              <w:delText>Сообщение «Окончание разливки плавки».</w:delText>
            </w:r>
            <w:r w:rsidDel="00CE404E">
              <w:rPr>
                <w:noProof/>
                <w:webHidden/>
              </w:rPr>
              <w:tab/>
              <w:delText>41</w:delText>
            </w:r>
          </w:del>
        </w:p>
        <w:p w14:paraId="52D677B1" w14:textId="26EBF251" w:rsidR="00DD005C" w:rsidDel="00CE404E" w:rsidRDefault="00DD005C">
          <w:pPr>
            <w:pStyle w:val="21"/>
            <w:rPr>
              <w:del w:id="464" w:author="Николай Богомолов" w:date="2022-09-07T15:52:00Z"/>
              <w:rFonts w:eastAsiaTheme="minorEastAsia" w:cstheme="minorBidi"/>
              <w:noProof/>
              <w:szCs w:val="22"/>
              <w:lang w:eastAsia="ru-RU"/>
            </w:rPr>
          </w:pPr>
          <w:del w:id="465" w:author="Николай Богомолов" w:date="2022-09-07T15:52:00Z">
            <w:r w:rsidRPr="00CE404E" w:rsidDel="00CE404E">
              <w:rPr>
                <w:rPrChange w:id="466" w:author="Николай Богомолов" w:date="2022-09-07T15:52:00Z">
                  <w:rPr>
                    <w:rStyle w:val="a8"/>
                    <w:noProof/>
                  </w:rPr>
                </w:rPrChange>
              </w:rPr>
              <w:delText>7.4.</w:delText>
            </w:r>
            <w:r w:rsidDel="00CE404E">
              <w:rPr>
                <w:rFonts w:eastAsiaTheme="minorEastAsia" w:cstheme="minorBidi"/>
                <w:noProof/>
                <w:szCs w:val="22"/>
                <w:lang w:eastAsia="ru-RU"/>
              </w:rPr>
              <w:tab/>
            </w:r>
            <w:r w:rsidRPr="00CE404E" w:rsidDel="00CE404E">
              <w:rPr>
                <w:rPrChange w:id="467" w:author="Николай Богомолов" w:date="2022-09-07T15:52:00Z">
                  <w:rPr>
                    <w:rStyle w:val="a8"/>
                    <w:noProof/>
                  </w:rPr>
                </w:rPrChange>
              </w:rPr>
              <w:delText>Сообщение «Производство заготовки».</w:delText>
            </w:r>
            <w:r w:rsidDel="00CE404E">
              <w:rPr>
                <w:noProof/>
                <w:webHidden/>
              </w:rPr>
              <w:tab/>
              <w:delText>41</w:delText>
            </w:r>
          </w:del>
        </w:p>
        <w:p w14:paraId="08BA9958" w14:textId="4992EFEA" w:rsidR="00DD005C" w:rsidDel="00CE404E" w:rsidRDefault="00DD005C">
          <w:pPr>
            <w:pStyle w:val="21"/>
            <w:rPr>
              <w:del w:id="468" w:author="Николай Богомолов" w:date="2022-09-07T15:52:00Z"/>
              <w:rFonts w:eastAsiaTheme="minorEastAsia" w:cstheme="minorBidi"/>
              <w:noProof/>
              <w:szCs w:val="22"/>
              <w:lang w:eastAsia="ru-RU"/>
            </w:rPr>
          </w:pPr>
          <w:del w:id="469" w:author="Николай Богомолов" w:date="2022-09-07T15:52:00Z">
            <w:r w:rsidRPr="00CE404E" w:rsidDel="00CE404E">
              <w:rPr>
                <w:rPrChange w:id="470" w:author="Николай Богомолов" w:date="2022-09-07T15:52:00Z">
                  <w:rPr>
                    <w:rStyle w:val="a8"/>
                    <w:noProof/>
                  </w:rPr>
                </w:rPrChange>
              </w:rPr>
              <w:delText>7.5.</w:delText>
            </w:r>
            <w:r w:rsidDel="00CE404E">
              <w:rPr>
                <w:rFonts w:eastAsiaTheme="minorEastAsia" w:cstheme="minorBidi"/>
                <w:noProof/>
                <w:szCs w:val="22"/>
                <w:lang w:eastAsia="ru-RU"/>
              </w:rPr>
              <w:tab/>
            </w:r>
            <w:r w:rsidRPr="00CE404E" w:rsidDel="00CE404E">
              <w:rPr>
                <w:rPrChange w:id="471" w:author="Николай Богомолов" w:date="2022-09-07T15:52:00Z">
                  <w:rPr>
                    <w:rStyle w:val="a8"/>
                    <w:noProof/>
                  </w:rPr>
                </w:rPrChange>
              </w:rPr>
              <w:delText>Сообщение «Взвешивание заготовки»</w:delText>
            </w:r>
            <w:r w:rsidDel="00CE404E">
              <w:rPr>
                <w:noProof/>
                <w:webHidden/>
              </w:rPr>
              <w:tab/>
              <w:delText>43</w:delText>
            </w:r>
          </w:del>
        </w:p>
        <w:p w14:paraId="799988DA" w14:textId="3221BA3C" w:rsidR="00DD005C" w:rsidDel="00CE404E" w:rsidRDefault="00DD005C">
          <w:pPr>
            <w:pStyle w:val="21"/>
            <w:rPr>
              <w:del w:id="472" w:author="Николай Богомолов" w:date="2022-09-07T15:52:00Z"/>
              <w:rFonts w:eastAsiaTheme="minorEastAsia" w:cstheme="minorBidi"/>
              <w:noProof/>
              <w:szCs w:val="22"/>
              <w:lang w:eastAsia="ru-RU"/>
            </w:rPr>
          </w:pPr>
          <w:del w:id="473" w:author="Николай Богомолов" w:date="2022-09-07T15:52:00Z">
            <w:r w:rsidRPr="00CE404E" w:rsidDel="00CE404E">
              <w:rPr>
                <w:rPrChange w:id="474" w:author="Николай Богомолов" w:date="2022-09-07T15:52:00Z">
                  <w:rPr>
                    <w:rStyle w:val="a8"/>
                    <w:noProof/>
                  </w:rPr>
                </w:rPrChange>
              </w:rPr>
              <w:delText>7.6.</w:delText>
            </w:r>
            <w:r w:rsidDel="00CE404E">
              <w:rPr>
                <w:rFonts w:eastAsiaTheme="minorEastAsia" w:cstheme="minorBidi"/>
                <w:noProof/>
                <w:szCs w:val="22"/>
                <w:lang w:eastAsia="ru-RU"/>
              </w:rPr>
              <w:tab/>
            </w:r>
            <w:r w:rsidRPr="00CE404E" w:rsidDel="00CE404E">
              <w:rPr>
                <w:rPrChange w:id="475" w:author="Николай Богомолов" w:date="2022-09-07T15:52:00Z">
                  <w:rPr>
                    <w:rStyle w:val="a8"/>
                    <w:noProof/>
                  </w:rPr>
                </w:rPrChange>
              </w:rPr>
              <w:delText>Сообщение «Образование металлоотходов по плавке».</w:delText>
            </w:r>
            <w:r w:rsidDel="00CE404E">
              <w:rPr>
                <w:noProof/>
                <w:webHidden/>
              </w:rPr>
              <w:tab/>
              <w:delText>43</w:delText>
            </w:r>
          </w:del>
        </w:p>
        <w:p w14:paraId="122402C4" w14:textId="129EFE85" w:rsidR="00DD005C" w:rsidDel="00CE404E" w:rsidRDefault="00DD005C">
          <w:pPr>
            <w:pStyle w:val="12"/>
            <w:rPr>
              <w:del w:id="476" w:author="Николай Богомолов" w:date="2022-09-07T15:52:00Z"/>
              <w:rFonts w:eastAsiaTheme="minorEastAsia" w:cstheme="minorBidi"/>
              <w:noProof/>
              <w:szCs w:val="22"/>
              <w:lang w:eastAsia="ru-RU"/>
            </w:rPr>
          </w:pPr>
          <w:del w:id="477" w:author="Николай Богомолов" w:date="2022-09-07T15:52:00Z">
            <w:r w:rsidRPr="00CE404E" w:rsidDel="00CE404E">
              <w:rPr>
                <w:rPrChange w:id="478" w:author="Николай Богомолов" w:date="2022-09-07T15:52:00Z">
                  <w:rPr>
                    <w:rStyle w:val="a8"/>
                    <w:noProof/>
                  </w:rPr>
                </w:rPrChange>
              </w:rPr>
              <w:delText>8.</w:delText>
            </w:r>
            <w:r w:rsidDel="00CE404E">
              <w:rPr>
                <w:rFonts w:eastAsiaTheme="minorEastAsia" w:cstheme="minorBidi"/>
                <w:noProof/>
                <w:szCs w:val="22"/>
                <w:lang w:eastAsia="ru-RU"/>
              </w:rPr>
              <w:tab/>
            </w:r>
            <w:r w:rsidRPr="00CE404E" w:rsidDel="00CE404E">
              <w:rPr>
                <w:rPrChange w:id="479" w:author="Николай Богомолов" w:date="2022-09-07T15:52:00Z">
                  <w:rPr>
                    <w:rStyle w:val="a8"/>
                    <w:noProof/>
                  </w:rPr>
                </w:rPrChange>
              </w:rPr>
              <w:delText>Обеспечение надёжности и информационной безопасности</w:delText>
            </w:r>
            <w:r w:rsidDel="00CE404E">
              <w:rPr>
                <w:noProof/>
                <w:webHidden/>
              </w:rPr>
              <w:tab/>
              <w:delText>45</w:delText>
            </w:r>
          </w:del>
        </w:p>
        <w:p w14:paraId="0A8ADE84" w14:textId="60DC83A2" w:rsidR="00DD005C" w:rsidDel="00CE404E" w:rsidRDefault="00DD005C">
          <w:pPr>
            <w:pStyle w:val="21"/>
            <w:rPr>
              <w:del w:id="480" w:author="Николай Богомолов" w:date="2022-09-07T15:52:00Z"/>
              <w:rFonts w:eastAsiaTheme="minorEastAsia" w:cstheme="minorBidi"/>
              <w:noProof/>
              <w:szCs w:val="22"/>
              <w:lang w:eastAsia="ru-RU"/>
            </w:rPr>
          </w:pPr>
          <w:del w:id="481" w:author="Николай Богомолов" w:date="2022-09-07T15:52:00Z">
            <w:r w:rsidRPr="00CE404E" w:rsidDel="00CE404E">
              <w:rPr>
                <w:rPrChange w:id="482" w:author="Николай Богомолов" w:date="2022-09-07T15:52:00Z">
                  <w:rPr>
                    <w:rStyle w:val="a8"/>
                    <w:noProof/>
                  </w:rPr>
                </w:rPrChange>
              </w:rPr>
              <w:delText>8.1.</w:delText>
            </w:r>
            <w:r w:rsidDel="00CE404E">
              <w:rPr>
                <w:rFonts w:eastAsiaTheme="minorEastAsia" w:cstheme="minorBidi"/>
                <w:noProof/>
                <w:szCs w:val="22"/>
                <w:lang w:eastAsia="ru-RU"/>
              </w:rPr>
              <w:tab/>
            </w:r>
            <w:r w:rsidRPr="00CE404E" w:rsidDel="00CE404E">
              <w:rPr>
                <w:rPrChange w:id="483" w:author="Николай Богомолов" w:date="2022-09-07T15:52:00Z">
                  <w:rPr>
                    <w:rStyle w:val="a8"/>
                    <w:noProof/>
                  </w:rPr>
                </w:rPrChange>
              </w:rPr>
              <w:delText>Обеспечение надёжности СП</w:delText>
            </w:r>
            <w:r w:rsidDel="00CE404E">
              <w:rPr>
                <w:noProof/>
                <w:webHidden/>
              </w:rPr>
              <w:tab/>
              <w:delText>45</w:delText>
            </w:r>
          </w:del>
        </w:p>
        <w:p w14:paraId="0C87221B" w14:textId="0BC07D27" w:rsidR="00DD005C" w:rsidDel="00CE404E" w:rsidRDefault="00DD005C">
          <w:pPr>
            <w:pStyle w:val="21"/>
            <w:rPr>
              <w:del w:id="484" w:author="Николай Богомолов" w:date="2022-09-07T15:52:00Z"/>
              <w:rFonts w:eastAsiaTheme="minorEastAsia" w:cstheme="minorBidi"/>
              <w:noProof/>
              <w:szCs w:val="22"/>
              <w:lang w:eastAsia="ru-RU"/>
            </w:rPr>
          </w:pPr>
          <w:del w:id="485" w:author="Николай Богомолов" w:date="2022-09-07T15:52:00Z">
            <w:r w:rsidRPr="00CE404E" w:rsidDel="00CE404E">
              <w:rPr>
                <w:rPrChange w:id="486" w:author="Николай Богомолов" w:date="2022-09-07T15:52:00Z">
                  <w:rPr>
                    <w:rStyle w:val="a8"/>
                    <w:noProof/>
                  </w:rPr>
                </w:rPrChange>
              </w:rPr>
              <w:delText>8.2.</w:delText>
            </w:r>
            <w:r w:rsidDel="00CE404E">
              <w:rPr>
                <w:rFonts w:eastAsiaTheme="minorEastAsia" w:cstheme="minorBidi"/>
                <w:noProof/>
                <w:szCs w:val="22"/>
                <w:lang w:eastAsia="ru-RU"/>
              </w:rPr>
              <w:tab/>
            </w:r>
            <w:r w:rsidRPr="00CE404E" w:rsidDel="00CE404E">
              <w:rPr>
                <w:rPrChange w:id="487" w:author="Николай Богомолов" w:date="2022-09-07T15:52:00Z">
                  <w:rPr>
                    <w:rStyle w:val="a8"/>
                    <w:noProof/>
                  </w:rPr>
                </w:rPrChange>
              </w:rPr>
              <w:delText>Обеспечение информационной безопасности</w:delText>
            </w:r>
            <w:r w:rsidDel="00CE404E">
              <w:rPr>
                <w:noProof/>
                <w:webHidden/>
              </w:rPr>
              <w:tab/>
              <w:delText>46</w:delText>
            </w:r>
          </w:del>
        </w:p>
        <w:p w14:paraId="37342978" w14:textId="513CBB66" w:rsidR="00DD005C" w:rsidDel="00CE404E" w:rsidRDefault="00DD005C">
          <w:pPr>
            <w:pStyle w:val="12"/>
            <w:rPr>
              <w:del w:id="488" w:author="Николай Богомолов" w:date="2022-09-07T15:52:00Z"/>
              <w:rFonts w:eastAsiaTheme="minorEastAsia" w:cstheme="minorBidi"/>
              <w:noProof/>
              <w:szCs w:val="22"/>
              <w:lang w:eastAsia="ru-RU"/>
            </w:rPr>
          </w:pPr>
          <w:del w:id="489" w:author="Николай Богомолов" w:date="2022-09-07T15:52:00Z">
            <w:r w:rsidRPr="00CE404E" w:rsidDel="00CE404E">
              <w:rPr>
                <w:rPrChange w:id="490" w:author="Николай Богомолов" w:date="2022-09-07T15:52:00Z">
                  <w:rPr>
                    <w:rStyle w:val="a8"/>
                    <w:noProof/>
                  </w:rPr>
                </w:rPrChange>
              </w:rPr>
              <w:delText>9.</w:delText>
            </w:r>
            <w:r w:rsidDel="00CE404E">
              <w:rPr>
                <w:rFonts w:eastAsiaTheme="minorEastAsia" w:cstheme="minorBidi"/>
                <w:noProof/>
                <w:szCs w:val="22"/>
                <w:lang w:eastAsia="ru-RU"/>
              </w:rPr>
              <w:tab/>
            </w:r>
            <w:r w:rsidRPr="00CE404E" w:rsidDel="00CE404E">
              <w:rPr>
                <w:rPrChange w:id="491" w:author="Николай Богомолов" w:date="2022-09-07T15:52:00Z">
                  <w:rPr>
                    <w:rStyle w:val="a8"/>
                    <w:noProof/>
                  </w:rPr>
                </w:rPrChange>
              </w:rPr>
              <w:delText>Требования к существующему комплексу технических средств</w:delText>
            </w:r>
            <w:r w:rsidDel="00CE404E">
              <w:rPr>
                <w:noProof/>
                <w:webHidden/>
              </w:rPr>
              <w:tab/>
              <w:delText>47</w:delText>
            </w:r>
          </w:del>
        </w:p>
        <w:p w14:paraId="6727BB41" w14:textId="37783035" w:rsidR="00DD005C" w:rsidDel="00CE404E" w:rsidRDefault="00DD005C">
          <w:pPr>
            <w:pStyle w:val="12"/>
            <w:rPr>
              <w:del w:id="492" w:author="Николай Богомолов" w:date="2022-09-07T15:52:00Z"/>
              <w:rFonts w:eastAsiaTheme="minorEastAsia" w:cstheme="minorBidi"/>
              <w:noProof/>
              <w:szCs w:val="22"/>
              <w:lang w:eastAsia="ru-RU"/>
            </w:rPr>
          </w:pPr>
          <w:del w:id="493" w:author="Николай Богомолов" w:date="2022-09-07T15:52:00Z">
            <w:r w:rsidRPr="00CE404E" w:rsidDel="00CE404E">
              <w:rPr>
                <w:rPrChange w:id="494" w:author="Николай Богомолов" w:date="2022-09-07T15:52:00Z">
                  <w:rPr>
                    <w:rStyle w:val="a8"/>
                    <w:noProof/>
                  </w:rPr>
                </w:rPrChange>
              </w:rPr>
              <w:delText>10.</w:delText>
            </w:r>
            <w:r w:rsidDel="00CE404E">
              <w:rPr>
                <w:rFonts w:eastAsiaTheme="minorEastAsia" w:cstheme="minorBidi"/>
                <w:noProof/>
                <w:szCs w:val="22"/>
                <w:lang w:eastAsia="ru-RU"/>
              </w:rPr>
              <w:tab/>
            </w:r>
            <w:r w:rsidRPr="00CE404E" w:rsidDel="00CE404E">
              <w:rPr>
                <w:rPrChange w:id="495" w:author="Николай Богомолов" w:date="2022-09-07T15:52:00Z">
                  <w:rPr>
                    <w:rStyle w:val="a8"/>
                    <w:noProof/>
                  </w:rPr>
                </w:rPrChange>
              </w:rPr>
              <w:delText>Границы и условия функционирования СП</w:delText>
            </w:r>
            <w:r w:rsidDel="00CE404E">
              <w:rPr>
                <w:noProof/>
                <w:webHidden/>
              </w:rPr>
              <w:tab/>
              <w:delText>48</w:delText>
            </w:r>
          </w:del>
        </w:p>
        <w:p w14:paraId="7A47A492" w14:textId="5AD7C26E" w:rsidR="00DD005C" w:rsidDel="00CE404E" w:rsidRDefault="00DD005C">
          <w:pPr>
            <w:pStyle w:val="12"/>
            <w:rPr>
              <w:del w:id="496" w:author="Николай Богомолов" w:date="2022-09-07T15:52:00Z"/>
              <w:rFonts w:eastAsiaTheme="minorEastAsia" w:cstheme="minorBidi"/>
              <w:noProof/>
              <w:szCs w:val="22"/>
              <w:lang w:eastAsia="ru-RU"/>
            </w:rPr>
          </w:pPr>
          <w:del w:id="497" w:author="Николай Богомолов" w:date="2022-09-07T15:52:00Z">
            <w:r w:rsidRPr="00CE404E" w:rsidDel="00CE404E">
              <w:rPr>
                <w:rPrChange w:id="498" w:author="Николай Богомолов" w:date="2022-09-07T15:52:00Z">
                  <w:rPr>
                    <w:rStyle w:val="a8"/>
                    <w:noProof/>
                  </w:rPr>
                </w:rPrChange>
              </w:rPr>
              <w:delText>ПРИЛОЖЕНИЕ 1. «Структурная схема КТС СП».</w:delText>
            </w:r>
            <w:r w:rsidDel="00CE404E">
              <w:rPr>
                <w:noProof/>
                <w:webHidden/>
              </w:rPr>
              <w:tab/>
              <w:delText>49</w:delText>
            </w:r>
          </w:del>
        </w:p>
        <w:p w14:paraId="29816DD3" w14:textId="784B9341" w:rsidR="00DD005C" w:rsidDel="00CE404E" w:rsidRDefault="00DD005C">
          <w:pPr>
            <w:pStyle w:val="12"/>
            <w:rPr>
              <w:del w:id="499" w:author="Николай Богомолов" w:date="2022-09-07T15:52:00Z"/>
              <w:rFonts w:eastAsiaTheme="minorEastAsia" w:cstheme="minorBidi"/>
              <w:noProof/>
              <w:szCs w:val="22"/>
              <w:lang w:eastAsia="ru-RU"/>
            </w:rPr>
          </w:pPr>
          <w:del w:id="500" w:author="Николай Богомолов" w:date="2022-09-07T15:52:00Z">
            <w:r w:rsidRPr="00CE404E" w:rsidDel="00CE404E">
              <w:rPr>
                <w:rPrChange w:id="501" w:author="Николай Богомолов" w:date="2022-09-07T15:52:00Z">
                  <w:rPr>
                    <w:rStyle w:val="a8"/>
                    <w:noProof/>
                  </w:rPr>
                </w:rPrChange>
              </w:rPr>
              <w:delText>ПРИЛОЖЕНИЕ 2 «Перечень технических средств автоматизации».</w:delText>
            </w:r>
            <w:r w:rsidDel="00CE404E">
              <w:rPr>
                <w:noProof/>
                <w:webHidden/>
              </w:rPr>
              <w:tab/>
              <w:delText>50</w:delText>
            </w:r>
          </w:del>
        </w:p>
        <w:p w14:paraId="655F09FF" w14:textId="45779DFA" w:rsidR="00DD005C" w:rsidDel="00CE404E" w:rsidRDefault="00DD005C">
          <w:pPr>
            <w:pStyle w:val="12"/>
            <w:rPr>
              <w:del w:id="502" w:author="Николай Богомолов" w:date="2022-09-07T15:52:00Z"/>
              <w:rFonts w:eastAsiaTheme="minorEastAsia" w:cstheme="minorBidi"/>
              <w:noProof/>
              <w:szCs w:val="22"/>
              <w:lang w:eastAsia="ru-RU"/>
            </w:rPr>
          </w:pPr>
          <w:del w:id="503" w:author="Николай Богомолов" w:date="2022-09-07T15:52:00Z">
            <w:r w:rsidRPr="00CE404E" w:rsidDel="00CE404E">
              <w:rPr>
                <w:rPrChange w:id="504" w:author="Николай Богомолов" w:date="2022-09-07T15:52:00Z">
                  <w:rPr>
                    <w:rStyle w:val="a8"/>
                    <w:noProof/>
                  </w:rPr>
                </w:rPrChange>
              </w:rPr>
              <w:delText>ПРИЛОЖЕНИЕ 3 «Архитектура систем ПИМС и ПОТОК».</w:delText>
            </w:r>
            <w:r w:rsidDel="00CE404E">
              <w:rPr>
                <w:noProof/>
                <w:webHidden/>
              </w:rPr>
              <w:tab/>
              <w:delText>51</w:delText>
            </w:r>
          </w:del>
        </w:p>
        <w:p w14:paraId="61451E9C" w14:textId="25C689FC" w:rsidR="00181E8C" w:rsidRDefault="00D916E1">
          <w:r>
            <w:rPr>
              <w:b/>
              <w:bCs/>
            </w:rPr>
            <w:fldChar w:fldCharType="end"/>
          </w:r>
        </w:p>
      </w:sdtContent>
    </w:sdt>
    <w:p w14:paraId="33B43651" w14:textId="77777777" w:rsidR="00E068CA" w:rsidRDefault="00E068CA" w:rsidP="000131A7"/>
    <w:p w14:paraId="23948DA1" w14:textId="77777777" w:rsidR="00E068CA" w:rsidRDefault="00932588" w:rsidP="000131A7">
      <w:r>
        <w:br w:type="page"/>
      </w:r>
    </w:p>
    <w:p w14:paraId="150A28EA" w14:textId="77777777" w:rsidR="001A77B9" w:rsidRPr="00575644" w:rsidRDefault="00932588">
      <w:pPr>
        <w:pStyle w:val="10"/>
        <w:numPr>
          <w:ilvl w:val="0"/>
          <w:numId w:val="5"/>
        </w:numPr>
        <w:ind w:left="426" w:hanging="426"/>
      </w:pPr>
      <w:bookmarkStart w:id="505" w:name="_Toc116467154"/>
      <w:r>
        <w:lastRenderedPageBreak/>
        <w:t>Общая часть</w:t>
      </w:r>
      <w:bookmarkEnd w:id="505"/>
    </w:p>
    <w:p w14:paraId="41D0612A" w14:textId="77777777" w:rsidR="004159E0" w:rsidRDefault="00932588" w:rsidP="0014743B">
      <w:r w:rsidRPr="000131A7">
        <w:t>Настоящий документ</w:t>
      </w:r>
      <w:r>
        <w:t xml:space="preserve"> определяет основные технические решения при построении автоматизированной системы прослеживаемости продукции (далее СП) на участке непрерывно</w:t>
      </w:r>
      <w:r w:rsidR="00D726CA">
        <w:t>й</w:t>
      </w:r>
      <w:r>
        <w:t xml:space="preserve"> р</w:t>
      </w:r>
      <w:r w:rsidR="00D726CA">
        <w:t>а</w:t>
      </w:r>
      <w:r>
        <w:t>зливки стали в ЭСПЦ АО «ВТЗ».</w:t>
      </w:r>
      <w:r w:rsidR="00B85EDA">
        <w:t xml:space="preserve"> </w:t>
      </w:r>
    </w:p>
    <w:p w14:paraId="722C5F06" w14:textId="77777777" w:rsidR="001A77B9" w:rsidRPr="000131A7" w:rsidRDefault="00932588" w:rsidP="0014743B">
      <w:r w:rsidRPr="00FD596F">
        <w:t>Документ разработан на основании договора №</w:t>
      </w:r>
      <w:r w:rsidR="008852E8" w:rsidRPr="00FD596F">
        <w:t>626-Д</w:t>
      </w:r>
      <w:r w:rsidRPr="00FD596F">
        <w:t xml:space="preserve"> от </w:t>
      </w:r>
      <w:r w:rsidR="008852E8" w:rsidRPr="00FD596F">
        <w:t>10</w:t>
      </w:r>
      <w:r w:rsidRPr="00FD596F">
        <w:t xml:space="preserve"> </w:t>
      </w:r>
      <w:r w:rsidR="008852E8" w:rsidRPr="00FD596F">
        <w:t>марта</w:t>
      </w:r>
      <w:r w:rsidRPr="00FD596F">
        <w:t xml:space="preserve"> 20</w:t>
      </w:r>
      <w:r w:rsidR="008852E8" w:rsidRPr="00FD596F">
        <w:t>22</w:t>
      </w:r>
      <w:r w:rsidRPr="00FD596F">
        <w:t xml:space="preserve">г. с компанией </w:t>
      </w:r>
      <w:r w:rsidR="008852E8" w:rsidRPr="00FD596F">
        <w:t xml:space="preserve">ЗАО </w:t>
      </w:r>
      <w:r w:rsidRPr="00FD596F">
        <w:t>«</w:t>
      </w:r>
      <w:r w:rsidR="008852E8" w:rsidRPr="00FD596F">
        <w:t>АСК</w:t>
      </w:r>
      <w:r w:rsidR="002E485F" w:rsidRPr="00FD596F">
        <w:t xml:space="preserve">.» с </w:t>
      </w:r>
      <w:r w:rsidR="00B225A4" w:rsidRPr="00FD596F">
        <w:t>учётом</w:t>
      </w:r>
      <w:r w:rsidR="002E485F" w:rsidRPr="00FD596F">
        <w:t xml:space="preserve"> технического задания «ЭСПЦ</w:t>
      </w:r>
      <w:r w:rsidR="00FD596F" w:rsidRPr="00FD596F">
        <w:t xml:space="preserve"> </w:t>
      </w:r>
      <w:r w:rsidR="002E485F" w:rsidRPr="00FD596F">
        <w:t>Техническое задание на СП для ЭСПЦ АО ВТЗ_v1.9».</w:t>
      </w:r>
    </w:p>
    <w:p w14:paraId="2B46500F" w14:textId="77777777" w:rsidR="00827BB9" w:rsidRDefault="00932588" w:rsidP="00D16D2A">
      <w:pPr>
        <w:pStyle w:val="2"/>
      </w:pPr>
      <w:bookmarkStart w:id="506" w:name="_Toc109637031"/>
      <w:bookmarkStart w:id="507" w:name="_Toc116467155"/>
      <w:r>
        <w:t>Термины и определения</w:t>
      </w:r>
      <w:bookmarkEnd w:id="506"/>
      <w:bookmarkEnd w:id="507"/>
    </w:p>
    <w:p w14:paraId="437A1210" w14:textId="77777777" w:rsidR="008852E8" w:rsidRDefault="00932588">
      <w:pPr>
        <w:pStyle w:val="a"/>
        <w:numPr>
          <w:ilvl w:val="0"/>
          <w:numId w:val="6"/>
        </w:numPr>
        <w:spacing w:after="0"/>
        <w:ind w:left="709" w:hanging="283"/>
      </w:pPr>
      <w:r>
        <w:t>Производственный у</w:t>
      </w:r>
      <w:r w:rsidRPr="003614BC">
        <w:t xml:space="preserve">часток — набор технологических установок и транспортной механизации, предназначенных для обеспечения выпуска изделий заданного типа по заданному техпроцессу. </w:t>
      </w:r>
    </w:p>
    <w:p w14:paraId="3D13B5A5" w14:textId="77777777" w:rsidR="008852E8" w:rsidRPr="00640DBA" w:rsidRDefault="00932588">
      <w:pPr>
        <w:pStyle w:val="a"/>
        <w:numPr>
          <w:ilvl w:val="0"/>
          <w:numId w:val="6"/>
        </w:numPr>
        <w:spacing w:after="0"/>
        <w:ind w:left="709" w:hanging="283"/>
      </w:pPr>
      <w:r w:rsidRPr="00640DBA">
        <w:t>Объект прослеживаемости (ОП)</w:t>
      </w:r>
      <w:r w:rsidR="0014743B">
        <w:t xml:space="preserve"> </w:t>
      </w:r>
      <w:r w:rsidRPr="00640DBA">
        <w:t xml:space="preserve">— изделие, полуфабрикат или побочный продукт производства, создающийся на производственной линии. </w:t>
      </w:r>
      <w:r>
        <w:t>ОП</w:t>
      </w:r>
      <w:r w:rsidRPr="00640DBA">
        <w:t xml:space="preserve"> характеризуется одним из типов: заготовка, технологическая обрезь. В ходе производственного процесса из одного типа </w:t>
      </w:r>
      <w:r w:rsidR="0014743B">
        <w:t>ОП</w:t>
      </w:r>
      <w:r w:rsidRPr="00640DBA">
        <w:t xml:space="preserve"> может быть создано несколько </w:t>
      </w:r>
      <w:r w:rsidR="0014743B">
        <w:t>ОП</w:t>
      </w:r>
      <w:r w:rsidRPr="00640DBA">
        <w:t xml:space="preserve"> другого типа. К ним применимы понятия: Материнский ОП и дочерний ОП.</w:t>
      </w:r>
    </w:p>
    <w:p w14:paraId="382C5FDF" w14:textId="77777777" w:rsidR="008852E8" w:rsidRPr="003614BC" w:rsidRDefault="00932588">
      <w:pPr>
        <w:pStyle w:val="a"/>
        <w:numPr>
          <w:ilvl w:val="0"/>
          <w:numId w:val="6"/>
        </w:numPr>
        <w:spacing w:after="0"/>
        <w:ind w:left="709" w:hanging="283"/>
      </w:pPr>
      <w:r w:rsidRPr="003614BC">
        <w:t xml:space="preserve">Позиция — место на </w:t>
      </w:r>
      <w:r>
        <w:t xml:space="preserve">производственном </w:t>
      </w:r>
      <w:r w:rsidRPr="003614BC">
        <w:t xml:space="preserve">участке, в котором </w:t>
      </w:r>
      <w:r>
        <w:t>ОП</w:t>
      </w:r>
      <w:r w:rsidRPr="003614BC">
        <w:t xml:space="preserve"> может находиться неподвижно</w:t>
      </w:r>
      <w:r>
        <w:t xml:space="preserve"> некоторое время</w:t>
      </w:r>
      <w:r w:rsidRPr="003614BC">
        <w:t>.</w:t>
      </w:r>
    </w:p>
    <w:p w14:paraId="1966BB31" w14:textId="77777777" w:rsidR="008852E8" w:rsidRPr="003614BC" w:rsidRDefault="00932588">
      <w:pPr>
        <w:pStyle w:val="a"/>
        <w:numPr>
          <w:ilvl w:val="0"/>
          <w:numId w:val="6"/>
        </w:numPr>
        <w:spacing w:after="0"/>
        <w:ind w:left="709" w:hanging="283"/>
      </w:pPr>
      <w:r w:rsidRPr="003614BC">
        <w:t xml:space="preserve">Транспортная позиция — позиция, в которой над </w:t>
      </w:r>
      <w:r>
        <w:t>ОП</w:t>
      </w:r>
      <w:r w:rsidRPr="003614BC">
        <w:t xml:space="preserve"> не выполняется никаких технологических </w:t>
      </w:r>
      <w:r>
        <w:t>операций.</w:t>
      </w:r>
    </w:p>
    <w:p w14:paraId="1527FDBA" w14:textId="77777777" w:rsidR="008852E8" w:rsidRPr="003614BC" w:rsidRDefault="00932588">
      <w:pPr>
        <w:pStyle w:val="a"/>
        <w:numPr>
          <w:ilvl w:val="0"/>
          <w:numId w:val="6"/>
        </w:numPr>
        <w:spacing w:after="0"/>
        <w:ind w:left="709" w:hanging="283"/>
      </w:pPr>
      <w:r w:rsidRPr="003614BC">
        <w:t xml:space="preserve">Технологическая позиция — позиция, в которой над </w:t>
      </w:r>
      <w:r>
        <w:t>ОП</w:t>
      </w:r>
      <w:r w:rsidRPr="003614BC">
        <w:t xml:space="preserve"> выполняются технологические операции</w:t>
      </w:r>
      <w:r>
        <w:t>.</w:t>
      </w:r>
      <w:r w:rsidRPr="008852E8">
        <w:t xml:space="preserve"> </w:t>
      </w:r>
    </w:p>
    <w:p w14:paraId="3A3D8184" w14:textId="77777777" w:rsidR="008852E8" w:rsidRDefault="00932588">
      <w:pPr>
        <w:pStyle w:val="a"/>
        <w:numPr>
          <w:ilvl w:val="0"/>
          <w:numId w:val="6"/>
        </w:numPr>
        <w:spacing w:after="0"/>
        <w:ind w:left="709" w:hanging="283"/>
      </w:pPr>
      <w:r w:rsidRPr="003614BC">
        <w:t>Рабочий центр — набор следующих непосредственно друг за другом</w:t>
      </w:r>
      <w:r>
        <w:t xml:space="preserve"> </w:t>
      </w:r>
      <w:r w:rsidRPr="003614BC">
        <w:t>транспортных и/или технологических</w:t>
      </w:r>
      <w:r>
        <w:t xml:space="preserve"> </w:t>
      </w:r>
      <w:r w:rsidRPr="003614BC">
        <w:t xml:space="preserve">позиций, в которых на производственном участке выполняется технологическая операция. Рабочий центр представляет собой установку, агрегат, стол осмотра и т.д. </w:t>
      </w:r>
    </w:p>
    <w:p w14:paraId="649E8097" w14:textId="77777777" w:rsidR="008852E8" w:rsidRDefault="00932588">
      <w:pPr>
        <w:pStyle w:val="a"/>
        <w:numPr>
          <w:ilvl w:val="0"/>
          <w:numId w:val="6"/>
        </w:numPr>
        <w:spacing w:after="0"/>
        <w:ind w:left="709" w:hanging="283"/>
      </w:pPr>
      <w:r>
        <w:t>Система прослеживаемости</w:t>
      </w:r>
      <w:r w:rsidRPr="003614BC">
        <w:t xml:space="preserve"> (СП) – аппаратно-программный комплекс, обеспечивающий регистрацию движения </w:t>
      </w:r>
      <w:r>
        <w:t>ОП</w:t>
      </w:r>
      <w:r w:rsidRPr="003614BC">
        <w:t xml:space="preserve"> по производственным участкам</w:t>
      </w:r>
      <w:r>
        <w:t xml:space="preserve">, </w:t>
      </w:r>
      <w:r w:rsidRPr="008855C7">
        <w:t xml:space="preserve">рабочим центрам, технологическим позициям и фактов выполнения операций с передачей данной информации в инфраструктуру данных </w:t>
      </w:r>
      <w:r w:rsidRPr="008852E8">
        <w:t>PIMS</w:t>
      </w:r>
      <w:r w:rsidRPr="008855C7">
        <w:t>.</w:t>
      </w:r>
    </w:p>
    <w:p w14:paraId="2FB80051" w14:textId="77777777" w:rsidR="001D63F4" w:rsidRPr="00FD596F" w:rsidRDefault="00932588">
      <w:pPr>
        <w:pStyle w:val="a"/>
        <w:numPr>
          <w:ilvl w:val="0"/>
          <w:numId w:val="6"/>
        </w:numPr>
        <w:spacing w:after="0"/>
        <w:ind w:left="709" w:hanging="283"/>
      </w:pPr>
      <w:r w:rsidRPr="00FD596F">
        <w:t>Карта положения ОП</w:t>
      </w:r>
      <w:r w:rsidR="009115A2" w:rsidRPr="00FD596F">
        <w:t xml:space="preserve"> – цифровая копия </w:t>
      </w:r>
      <w:r w:rsidR="0007353A" w:rsidRPr="00FD596F">
        <w:t xml:space="preserve">физического пространства </w:t>
      </w:r>
      <w:r w:rsidR="009115A2" w:rsidRPr="00FD596F">
        <w:t>производственного участка</w:t>
      </w:r>
      <w:r w:rsidR="00683A6B" w:rsidRPr="00FD596F">
        <w:t xml:space="preserve"> </w:t>
      </w:r>
      <w:r w:rsidR="009115A2" w:rsidRPr="00FD596F">
        <w:t>с</w:t>
      </w:r>
      <w:r w:rsidR="0007353A" w:rsidRPr="00FD596F">
        <w:t> </w:t>
      </w:r>
      <w:r w:rsidR="009115A2" w:rsidRPr="00FD596F">
        <w:t>размещ</w:t>
      </w:r>
      <w:r w:rsidR="00806A1A" w:rsidRPr="00FD596F">
        <w:t>ё</w:t>
      </w:r>
      <w:r w:rsidR="009115A2" w:rsidRPr="00FD596F">
        <w:t>нными на ней</w:t>
      </w:r>
      <w:r w:rsidR="00683A6B" w:rsidRPr="00FD596F">
        <w:t xml:space="preserve"> позициями и заполнением этих позиций объектами прослеживаемости.</w:t>
      </w:r>
    </w:p>
    <w:p w14:paraId="40F0E6A3" w14:textId="77777777" w:rsidR="00683A6B" w:rsidRPr="00FD596F" w:rsidRDefault="00932588">
      <w:pPr>
        <w:pStyle w:val="a"/>
        <w:numPr>
          <w:ilvl w:val="0"/>
          <w:numId w:val="6"/>
        </w:numPr>
        <w:spacing w:after="0"/>
        <w:ind w:left="709" w:hanging="283"/>
      </w:pPr>
      <w:r w:rsidRPr="00FD596F">
        <w:t>Переход – перенос данных об объекте прослеживаемости из позиции в позицию в карте положения ОП, вызванный фиксацией движения материала по производственной линии.</w:t>
      </w:r>
    </w:p>
    <w:p w14:paraId="74CCD26E" w14:textId="77777777" w:rsidR="008852E8" w:rsidRDefault="00932588">
      <w:pPr>
        <w:pStyle w:val="a"/>
        <w:numPr>
          <w:ilvl w:val="0"/>
          <w:numId w:val="6"/>
        </w:numPr>
        <w:spacing w:after="0"/>
        <w:ind w:left="709" w:hanging="283"/>
      </w:pPr>
      <w:r w:rsidRPr="008855C7">
        <w:t xml:space="preserve">Модель прослеживаемости – математическая модель производственной линии, хранящая данные об </w:t>
      </w:r>
      <w:r>
        <w:t>ОП</w:t>
      </w:r>
      <w:r w:rsidRPr="008855C7">
        <w:t xml:space="preserve"> и их положении </w:t>
      </w:r>
      <w:r>
        <w:t xml:space="preserve">на </w:t>
      </w:r>
      <w:r w:rsidRPr="008855C7">
        <w:t>линии. Модель прослеживаемости обеспечивает уч</w:t>
      </w:r>
      <w:r w:rsidR="00BA6845">
        <w:t>ё</w:t>
      </w:r>
      <w:r w:rsidRPr="008855C7">
        <w:t xml:space="preserve">т </w:t>
      </w:r>
      <w:r>
        <w:t>ОП</w:t>
      </w:r>
      <w:r w:rsidRPr="008855C7">
        <w:t>, их перемещения между позициями и операции над ними.</w:t>
      </w:r>
    </w:p>
    <w:p w14:paraId="70B1B048" w14:textId="77777777" w:rsidR="008852E8" w:rsidRPr="008855C7" w:rsidRDefault="00932588">
      <w:pPr>
        <w:pStyle w:val="a"/>
        <w:numPr>
          <w:ilvl w:val="0"/>
          <w:numId w:val="6"/>
        </w:numPr>
        <w:spacing w:after="0"/>
        <w:ind w:left="709" w:hanging="283"/>
      </w:pPr>
      <w:r w:rsidRPr="008855C7">
        <w:t xml:space="preserve">Идентификатор </w:t>
      </w:r>
      <w:r w:rsidRPr="008852E8">
        <w:t>MES</w:t>
      </w:r>
      <w:r w:rsidRPr="008855C7">
        <w:t xml:space="preserve"> – идентификатор </w:t>
      </w:r>
      <w:r>
        <w:t>ОП</w:t>
      </w:r>
      <w:r w:rsidRPr="008855C7">
        <w:t xml:space="preserve"> в </w:t>
      </w:r>
      <w:r w:rsidRPr="008852E8">
        <w:t>PSImetals</w:t>
      </w:r>
      <w:r>
        <w:t xml:space="preserve"> </w:t>
      </w:r>
      <w:r w:rsidRPr="008852E8">
        <w:t>MES</w:t>
      </w:r>
    </w:p>
    <w:p w14:paraId="6BC4B0C4" w14:textId="296376A7" w:rsidR="008852E8" w:rsidRDefault="00932588">
      <w:pPr>
        <w:pStyle w:val="a"/>
        <w:numPr>
          <w:ilvl w:val="0"/>
          <w:numId w:val="6"/>
        </w:numPr>
        <w:spacing w:after="0"/>
        <w:ind w:left="709" w:hanging="283"/>
        <w:rPr>
          <w:ins w:id="508" w:author="Николай Богомолов" w:date="2022-09-12T11:24:00Z"/>
        </w:rPr>
      </w:pPr>
      <w:r>
        <w:t>Цеховой и</w:t>
      </w:r>
      <w:r w:rsidRPr="00C40296">
        <w:t>дентификатор</w:t>
      </w:r>
      <w:r>
        <w:t xml:space="preserve"> маркировки</w:t>
      </w:r>
      <w:r w:rsidRPr="00C40296">
        <w:t xml:space="preserve"> – номер </w:t>
      </w:r>
      <w:r>
        <w:t>ОП</w:t>
      </w:r>
      <w:r w:rsidRPr="00C40296">
        <w:t>, используемый на производственных участках для идентификации.</w:t>
      </w:r>
    </w:p>
    <w:p w14:paraId="67CBB07E" w14:textId="002631F9" w:rsidR="00E0248F" w:rsidRPr="00DA7512" w:rsidRDefault="00E0248F">
      <w:pPr>
        <w:pStyle w:val="a"/>
        <w:numPr>
          <w:ilvl w:val="0"/>
          <w:numId w:val="6"/>
        </w:numPr>
        <w:spacing w:after="0"/>
        <w:ind w:left="709" w:hanging="283"/>
        <w:rPr>
          <w:highlight w:val="lightGray"/>
          <w:rPrChange w:id="509" w:author="Николай Богомолов" w:date="2022-09-19T15:31:00Z">
            <w:rPr/>
          </w:rPrChange>
        </w:rPr>
      </w:pPr>
      <w:ins w:id="510" w:author="Николай Богомолов" w:date="2022-09-12T11:25:00Z">
        <w:r w:rsidRPr="00DA7512">
          <w:rPr>
            <w:highlight w:val="lightGray"/>
            <w:lang w:val="en-US"/>
            <w:rPrChange w:id="511" w:author="Николай Богомолов" w:date="2022-09-19T15:31:00Z">
              <w:rPr>
                <w:lang w:val="en-US"/>
              </w:rPr>
            </w:rPrChange>
          </w:rPr>
          <w:t>API</w:t>
        </w:r>
        <w:r w:rsidRPr="00DA7512">
          <w:rPr>
            <w:highlight w:val="lightGray"/>
            <w:rPrChange w:id="512" w:author="Николай Богомолов" w:date="2022-09-19T15:31:00Z">
              <w:rPr/>
            </w:rPrChange>
          </w:rPr>
          <w:t xml:space="preserve"> менеджер </w:t>
        </w:r>
        <w:r w:rsidRPr="00DA7512">
          <w:rPr>
            <w:highlight w:val="lightGray"/>
            <w:lang w:val="en-US"/>
            <w:rPrChange w:id="513" w:author="Николай Богомолов" w:date="2022-09-19T15:31:00Z">
              <w:rPr>
                <w:lang w:val="en-US"/>
              </w:rPr>
            </w:rPrChange>
          </w:rPr>
          <w:t>WinCC</w:t>
        </w:r>
        <w:r w:rsidRPr="00DA7512">
          <w:rPr>
            <w:highlight w:val="lightGray"/>
            <w:rPrChange w:id="514" w:author="Николай Богомолов" w:date="2022-09-19T15:31:00Z">
              <w:rPr/>
            </w:rPrChange>
          </w:rPr>
          <w:t xml:space="preserve"> </w:t>
        </w:r>
        <w:r w:rsidRPr="00DA7512">
          <w:rPr>
            <w:highlight w:val="lightGray"/>
            <w:lang w:val="en-US"/>
            <w:rPrChange w:id="515" w:author="Николай Богомолов" w:date="2022-09-19T15:31:00Z">
              <w:rPr>
                <w:lang w:val="en-US"/>
              </w:rPr>
            </w:rPrChange>
          </w:rPr>
          <w:t>OA</w:t>
        </w:r>
        <w:r w:rsidRPr="00DA7512">
          <w:rPr>
            <w:highlight w:val="lightGray"/>
            <w:rPrChange w:id="516" w:author="Николай Богомолов" w:date="2022-09-19T15:31:00Z">
              <w:rPr/>
            </w:rPrChange>
          </w:rPr>
          <w:t xml:space="preserve"> – программный компонент </w:t>
        </w:r>
      </w:ins>
      <w:ins w:id="517" w:author="Николай Богомолов" w:date="2022-09-12T11:26:00Z">
        <w:r w:rsidRPr="00DA7512">
          <w:rPr>
            <w:highlight w:val="lightGray"/>
            <w:rPrChange w:id="518" w:author="Николай Богомолов" w:date="2022-09-19T15:31:00Z">
              <w:rPr/>
            </w:rPrChange>
          </w:rPr>
          <w:t xml:space="preserve">инфраструктуры данных </w:t>
        </w:r>
        <w:r w:rsidRPr="00DA7512">
          <w:rPr>
            <w:highlight w:val="lightGray"/>
            <w:lang w:val="en-US"/>
            <w:rPrChange w:id="519" w:author="Николай Богомолов" w:date="2022-09-19T15:31:00Z">
              <w:rPr>
                <w:lang w:val="en-US"/>
              </w:rPr>
            </w:rPrChange>
          </w:rPr>
          <w:t>PIMS</w:t>
        </w:r>
      </w:ins>
      <w:ins w:id="520" w:author="Николай Богомолов" w:date="2022-09-12T11:30:00Z">
        <w:r w:rsidR="00D917E2" w:rsidRPr="00DA7512">
          <w:rPr>
            <w:highlight w:val="lightGray"/>
            <w:rPrChange w:id="521" w:author="Николай Богомолов" w:date="2022-09-19T15:31:00Z">
              <w:rPr>
                <w:highlight w:val="cyan"/>
              </w:rPr>
            </w:rPrChange>
          </w:rPr>
          <w:t>,</w:t>
        </w:r>
      </w:ins>
      <w:ins w:id="522" w:author="Николай Богомолов" w:date="2022-09-12T11:27:00Z">
        <w:r w:rsidRPr="00DA7512">
          <w:rPr>
            <w:highlight w:val="lightGray"/>
            <w:rPrChange w:id="523" w:author="Николай Богомолов" w:date="2022-09-19T15:31:00Z">
              <w:rPr/>
            </w:rPrChange>
          </w:rPr>
          <w:t xml:space="preserve"> </w:t>
        </w:r>
      </w:ins>
      <w:ins w:id="524" w:author="Николай Богомолов" w:date="2022-09-12T11:26:00Z">
        <w:r w:rsidRPr="00DA7512">
          <w:rPr>
            <w:highlight w:val="lightGray"/>
            <w:rPrChange w:id="525" w:author="Николай Богомолов" w:date="2022-09-19T15:31:00Z">
              <w:rPr/>
            </w:rPrChange>
          </w:rPr>
          <w:t xml:space="preserve">построенный по технологии </w:t>
        </w:r>
        <w:r w:rsidRPr="00DA7512">
          <w:rPr>
            <w:highlight w:val="lightGray"/>
            <w:lang w:val="en-US"/>
            <w:rPrChange w:id="526" w:author="Николай Богомолов" w:date="2022-09-19T15:31:00Z">
              <w:rPr>
                <w:lang w:val="en-US"/>
              </w:rPr>
            </w:rPrChange>
          </w:rPr>
          <w:t>WebServer</w:t>
        </w:r>
        <w:r w:rsidRPr="00DA7512">
          <w:rPr>
            <w:highlight w:val="lightGray"/>
            <w:rPrChange w:id="527" w:author="Николай Богомолов" w:date="2022-09-19T15:31:00Z">
              <w:rPr/>
            </w:rPrChange>
          </w:rPr>
          <w:t xml:space="preserve"> и </w:t>
        </w:r>
      </w:ins>
      <w:ins w:id="528" w:author="Николай Богомолов" w:date="2022-09-12T11:27:00Z">
        <w:r w:rsidRPr="00DA7512">
          <w:rPr>
            <w:highlight w:val="lightGray"/>
            <w:rPrChange w:id="529" w:author="Николай Богомолов" w:date="2022-09-19T15:31:00Z">
              <w:rPr/>
            </w:rPrChange>
          </w:rPr>
          <w:t>обеспечивающий</w:t>
        </w:r>
      </w:ins>
      <w:ins w:id="530" w:author="Николай Богомолов" w:date="2022-09-12T11:26:00Z">
        <w:r w:rsidRPr="00DA7512">
          <w:rPr>
            <w:highlight w:val="lightGray"/>
            <w:rPrChange w:id="531" w:author="Николай Богомолов" w:date="2022-09-19T15:31:00Z">
              <w:rPr/>
            </w:rPrChange>
          </w:rPr>
          <w:t xml:space="preserve"> прием и передачу данных от СП </w:t>
        </w:r>
      </w:ins>
      <w:ins w:id="532" w:author="Николай Богомолов" w:date="2022-09-12T11:27:00Z">
        <w:r w:rsidRPr="00DA7512">
          <w:rPr>
            <w:highlight w:val="lightGray"/>
            <w:rPrChange w:id="533" w:author="Николай Богомолов" w:date="2022-09-19T15:31:00Z">
              <w:rPr/>
            </w:rPrChange>
          </w:rPr>
          <w:t xml:space="preserve">по протоколу </w:t>
        </w:r>
        <w:r w:rsidRPr="00DA7512">
          <w:rPr>
            <w:highlight w:val="lightGray"/>
            <w:lang w:val="en-US"/>
            <w:rPrChange w:id="534" w:author="Николай Богомолов" w:date="2022-09-19T15:31:00Z">
              <w:rPr>
                <w:lang w:val="en-US"/>
              </w:rPr>
            </w:rPrChange>
          </w:rPr>
          <w:t>https</w:t>
        </w:r>
        <w:r w:rsidRPr="00DA7512">
          <w:rPr>
            <w:highlight w:val="lightGray"/>
            <w:rPrChange w:id="535" w:author="Николай Богомолов" w:date="2022-09-19T15:31:00Z">
              <w:rPr/>
            </w:rPrChange>
          </w:rPr>
          <w:t>.</w:t>
        </w:r>
      </w:ins>
      <w:ins w:id="536" w:author="Николай Богомолов" w:date="2022-09-12T11:28:00Z">
        <w:r w:rsidRPr="00DA7512">
          <w:rPr>
            <w:highlight w:val="lightGray"/>
            <w:rPrChange w:id="537" w:author="Николай Богомолов" w:date="2022-09-19T15:31:00Z">
              <w:rPr/>
            </w:rPrChange>
          </w:rPr>
          <w:t xml:space="preserve"> Разработкой и внедрением компонента в инфраструктуру данных </w:t>
        </w:r>
        <w:r w:rsidR="00D917E2" w:rsidRPr="00DA7512">
          <w:rPr>
            <w:highlight w:val="lightGray"/>
            <w:lang w:val="en-US"/>
            <w:rPrChange w:id="538" w:author="Николай Богомолов" w:date="2022-09-19T15:31:00Z">
              <w:rPr>
                <w:lang w:val="en-US"/>
              </w:rPr>
            </w:rPrChange>
          </w:rPr>
          <w:t>PIMS</w:t>
        </w:r>
        <w:r w:rsidRPr="00DA7512">
          <w:rPr>
            <w:highlight w:val="lightGray"/>
            <w:rPrChange w:id="539" w:author="Николай Богомолов" w:date="2022-09-19T15:31:00Z">
              <w:rPr/>
            </w:rPrChange>
          </w:rPr>
          <w:t xml:space="preserve"> занимается ЗАО «АСК»</w:t>
        </w:r>
        <w:r w:rsidR="00D917E2" w:rsidRPr="00DA7512">
          <w:rPr>
            <w:highlight w:val="lightGray"/>
            <w:rPrChange w:id="540" w:author="Николай Богомолов" w:date="2022-09-19T15:31:00Z">
              <w:rPr/>
            </w:rPrChange>
          </w:rPr>
          <w:t>.</w:t>
        </w:r>
      </w:ins>
    </w:p>
    <w:p w14:paraId="73BE3DB8" w14:textId="77777777" w:rsidR="004159E0" w:rsidRDefault="00932588" w:rsidP="00D16D2A">
      <w:pPr>
        <w:pStyle w:val="2"/>
      </w:pPr>
      <w:bookmarkStart w:id="541" w:name="_Toc109637032"/>
      <w:bookmarkStart w:id="542" w:name="_Toc116467156"/>
      <w:r>
        <w:t>Назначение СП</w:t>
      </w:r>
      <w:bookmarkEnd w:id="541"/>
      <w:bookmarkEnd w:id="542"/>
    </w:p>
    <w:p w14:paraId="6452B90C" w14:textId="77777777" w:rsidR="004159E0" w:rsidRPr="004159E0" w:rsidRDefault="00932588" w:rsidP="00827BB9">
      <w:pPr>
        <w:spacing w:after="0"/>
      </w:pPr>
      <w:r>
        <w:t>СП продукции предназначена для:</w:t>
      </w:r>
    </w:p>
    <w:p w14:paraId="5491EF47" w14:textId="77777777" w:rsidR="004159E0" w:rsidRDefault="00932588">
      <w:pPr>
        <w:pStyle w:val="a"/>
        <w:numPr>
          <w:ilvl w:val="0"/>
          <w:numId w:val="6"/>
        </w:numPr>
        <w:spacing w:after="0"/>
        <w:ind w:left="709" w:hanging="283"/>
      </w:pPr>
      <w:r w:rsidRPr="00A03E50">
        <w:t>Идентификации и уч</w:t>
      </w:r>
      <w:r w:rsidR="009D0385">
        <w:t>ё</w:t>
      </w:r>
      <w:r w:rsidRPr="00A03E50">
        <w:t xml:space="preserve">та </w:t>
      </w:r>
      <w:r w:rsidRPr="00827BB9">
        <w:t>ОП</w:t>
      </w:r>
      <w:r w:rsidRPr="00A03E50">
        <w:t xml:space="preserve"> на всех производственных участках, входящих в зону ответственности </w:t>
      </w:r>
      <w:r>
        <w:t>СП, а именно от начала разливки ручь</w:t>
      </w:r>
      <w:r w:rsidR="009D0385">
        <w:t>ё</w:t>
      </w:r>
      <w:r>
        <w:t xml:space="preserve">в на МНЛЗ-1,2,3 до выхода заготовки </w:t>
      </w:r>
      <w:r>
        <w:lastRenderedPageBreak/>
        <w:t>на участок зачистки горячего металла, включая в себя операции взвешивания заготовок на весовом оборудовании УЗГМ.</w:t>
      </w:r>
    </w:p>
    <w:p w14:paraId="7D956289" w14:textId="77777777" w:rsidR="004159E0" w:rsidRDefault="00932588">
      <w:pPr>
        <w:pStyle w:val="a"/>
        <w:numPr>
          <w:ilvl w:val="0"/>
          <w:numId w:val="6"/>
        </w:numPr>
        <w:spacing w:after="0"/>
        <w:ind w:left="709" w:hanging="283"/>
      </w:pPr>
      <w:r>
        <w:t>Р</w:t>
      </w:r>
      <w:r w:rsidRPr="003614BC">
        <w:t>егистраци</w:t>
      </w:r>
      <w:r>
        <w:t>и</w:t>
      </w:r>
      <w:r w:rsidRPr="003614BC">
        <w:t xml:space="preserve"> движения </w:t>
      </w:r>
      <w:r>
        <w:t xml:space="preserve">ОП </w:t>
      </w:r>
      <w:r w:rsidRPr="003614BC">
        <w:t>по производственным участкам</w:t>
      </w:r>
      <w:r>
        <w:t xml:space="preserve">, рабочим центрам, технологическим позициям. </w:t>
      </w:r>
    </w:p>
    <w:p w14:paraId="66F2299D" w14:textId="77777777" w:rsidR="004159E0" w:rsidRPr="00EA17E3" w:rsidRDefault="00932588">
      <w:pPr>
        <w:pStyle w:val="a"/>
        <w:numPr>
          <w:ilvl w:val="0"/>
          <w:numId w:val="6"/>
        </w:numPr>
        <w:spacing w:after="0"/>
        <w:ind w:left="709" w:hanging="283"/>
      </w:pPr>
      <w:r w:rsidRPr="00EA17E3">
        <w:t xml:space="preserve">Визуального отображения движения </w:t>
      </w:r>
      <w:r>
        <w:t>ОП</w:t>
      </w:r>
      <w:r w:rsidRPr="00EA17E3">
        <w:t xml:space="preserve"> по рабочим центрам производственного участка и по производственному цеху в целом</w:t>
      </w:r>
      <w:r>
        <w:t>.</w:t>
      </w:r>
    </w:p>
    <w:p w14:paraId="73335202" w14:textId="77777777" w:rsidR="004159E0" w:rsidRPr="00FD596F" w:rsidRDefault="00932588">
      <w:pPr>
        <w:pStyle w:val="a"/>
        <w:numPr>
          <w:ilvl w:val="0"/>
          <w:numId w:val="6"/>
        </w:numPr>
        <w:spacing w:after="0"/>
        <w:ind w:left="709" w:hanging="283"/>
      </w:pPr>
      <w:r w:rsidRPr="00B13CBA">
        <w:t xml:space="preserve">Передачи в инфраструктуру данных PIMS информации </w:t>
      </w:r>
      <w:r w:rsidRPr="00FD596F">
        <w:t xml:space="preserve">о </w:t>
      </w:r>
      <w:r w:rsidR="00AD3708" w:rsidRPr="00FD596F">
        <w:t>разливке плавки на МНЛЗ, производстве заготовок и операциях взвешивания заготовок на весовом оборудовании производственного участка</w:t>
      </w:r>
      <w:r w:rsidRPr="00FD596F">
        <w:t>.</w:t>
      </w:r>
    </w:p>
    <w:p w14:paraId="12DE1F19" w14:textId="77777777" w:rsidR="00D16D2A" w:rsidRDefault="00932588" w:rsidP="00D16D2A">
      <w:pPr>
        <w:pStyle w:val="2"/>
      </w:pPr>
      <w:bookmarkStart w:id="543" w:name="_Toc109637034"/>
      <w:bookmarkStart w:id="544" w:name="_Toc116467157"/>
      <w:r>
        <w:t>Функциональные возможности СП</w:t>
      </w:r>
      <w:bookmarkEnd w:id="543"/>
      <w:bookmarkEnd w:id="544"/>
    </w:p>
    <w:p w14:paraId="6E5BCC09" w14:textId="77777777" w:rsidR="00D16D2A" w:rsidRDefault="00932588" w:rsidP="00D16D2A">
      <w:r>
        <w:t>СП облада</w:t>
      </w:r>
      <w:r w:rsidR="007C13E6">
        <w:t>ет</w:t>
      </w:r>
      <w:r>
        <w:t xml:space="preserve"> следующими функциональными возможностями:</w:t>
      </w:r>
    </w:p>
    <w:p w14:paraId="52AF59D3" w14:textId="77777777" w:rsidR="00D16D2A" w:rsidRDefault="00932588">
      <w:pPr>
        <w:numPr>
          <w:ilvl w:val="0"/>
          <w:numId w:val="7"/>
        </w:numPr>
        <w:spacing w:after="0" w:line="240" w:lineRule="auto"/>
      </w:pPr>
      <w:r>
        <w:t>Использование двойной идентификации ОП, а именно маркировки, нанес</w:t>
      </w:r>
      <w:r w:rsidR="009B60F1">
        <w:t>ё</w:t>
      </w:r>
      <w:r>
        <w:t>нной на ОП и идентификатора, используемого в системе MES в соответствии со спецификациями PSI</w:t>
      </w:r>
      <w:r>
        <w:rPr>
          <w:lang w:val="en-US"/>
        </w:rPr>
        <w:t>metals</w:t>
      </w:r>
      <w:r>
        <w:t>.</w:t>
      </w:r>
    </w:p>
    <w:p w14:paraId="2C15C480" w14:textId="77777777" w:rsidR="00D16D2A" w:rsidRDefault="00932588">
      <w:pPr>
        <w:numPr>
          <w:ilvl w:val="0"/>
          <w:numId w:val="7"/>
        </w:numPr>
        <w:spacing w:after="0" w:line="240" w:lineRule="auto"/>
      </w:pPr>
      <w:r>
        <w:t xml:space="preserve">Регистрация факта прохождения ОП рабочих центров, технологических и транспортных позиций. </w:t>
      </w:r>
    </w:p>
    <w:p w14:paraId="5A203BF7" w14:textId="77777777" w:rsidR="00D16D2A" w:rsidRDefault="00932588">
      <w:pPr>
        <w:numPr>
          <w:ilvl w:val="0"/>
          <w:numId w:val="7"/>
        </w:numPr>
        <w:spacing w:after="0" w:line="240" w:lineRule="auto"/>
      </w:pPr>
      <w:r>
        <w:t xml:space="preserve">Ручная корректировка положения ОП для обработки крановых операций и в случаях сбоя автоматической регистрации. </w:t>
      </w:r>
    </w:p>
    <w:p w14:paraId="21A947ED" w14:textId="77777777" w:rsidR="00D16D2A" w:rsidRPr="00E30810" w:rsidRDefault="00932588">
      <w:pPr>
        <w:numPr>
          <w:ilvl w:val="0"/>
          <w:numId w:val="7"/>
        </w:numPr>
        <w:spacing w:after="0" w:line="240" w:lineRule="auto"/>
        <w:rPr>
          <w:strike/>
        </w:rPr>
      </w:pPr>
      <w:r>
        <w:t xml:space="preserve">Регистрация результатов технологических операций на АРМах СП в случае, если автоматическая регистрация не предусмотрена. </w:t>
      </w:r>
    </w:p>
    <w:p w14:paraId="763916BA" w14:textId="77777777" w:rsidR="00D16D2A" w:rsidRPr="00F91193" w:rsidRDefault="00932588">
      <w:pPr>
        <w:numPr>
          <w:ilvl w:val="0"/>
          <w:numId w:val="7"/>
        </w:numPr>
        <w:spacing w:after="0" w:line="240" w:lineRule="auto"/>
      </w:pPr>
      <w:r w:rsidRPr="00F91193">
        <w:t xml:space="preserve">Регистрация результатов операций взвешивания </w:t>
      </w:r>
      <w:r>
        <w:t>ОП</w:t>
      </w:r>
      <w:r w:rsidRPr="00F91193">
        <w:t xml:space="preserve"> в ручном и автоматическом режимах.</w:t>
      </w:r>
    </w:p>
    <w:p w14:paraId="0729D04A" w14:textId="77777777" w:rsidR="00D16D2A" w:rsidRPr="00F91193" w:rsidRDefault="00932588">
      <w:pPr>
        <w:numPr>
          <w:ilvl w:val="0"/>
          <w:numId w:val="7"/>
        </w:numPr>
        <w:spacing w:after="0" w:line="240" w:lineRule="auto"/>
      </w:pPr>
      <w:bookmarkStart w:id="545" w:name="_Hlk94523360"/>
      <w:r w:rsidRPr="00F91193">
        <w:t xml:space="preserve">Осуществление двустороннего информационного обмена с </w:t>
      </w:r>
      <w:r>
        <w:t>инфраструктурой данных</w:t>
      </w:r>
      <w:r w:rsidRPr="00F91193">
        <w:t xml:space="preserve"> </w:t>
      </w:r>
      <w:r w:rsidRPr="00F91193">
        <w:rPr>
          <w:lang w:val="en-US"/>
        </w:rPr>
        <w:t>PIMS</w:t>
      </w:r>
      <w:r w:rsidRPr="00F91193">
        <w:t>, а именно:</w:t>
      </w:r>
    </w:p>
    <w:p w14:paraId="6A285DF4" w14:textId="77777777" w:rsidR="00D16D2A" w:rsidRDefault="00932588" w:rsidP="00D16D2A">
      <w:pPr>
        <w:spacing w:after="0" w:line="240" w:lineRule="auto"/>
        <w:ind w:left="720"/>
      </w:pPr>
      <w:r w:rsidRPr="00EB3402">
        <w:t xml:space="preserve">- формирование и передача в </w:t>
      </w:r>
      <w:r w:rsidRPr="00EB3402">
        <w:rPr>
          <w:lang w:val="en-US"/>
        </w:rPr>
        <w:t>PIMS</w:t>
      </w:r>
      <w:r w:rsidRPr="00EB3402">
        <w:t xml:space="preserve"> данных о </w:t>
      </w:r>
      <w:r w:rsidR="00EB3402" w:rsidRPr="00EB3402">
        <w:t xml:space="preserve">разливке плавки на МНЛЗ, производстве заготовок и операциях взвешивания заготовок на весовом оборудовании, </w:t>
      </w:r>
      <w:r w:rsidRPr="00EB3402">
        <w:t>с уч</w:t>
      </w:r>
      <w:r w:rsidR="009D0385" w:rsidRPr="00EB3402">
        <w:t>ё</w:t>
      </w:r>
      <w:r w:rsidRPr="00EB3402">
        <w:t xml:space="preserve">том требований, описанных в частях 3.3 и 6.6 спецификации </w:t>
      </w:r>
      <w:r w:rsidRPr="00EB3402">
        <w:rPr>
          <w:lang w:val="en-US"/>
        </w:rPr>
        <w:t>PSImetals</w:t>
      </w:r>
      <w:r w:rsidRPr="00EB3402">
        <w:t>.</w:t>
      </w:r>
    </w:p>
    <w:p w14:paraId="29A946E3" w14:textId="77777777" w:rsidR="00D16D2A" w:rsidRDefault="00932588" w:rsidP="00D16D2A">
      <w:pPr>
        <w:spacing w:after="0" w:line="240" w:lineRule="auto"/>
        <w:ind w:left="720"/>
      </w:pPr>
      <w:r w:rsidRPr="00A449C7">
        <w:t>- при</w:t>
      </w:r>
      <w:r w:rsidR="009D0385">
        <w:t>ё</w:t>
      </w:r>
      <w:r w:rsidRPr="00A449C7">
        <w:t xml:space="preserve">м от </w:t>
      </w:r>
      <w:r w:rsidRPr="00A449C7">
        <w:rPr>
          <w:lang w:val="en-US"/>
        </w:rPr>
        <w:t>PIMS</w:t>
      </w:r>
      <w:r w:rsidRPr="00A449C7">
        <w:t xml:space="preserve">, обработка, использование и предоставление в интерфейсах операторов необходимых данных для работы </w:t>
      </w:r>
      <w:r>
        <w:t>СП</w:t>
      </w:r>
      <w:r w:rsidRPr="00A449C7">
        <w:t xml:space="preserve"> с уч</w:t>
      </w:r>
      <w:r w:rsidR="009D0385">
        <w:t>ё</w:t>
      </w:r>
      <w:r w:rsidRPr="00A449C7">
        <w:t>том требований</w:t>
      </w:r>
      <w:bookmarkEnd w:id="545"/>
      <w:r>
        <w:t xml:space="preserve">, описанных в частях 3.3 и </w:t>
      </w:r>
      <w:r w:rsidRPr="00473265">
        <w:t>6</w:t>
      </w:r>
      <w:r>
        <w:t>.</w:t>
      </w:r>
      <w:r w:rsidRPr="006077A2">
        <w:t>6</w:t>
      </w:r>
      <w:r>
        <w:t xml:space="preserve"> спецификации </w:t>
      </w:r>
      <w:r>
        <w:rPr>
          <w:lang w:val="en-US"/>
        </w:rPr>
        <w:t>PSImetals</w:t>
      </w:r>
      <w:r>
        <w:t>.</w:t>
      </w:r>
    </w:p>
    <w:p w14:paraId="5E1145DC" w14:textId="77777777" w:rsidR="00D16D2A" w:rsidRPr="00415FB8" w:rsidRDefault="00932588">
      <w:pPr>
        <w:pStyle w:val="a"/>
        <w:numPr>
          <w:ilvl w:val="0"/>
          <w:numId w:val="7"/>
        </w:numPr>
        <w:spacing w:after="0"/>
      </w:pPr>
      <w:r w:rsidRPr="00415FB8">
        <w:t>Осуществление информационного обмена с технологическими контроллерами для регистрации физических перемещений ОП по производственной линии.</w:t>
      </w:r>
    </w:p>
    <w:p w14:paraId="57B1E921" w14:textId="77777777" w:rsidR="00D16D2A" w:rsidRPr="00EB3402" w:rsidRDefault="00932588">
      <w:pPr>
        <w:numPr>
          <w:ilvl w:val="0"/>
          <w:numId w:val="7"/>
        </w:numPr>
        <w:spacing w:after="0" w:line="240" w:lineRule="auto"/>
      </w:pPr>
      <w:r w:rsidRPr="00EB3402">
        <w:t xml:space="preserve">Предоставление персоналу на АРМах СП справочной информации, предоставляемой </w:t>
      </w:r>
      <w:r w:rsidRPr="00EB3402">
        <w:rPr>
          <w:lang w:val="en-US"/>
        </w:rPr>
        <w:t>MES</w:t>
      </w:r>
      <w:r w:rsidRPr="00EB3402">
        <w:t xml:space="preserve"> системой и описанной в частях 3.3 и 6.6 спецификации </w:t>
      </w:r>
      <w:r w:rsidRPr="00EB3402">
        <w:rPr>
          <w:lang w:val="en-US"/>
        </w:rPr>
        <w:t>PSImetals</w:t>
      </w:r>
    </w:p>
    <w:p w14:paraId="5F497984" w14:textId="4EDCF060" w:rsidR="00D16D2A" w:rsidRDefault="00932588">
      <w:pPr>
        <w:numPr>
          <w:ilvl w:val="0"/>
          <w:numId w:val="7"/>
        </w:numPr>
        <w:spacing w:after="0" w:line="240" w:lineRule="auto"/>
      </w:pPr>
      <w:r>
        <w:t xml:space="preserve">Визуализация на АРМах </w:t>
      </w:r>
      <w:del w:id="546" w:author="Николай Богомолов" w:date="2022-09-19T08:34:00Z">
        <w:r w:rsidDel="00EF24DF">
          <w:delText>СП рабочих центров и производственных участков</w:delText>
        </w:r>
      </w:del>
      <w:ins w:id="547" w:author="Николай Богомолов" w:date="2022-09-19T08:34:00Z">
        <w:r w:rsidR="00EF24DF">
          <w:t>СП рабочих центров и производственных участков,</w:t>
        </w:r>
      </w:ins>
      <w:r>
        <w:t xml:space="preserve"> входящих в границы работы СП, а также перемещения ОП как по рабочему центру, так и между ними.</w:t>
      </w:r>
    </w:p>
    <w:p w14:paraId="20C7B7B0" w14:textId="77777777" w:rsidR="00BE6055" w:rsidRPr="00EB3402" w:rsidRDefault="00932588" w:rsidP="00EB3402">
      <w:pPr>
        <w:pStyle w:val="2"/>
      </w:pPr>
      <w:bookmarkStart w:id="548" w:name="_Toc116467158"/>
      <w:bookmarkStart w:id="549" w:name="_Toc109637035"/>
      <w:r w:rsidRPr="00EB3402">
        <w:rPr>
          <w:lang w:bidi="en-US"/>
        </w:rPr>
        <w:t>Отслеживаемые производственные операции</w:t>
      </w:r>
      <w:bookmarkEnd w:id="548"/>
      <w:r w:rsidRPr="00EB3402">
        <w:rPr>
          <w:lang w:bidi="en-US"/>
        </w:rPr>
        <w:t xml:space="preserve"> </w:t>
      </w:r>
      <w:bookmarkEnd w:id="549"/>
    </w:p>
    <w:p w14:paraId="28DEA2A5" w14:textId="77777777" w:rsidR="001E6D92" w:rsidRDefault="00932588" w:rsidP="00BE6055">
      <w:r>
        <w:rPr>
          <w:lang w:bidi="en-US"/>
        </w:rPr>
        <w:t>СП обеспечивает прослеживаемост</w:t>
      </w:r>
      <w:r w:rsidR="004F5CEA">
        <w:rPr>
          <w:lang w:bidi="en-US"/>
        </w:rPr>
        <w:t>ь производства заготовок</w:t>
      </w:r>
      <w:r>
        <w:rPr>
          <w:lang w:bidi="en-US"/>
        </w:rPr>
        <w:t xml:space="preserve"> в ЭСПЦ на участках УНРС-1, УНРС-2, УНРС-3</w:t>
      </w:r>
      <w:r w:rsidR="004F5CEA">
        <w:rPr>
          <w:lang w:bidi="en-US"/>
        </w:rPr>
        <w:t>,</w:t>
      </w:r>
      <w:r>
        <w:rPr>
          <w:lang w:bidi="en-US"/>
        </w:rPr>
        <w:t xml:space="preserve"> </w:t>
      </w:r>
      <w:r>
        <w:t>от начала разливки ручь</w:t>
      </w:r>
      <w:r w:rsidR="009D0385">
        <w:t>ё</w:t>
      </w:r>
      <w:r>
        <w:t>в на МНЛЗ до выхода заготовок с рольганговых весов на участок УЗГМ</w:t>
      </w:r>
      <w:r w:rsidR="004F5CEA">
        <w:t>, а также регистрирует факты взвешивания заготовок на в</w:t>
      </w:r>
      <w:r>
        <w:t>есовом оборудовании УЗГМ.</w:t>
      </w:r>
    </w:p>
    <w:p w14:paraId="00126744" w14:textId="77777777" w:rsidR="001E6D92" w:rsidRDefault="00932588" w:rsidP="00D16D2A">
      <w:pPr>
        <w:rPr>
          <w:lang w:bidi="en-US"/>
        </w:rPr>
      </w:pPr>
      <w:r>
        <w:rPr>
          <w:lang w:bidi="en-US"/>
        </w:rPr>
        <w:t>В технологическо</w:t>
      </w:r>
      <w:r w:rsidR="003C5103">
        <w:rPr>
          <w:lang w:bidi="en-US"/>
        </w:rPr>
        <w:t>м</w:t>
      </w:r>
      <w:r>
        <w:rPr>
          <w:lang w:bidi="en-US"/>
        </w:rPr>
        <w:t xml:space="preserve"> процесс</w:t>
      </w:r>
      <w:r w:rsidR="003C5103">
        <w:rPr>
          <w:lang w:bidi="en-US"/>
        </w:rPr>
        <w:t>е</w:t>
      </w:r>
      <w:r>
        <w:rPr>
          <w:lang w:bidi="en-US"/>
        </w:rPr>
        <w:t xml:space="preserve"> производства заготовок, СП охватывает следующие производственные операции:</w:t>
      </w:r>
    </w:p>
    <w:p w14:paraId="5D104E94" w14:textId="77777777" w:rsidR="004F5CEA" w:rsidRPr="00C5037F" w:rsidRDefault="00932588">
      <w:pPr>
        <w:pStyle w:val="a"/>
        <w:numPr>
          <w:ilvl w:val="0"/>
          <w:numId w:val="12"/>
        </w:numPr>
        <w:rPr>
          <w:lang w:bidi="en-US"/>
        </w:rPr>
      </w:pPr>
      <w:r w:rsidRPr="00616529">
        <w:rPr>
          <w:u w:val="single"/>
          <w:lang w:bidi="en-US"/>
        </w:rPr>
        <w:t>Разливка плавки в ручьи</w:t>
      </w:r>
      <w:r w:rsidR="003C5103" w:rsidRPr="00616529">
        <w:rPr>
          <w:u w:val="single"/>
          <w:lang w:bidi="en-US"/>
        </w:rPr>
        <w:t>.</w:t>
      </w:r>
      <w:r w:rsidR="003C5103">
        <w:rPr>
          <w:lang w:bidi="en-US"/>
        </w:rPr>
        <w:t xml:space="preserve"> В рамках указанной операции, СП</w:t>
      </w:r>
      <w:r w:rsidR="00033AB9">
        <w:rPr>
          <w:lang w:bidi="en-US"/>
        </w:rPr>
        <w:t>,</w:t>
      </w:r>
      <w:r w:rsidR="003C5103">
        <w:rPr>
          <w:lang w:bidi="en-US"/>
        </w:rPr>
        <w:t xml:space="preserve"> </w:t>
      </w:r>
      <w:r w:rsidR="00033AB9">
        <w:rPr>
          <w:lang w:bidi="en-US"/>
        </w:rPr>
        <w:t xml:space="preserve">в автоматическом режиме, </w:t>
      </w:r>
      <w:r w:rsidR="003C5103">
        <w:rPr>
          <w:lang w:bidi="en-US"/>
        </w:rPr>
        <w:t xml:space="preserve">следит за движением ручья от выхода из кристаллизатора до </w:t>
      </w:r>
      <w:r w:rsidR="003C5103" w:rsidRPr="00C5037F">
        <w:rPr>
          <w:lang w:bidi="en-US"/>
        </w:rPr>
        <w:t xml:space="preserve">МГКР, </w:t>
      </w:r>
      <w:r w:rsidR="00616529" w:rsidRPr="00C5037F">
        <w:rPr>
          <w:lang w:bidi="en-US"/>
        </w:rPr>
        <w:t>а также за положением виртуальной границы плавок в ручье;</w:t>
      </w:r>
    </w:p>
    <w:p w14:paraId="55A36A6B" w14:textId="77777777" w:rsidR="004F5CEA" w:rsidRDefault="00932588">
      <w:pPr>
        <w:pStyle w:val="a"/>
        <w:numPr>
          <w:ilvl w:val="0"/>
          <w:numId w:val="12"/>
        </w:numPr>
        <w:rPr>
          <w:lang w:bidi="en-US"/>
        </w:rPr>
      </w:pPr>
      <w:r w:rsidRPr="00033AB9">
        <w:rPr>
          <w:u w:val="single"/>
          <w:lang w:bidi="en-US"/>
        </w:rPr>
        <w:t>Порезка ручья на заготовки</w:t>
      </w:r>
      <w:r w:rsidR="003C5103" w:rsidRPr="00033AB9">
        <w:rPr>
          <w:u w:val="single"/>
          <w:lang w:bidi="en-US"/>
        </w:rPr>
        <w:t>.</w:t>
      </w:r>
      <w:r w:rsidR="003C5103">
        <w:rPr>
          <w:lang w:bidi="en-US"/>
        </w:rPr>
        <w:t xml:space="preserve"> В рамках указанной операции, СП</w:t>
      </w:r>
      <w:r w:rsidR="00033AB9">
        <w:rPr>
          <w:lang w:bidi="en-US"/>
        </w:rPr>
        <w:t>, в автоматическом режиме, следит</w:t>
      </w:r>
      <w:r w:rsidR="003C5103">
        <w:rPr>
          <w:lang w:bidi="en-US"/>
        </w:rPr>
        <w:t xml:space="preserve"> за порезкой ручья на заготовки</w:t>
      </w:r>
      <w:r w:rsidR="00033AB9">
        <w:rPr>
          <w:lang w:bidi="en-US"/>
        </w:rPr>
        <w:t xml:space="preserve"> и</w:t>
      </w:r>
      <w:r w:rsidR="003C5103">
        <w:rPr>
          <w:lang w:bidi="en-US"/>
        </w:rPr>
        <w:t xml:space="preserve"> образованием технологической обрези при</w:t>
      </w:r>
      <w:r w:rsidR="00033AB9">
        <w:rPr>
          <w:lang w:bidi="en-US"/>
        </w:rPr>
        <w:t xml:space="preserve"> порезке</w:t>
      </w:r>
      <w:r w:rsidR="003C5103">
        <w:rPr>
          <w:lang w:bidi="en-US"/>
        </w:rPr>
        <w:t>;</w:t>
      </w:r>
    </w:p>
    <w:p w14:paraId="79366C80" w14:textId="77777777" w:rsidR="004F5CEA" w:rsidRDefault="00932588">
      <w:pPr>
        <w:pStyle w:val="a"/>
        <w:numPr>
          <w:ilvl w:val="0"/>
          <w:numId w:val="12"/>
        </w:numPr>
        <w:rPr>
          <w:lang w:bidi="en-US"/>
        </w:rPr>
      </w:pPr>
      <w:r w:rsidRPr="00033AB9">
        <w:rPr>
          <w:u w:val="single"/>
          <w:lang w:bidi="en-US"/>
        </w:rPr>
        <w:lastRenderedPageBreak/>
        <w:t>Охлаждение заготовки</w:t>
      </w:r>
      <w:r w:rsidR="003C5103" w:rsidRPr="00033AB9">
        <w:rPr>
          <w:u w:val="single"/>
          <w:lang w:bidi="en-US"/>
        </w:rPr>
        <w:t>.</w:t>
      </w:r>
      <w:r w:rsidR="003C5103">
        <w:rPr>
          <w:lang w:bidi="en-US"/>
        </w:rPr>
        <w:t xml:space="preserve"> В рамках указанной операции, СП</w:t>
      </w:r>
      <w:r w:rsidR="00033AB9">
        <w:rPr>
          <w:lang w:bidi="en-US"/>
        </w:rPr>
        <w:t>, в автоматическом режиме, следит</w:t>
      </w:r>
      <w:r w:rsidR="003C5103">
        <w:rPr>
          <w:lang w:bidi="en-US"/>
        </w:rPr>
        <w:t xml:space="preserve"> за перемещением заготовок </w:t>
      </w:r>
      <w:r w:rsidR="00544E24">
        <w:rPr>
          <w:lang w:bidi="en-US"/>
        </w:rPr>
        <w:t>транспортному оборудованию от МГКР до рольганговых весов (</w:t>
      </w:r>
      <w:r w:rsidR="00566BA1">
        <w:rPr>
          <w:lang w:bidi="en-US"/>
        </w:rPr>
        <w:t>отводящий рольганг</w:t>
      </w:r>
      <w:r w:rsidR="00544E24">
        <w:rPr>
          <w:lang w:bidi="en-US"/>
        </w:rPr>
        <w:t xml:space="preserve">, </w:t>
      </w:r>
      <w:r w:rsidR="00B225A4">
        <w:rPr>
          <w:lang w:bidi="en-US"/>
        </w:rPr>
        <w:t>шле</w:t>
      </w:r>
      <w:r w:rsidR="00150417">
        <w:rPr>
          <w:lang w:bidi="en-US"/>
        </w:rPr>
        <w:t>п</w:t>
      </w:r>
      <w:r w:rsidR="00B225A4">
        <w:rPr>
          <w:lang w:bidi="en-US"/>
        </w:rPr>
        <w:t>перная</w:t>
      </w:r>
      <w:r w:rsidR="00544E24">
        <w:rPr>
          <w:lang w:bidi="en-US"/>
        </w:rPr>
        <w:t xml:space="preserve"> тележка, столы охлаждения, рольганг</w:t>
      </w:r>
      <w:r w:rsidR="00661C2D">
        <w:rPr>
          <w:lang w:bidi="en-US"/>
        </w:rPr>
        <w:t xml:space="preserve"> между столами охлаждения</w:t>
      </w:r>
      <w:r w:rsidR="00544E24">
        <w:rPr>
          <w:lang w:bidi="en-US"/>
        </w:rPr>
        <w:t xml:space="preserve">, рольганг </w:t>
      </w:r>
      <w:r w:rsidR="00566BA1">
        <w:rPr>
          <w:lang w:bidi="en-US"/>
        </w:rPr>
        <w:t xml:space="preserve">к </w:t>
      </w:r>
      <w:r w:rsidR="00544E24">
        <w:rPr>
          <w:lang w:bidi="en-US"/>
        </w:rPr>
        <w:t>УЗГМ)</w:t>
      </w:r>
      <w:r w:rsidR="00033AB9">
        <w:rPr>
          <w:lang w:bidi="en-US"/>
        </w:rPr>
        <w:t>;</w:t>
      </w:r>
    </w:p>
    <w:p w14:paraId="37ED5E57" w14:textId="7183C462" w:rsidR="004F5CEA" w:rsidRDefault="00932588">
      <w:pPr>
        <w:pStyle w:val="a"/>
        <w:numPr>
          <w:ilvl w:val="0"/>
          <w:numId w:val="12"/>
        </w:numPr>
        <w:rPr>
          <w:lang w:bidi="en-US"/>
        </w:rPr>
      </w:pPr>
      <w:r w:rsidRPr="00033AB9">
        <w:rPr>
          <w:u w:val="single"/>
          <w:lang w:bidi="en-US"/>
        </w:rPr>
        <w:t>Взвешивание заготовки</w:t>
      </w:r>
      <w:r w:rsidR="00AE021F" w:rsidRPr="00033AB9">
        <w:rPr>
          <w:u w:val="single"/>
          <w:lang w:bidi="en-US"/>
        </w:rPr>
        <w:t>.</w:t>
      </w:r>
      <w:r w:rsidR="00AE021F">
        <w:rPr>
          <w:lang w:bidi="en-US"/>
        </w:rPr>
        <w:t xml:space="preserve"> В рамках указанной операции, СП</w:t>
      </w:r>
      <w:r w:rsidR="00033AB9">
        <w:rPr>
          <w:lang w:bidi="en-US"/>
        </w:rPr>
        <w:t>, в автоматическом режиме,</w:t>
      </w:r>
      <w:ins w:id="550" w:author="Николай Богомолов" w:date="2022-08-30T16:49:00Z">
        <w:r w:rsidR="00564B4A">
          <w:rPr>
            <w:lang w:bidi="en-US"/>
          </w:rPr>
          <w:t xml:space="preserve"> </w:t>
        </w:r>
      </w:ins>
      <w:del w:id="551" w:author="Николай Богомолов" w:date="2022-08-30T16:50:00Z">
        <w:r w:rsidR="00033AB9" w:rsidDel="00564B4A">
          <w:rPr>
            <w:lang w:bidi="en-US"/>
          </w:rPr>
          <w:delText xml:space="preserve"> </w:delText>
        </w:r>
      </w:del>
      <w:r w:rsidR="00033AB9">
        <w:rPr>
          <w:lang w:bidi="en-US"/>
        </w:rPr>
        <w:t>регистрирует</w:t>
      </w:r>
      <w:r w:rsidR="00AE021F">
        <w:rPr>
          <w:lang w:bidi="en-US"/>
        </w:rPr>
        <w:t xml:space="preserve"> факты взвешивания </w:t>
      </w:r>
      <w:r w:rsidR="00AE021F" w:rsidRPr="00BC603C">
        <w:rPr>
          <w:lang w:bidi="en-US"/>
        </w:rPr>
        <w:t>заготовки на рольганговых и платформенных весах участков УНРС-1, УНРС-2, УНРС-3, УЗГМ</w:t>
      </w:r>
      <w:ins w:id="552" w:author="Николай Богомолов" w:date="2022-08-30T16:51:00Z">
        <w:r w:rsidR="00564B4A" w:rsidRPr="00BC603C">
          <w:rPr>
            <w:lang w:bidi="en-US"/>
          </w:rPr>
          <w:t xml:space="preserve"> или прохождение заготовки через позицию взвешивания (в случае отсутствия показаний весового терминала).</w:t>
        </w:r>
      </w:ins>
      <w:del w:id="553" w:author="Николай Богомолов" w:date="2022-08-30T16:51:00Z">
        <w:r w:rsidR="00AE021F" w:rsidDel="00564B4A">
          <w:rPr>
            <w:lang w:bidi="en-US"/>
          </w:rPr>
          <w:delText>.</w:delText>
        </w:r>
      </w:del>
    </w:p>
    <w:p w14:paraId="2849028E" w14:textId="77777777" w:rsidR="00AE021F" w:rsidRDefault="00932588">
      <w:pPr>
        <w:pStyle w:val="a"/>
        <w:numPr>
          <w:ilvl w:val="0"/>
          <w:numId w:val="12"/>
        </w:numPr>
        <w:rPr>
          <w:lang w:bidi="en-US"/>
        </w:rPr>
      </w:pPr>
      <w:r w:rsidRPr="00033AB9">
        <w:rPr>
          <w:u w:val="single"/>
          <w:lang w:bidi="en-US"/>
        </w:rPr>
        <w:t>Крановые операции.</w:t>
      </w:r>
      <w:r>
        <w:rPr>
          <w:lang w:bidi="en-US"/>
        </w:rPr>
        <w:t xml:space="preserve"> СП предоставляет возможность ручной регистрации крановых операций </w:t>
      </w:r>
      <w:r w:rsidR="00033AB9">
        <w:rPr>
          <w:lang w:bidi="en-US"/>
        </w:rPr>
        <w:t xml:space="preserve">перемещения заготовок </w:t>
      </w:r>
      <w:r>
        <w:rPr>
          <w:lang w:bidi="en-US"/>
        </w:rPr>
        <w:t>на АРМах СП</w:t>
      </w:r>
      <w:r w:rsidR="00033AB9">
        <w:rPr>
          <w:lang w:bidi="en-US"/>
        </w:rPr>
        <w:t>.</w:t>
      </w:r>
    </w:p>
    <w:p w14:paraId="13F3B7FD" w14:textId="77777777" w:rsidR="00AE021F" w:rsidRDefault="00AE021F" w:rsidP="00D16D2A">
      <w:pPr>
        <w:rPr>
          <w:lang w:bidi="en-US"/>
        </w:rPr>
      </w:pPr>
    </w:p>
    <w:p w14:paraId="07E61372" w14:textId="77777777" w:rsidR="00763676" w:rsidRDefault="00932588">
      <w:pPr>
        <w:pStyle w:val="10"/>
        <w:numPr>
          <w:ilvl w:val="0"/>
          <w:numId w:val="5"/>
        </w:numPr>
        <w:ind w:left="426" w:hanging="426"/>
      </w:pPr>
      <w:bookmarkStart w:id="554" w:name="_Toc109637033"/>
      <w:bookmarkStart w:id="555" w:name="_Toc116467159"/>
      <w:r>
        <w:lastRenderedPageBreak/>
        <w:t>Архитектура</w:t>
      </w:r>
      <w:r w:rsidR="00D72047">
        <w:t xml:space="preserve"> </w:t>
      </w:r>
      <w:r w:rsidR="002E485F">
        <w:t>СП</w:t>
      </w:r>
      <w:bookmarkEnd w:id="554"/>
      <w:bookmarkEnd w:id="555"/>
    </w:p>
    <w:p w14:paraId="2084A82D" w14:textId="77777777" w:rsidR="00941D36" w:rsidRDefault="00932588">
      <w:pPr>
        <w:pStyle w:val="2"/>
        <w:numPr>
          <w:ilvl w:val="1"/>
          <w:numId w:val="5"/>
        </w:numPr>
        <w:ind w:left="567" w:hanging="578"/>
      </w:pPr>
      <w:bookmarkStart w:id="556" w:name="_Toc116467160"/>
      <w:r>
        <w:t>Общие положения</w:t>
      </w:r>
      <w:bookmarkEnd w:id="556"/>
    </w:p>
    <w:p w14:paraId="1C347CD3" w14:textId="77777777" w:rsidR="001F7686" w:rsidRDefault="00932588" w:rsidP="001F7686">
      <w:r>
        <w:t>СП продукции представляет собой аппаратно-программный комплекс</w:t>
      </w:r>
      <w:r w:rsidRPr="003614BC">
        <w:t xml:space="preserve">, обеспечивающий регистрацию </w:t>
      </w:r>
      <w:r>
        <w:t>перемещения</w:t>
      </w:r>
      <w:r w:rsidRPr="003614BC">
        <w:t xml:space="preserve"> </w:t>
      </w:r>
      <w:r>
        <w:t>ОП</w:t>
      </w:r>
      <w:r w:rsidRPr="003614BC">
        <w:t xml:space="preserve"> по производственным участкам</w:t>
      </w:r>
      <w:r>
        <w:t>, рабочим центрам, технологическим позициям</w:t>
      </w:r>
      <w:r w:rsidRPr="003614BC">
        <w:t xml:space="preserve"> и регистрацию фактов выполнения операций над </w:t>
      </w:r>
      <w:r>
        <w:t>ОП.</w:t>
      </w:r>
      <w:r w:rsidR="00786BA3">
        <w:t xml:space="preserve"> В составе </w:t>
      </w:r>
      <w:r>
        <w:t xml:space="preserve">СП </w:t>
      </w:r>
      <w:r w:rsidR="00786BA3">
        <w:t xml:space="preserve">выделяют </w:t>
      </w:r>
      <w:r w:rsidR="005E3EF5">
        <w:t>два</w:t>
      </w:r>
      <w:r w:rsidR="00786BA3">
        <w:t xml:space="preserve"> функциональных</w:t>
      </w:r>
      <w:r>
        <w:t xml:space="preserve"> уровнях: нижний уровень</w:t>
      </w:r>
      <w:r w:rsidR="005E3EF5">
        <w:t xml:space="preserve"> и</w:t>
      </w:r>
      <w:r>
        <w:t xml:space="preserve"> верхний уровень</w:t>
      </w:r>
      <w:r w:rsidR="00F51F16">
        <w:t xml:space="preserve"> (рис</w:t>
      </w:r>
      <w:r w:rsidR="00B743FD">
        <w:t xml:space="preserve">унок </w:t>
      </w:r>
      <w:r w:rsidR="00F51F16">
        <w:t>1.)</w:t>
      </w:r>
    </w:p>
    <w:p w14:paraId="24A56027" w14:textId="77777777" w:rsidR="00F51F16" w:rsidRDefault="00932588" w:rsidP="00F51F16">
      <w:pPr>
        <w:spacing w:after="0"/>
      </w:pPr>
      <w:r>
        <w:object w:dxaOrig="9383" w:dyaOrig="6508" w14:anchorId="39137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4.75pt" o:ole="">
            <v:imagedata r:id="rId8" o:title=""/>
          </v:shape>
          <o:OLEObject Type="Embed" ProgID="Visio.Drawing.15" ShapeID="_x0000_i1025" DrawAspect="Content" ObjectID="_1727081076" r:id="rId9"/>
        </w:object>
      </w:r>
    </w:p>
    <w:p w14:paraId="7766862A" w14:textId="77777777" w:rsidR="00F51F16" w:rsidRPr="00F51F16" w:rsidRDefault="00932588" w:rsidP="00F51F16">
      <w:pPr>
        <w:jc w:val="center"/>
        <w:rPr>
          <w:i/>
          <w:iCs/>
        </w:rPr>
      </w:pPr>
      <w:r w:rsidRPr="00F51F16">
        <w:rPr>
          <w:i/>
          <w:iCs/>
        </w:rPr>
        <w:t>Рис. 1. Архитектура системы прослеживаемости</w:t>
      </w:r>
    </w:p>
    <w:p w14:paraId="3335FCD5" w14:textId="77777777" w:rsidR="00D331F4" w:rsidRPr="00F81F59" w:rsidRDefault="00932588" w:rsidP="00654FE9">
      <w:pPr>
        <w:rPr>
          <w:lang w:bidi="en-US"/>
        </w:rPr>
      </w:pPr>
      <w:r w:rsidRPr="005959AC">
        <w:rPr>
          <w:lang w:bidi="en-US"/>
        </w:rPr>
        <w:t xml:space="preserve">Нижний уровень </w:t>
      </w:r>
      <w:r w:rsidR="00786BA3">
        <w:rPr>
          <w:lang w:bidi="en-US"/>
        </w:rPr>
        <w:t>СП</w:t>
      </w:r>
      <w:r w:rsidRPr="005959AC">
        <w:rPr>
          <w:lang w:bidi="en-US"/>
        </w:rPr>
        <w:t xml:space="preserve"> представляет собой аппаратный комплекс, состоящий из контроллеров прослеживаемости</w:t>
      </w:r>
      <w:r>
        <w:rPr>
          <w:lang w:bidi="en-US"/>
        </w:rPr>
        <w:t xml:space="preserve"> (далее КП)</w:t>
      </w:r>
      <w:r w:rsidRPr="005959AC">
        <w:rPr>
          <w:lang w:bidi="en-US"/>
        </w:rPr>
        <w:t xml:space="preserve">, обеспечивающих </w:t>
      </w:r>
      <w:r w:rsidR="00786BA3">
        <w:rPr>
          <w:lang w:bidi="en-US"/>
        </w:rPr>
        <w:t xml:space="preserve">виртуальную прослеживаемость </w:t>
      </w:r>
      <w:r w:rsidRPr="005959AC">
        <w:rPr>
          <w:lang w:bidi="en-US"/>
        </w:rPr>
        <w:t xml:space="preserve">в рамках каждого производственного участка. </w:t>
      </w:r>
      <w:r w:rsidR="00EE486E">
        <w:rPr>
          <w:lang w:bidi="en-US"/>
        </w:rPr>
        <w:t>Для обеспечения виртуальной прослеживаемости</w:t>
      </w:r>
      <w:r w:rsidR="00754350">
        <w:rPr>
          <w:lang w:bidi="en-US"/>
        </w:rPr>
        <w:t xml:space="preserve"> в ПО КП созда</w:t>
      </w:r>
      <w:r w:rsidR="009D0385">
        <w:rPr>
          <w:lang w:bidi="en-US"/>
        </w:rPr>
        <w:t>ё</w:t>
      </w:r>
      <w:r w:rsidR="00754350">
        <w:rPr>
          <w:lang w:bidi="en-US"/>
        </w:rPr>
        <w:t xml:space="preserve">тся </w:t>
      </w:r>
      <w:r w:rsidR="00654FE9">
        <w:rPr>
          <w:lang w:bidi="en-US"/>
        </w:rPr>
        <w:t xml:space="preserve">карта положения ОП на производственном участке. </w:t>
      </w:r>
      <w:r w:rsidRPr="005959AC">
        <w:rPr>
          <w:lang w:bidi="en-US"/>
        </w:rPr>
        <w:t>Виртуальная прослеживаемост</w:t>
      </w:r>
      <w:r>
        <w:rPr>
          <w:lang w:bidi="en-US"/>
        </w:rPr>
        <w:t>ь</w:t>
      </w:r>
      <w:r w:rsidRPr="005959AC">
        <w:rPr>
          <w:lang w:bidi="en-US"/>
        </w:rPr>
        <w:t xml:space="preserve"> основана на информации, получаемой от технологических и транспортных контроллеров</w:t>
      </w:r>
      <w:r>
        <w:rPr>
          <w:lang w:bidi="en-US"/>
        </w:rPr>
        <w:t>,</w:t>
      </w:r>
      <w:r w:rsidRPr="005959AC">
        <w:rPr>
          <w:lang w:bidi="en-US"/>
        </w:rPr>
        <w:t xml:space="preserve"> </w:t>
      </w:r>
      <w:r>
        <w:rPr>
          <w:lang w:bidi="en-US"/>
        </w:rPr>
        <w:t>а также</w:t>
      </w:r>
      <w:r w:rsidRPr="005959AC">
        <w:rPr>
          <w:lang w:bidi="en-US"/>
        </w:rPr>
        <w:t xml:space="preserve"> средств базовой автоматизации. </w:t>
      </w:r>
    </w:p>
    <w:p w14:paraId="39314FB8" w14:textId="77777777" w:rsidR="00654FE9" w:rsidRDefault="00932588" w:rsidP="00D331F4">
      <w:r>
        <w:t xml:space="preserve">Верхний уровень СП </w:t>
      </w:r>
      <w:r w:rsidR="005E3EF5">
        <w:t>построен по тр</w:t>
      </w:r>
      <w:r w:rsidR="009B60F1">
        <w:t>ё</w:t>
      </w:r>
      <w:r w:rsidR="005E3EF5">
        <w:t xml:space="preserve">хзвенной архитектуре «база данных </w:t>
      </w:r>
      <w:r w:rsidR="003043C6">
        <w:t>–</w:t>
      </w:r>
      <w:r w:rsidR="005E3EF5">
        <w:t xml:space="preserve"> сервер приложений – клиент» и </w:t>
      </w:r>
      <w:r>
        <w:t>представляет собой комплекс специализированного ПО, в который входят</w:t>
      </w:r>
    </w:p>
    <w:p w14:paraId="33CC259A" w14:textId="77777777" w:rsidR="00654FE9" w:rsidRDefault="00932588">
      <w:pPr>
        <w:pStyle w:val="a"/>
        <w:numPr>
          <w:ilvl w:val="0"/>
          <w:numId w:val="11"/>
        </w:numPr>
      </w:pPr>
      <w:r>
        <w:t>Сервер приложений СП</w:t>
      </w:r>
      <w:r w:rsidR="00862394">
        <w:t xml:space="preserve">, </w:t>
      </w:r>
      <w:r w:rsidR="009A1A7E">
        <w:t>в виде</w:t>
      </w:r>
      <w:r w:rsidR="00862394">
        <w:t xml:space="preserve"> совокупност</w:t>
      </w:r>
      <w:r w:rsidR="009A1A7E">
        <w:t>и</w:t>
      </w:r>
      <w:r w:rsidR="00862394">
        <w:t xml:space="preserve"> программных модулей </w:t>
      </w:r>
      <w:r w:rsidR="009A1A7E">
        <w:t>уровня сервера</w:t>
      </w:r>
      <w:r w:rsidR="00862394">
        <w:t>;</w:t>
      </w:r>
    </w:p>
    <w:p w14:paraId="39CB6408" w14:textId="77777777" w:rsidR="00862394" w:rsidRDefault="00932588">
      <w:pPr>
        <w:pStyle w:val="a"/>
        <w:numPr>
          <w:ilvl w:val="0"/>
          <w:numId w:val="11"/>
        </w:numPr>
      </w:pPr>
      <w:r>
        <w:t xml:space="preserve">Хранилище данных СП, в виде экземпляра БД </w:t>
      </w:r>
      <w:r w:rsidRPr="00862394">
        <w:rPr>
          <w:lang w:val="en-US"/>
        </w:rPr>
        <w:t>PostgreSQL</w:t>
      </w:r>
      <w:r w:rsidR="005E3EF5">
        <w:t>;</w:t>
      </w:r>
    </w:p>
    <w:p w14:paraId="4AC94DA3" w14:textId="77777777" w:rsidR="005E3EF5" w:rsidRDefault="00932588">
      <w:pPr>
        <w:pStyle w:val="a"/>
        <w:numPr>
          <w:ilvl w:val="0"/>
          <w:numId w:val="11"/>
        </w:numPr>
      </w:pPr>
      <w:r>
        <w:t>Клиентское ПО, устанавливаемое на АРМы СП.</w:t>
      </w:r>
    </w:p>
    <w:p w14:paraId="27B4520A" w14:textId="77777777" w:rsidR="003911CD" w:rsidRDefault="00932588" w:rsidP="009A1A7E">
      <w:pPr>
        <w:rPr>
          <w:lang w:bidi="en-US"/>
        </w:rPr>
      </w:pPr>
      <w:r>
        <w:rPr>
          <w:lang w:bidi="en-US"/>
        </w:rPr>
        <w:t>Сервер приложений в</w:t>
      </w:r>
      <w:r w:rsidR="009A1A7E" w:rsidRPr="005E3EF5">
        <w:rPr>
          <w:lang w:bidi="en-US"/>
        </w:rPr>
        <w:t>ерхн</w:t>
      </w:r>
      <w:r>
        <w:rPr>
          <w:lang w:bidi="en-US"/>
        </w:rPr>
        <w:t>его</w:t>
      </w:r>
      <w:r w:rsidR="009A1A7E" w:rsidRPr="005E3EF5">
        <w:rPr>
          <w:lang w:bidi="en-US"/>
        </w:rPr>
        <w:t xml:space="preserve"> уровн</w:t>
      </w:r>
      <w:r>
        <w:rPr>
          <w:lang w:bidi="en-US"/>
        </w:rPr>
        <w:t>я</w:t>
      </w:r>
      <w:r w:rsidR="009A1A7E" w:rsidRPr="005E3EF5">
        <w:rPr>
          <w:lang w:bidi="en-US"/>
        </w:rPr>
        <w:t xml:space="preserve"> </w:t>
      </w:r>
      <w:r w:rsidR="005E3EF5">
        <w:rPr>
          <w:lang w:bidi="en-US"/>
        </w:rPr>
        <w:t>СП обеспечивает создание модели производства</w:t>
      </w:r>
      <w:r w:rsidR="00E33830">
        <w:rPr>
          <w:lang w:bidi="en-US"/>
        </w:rPr>
        <w:t xml:space="preserve">, описывающей </w:t>
      </w:r>
      <w:r w:rsidR="00E33830" w:rsidRPr="005E3EF5">
        <w:rPr>
          <w:lang w:bidi="en-US"/>
        </w:rPr>
        <w:t>рабочие</w:t>
      </w:r>
      <w:r w:rsidR="00E33830">
        <w:rPr>
          <w:lang w:bidi="en-US"/>
        </w:rPr>
        <w:t xml:space="preserve"> центры, технологические и транспортные позиции производственного участка. Модель производства имеет возможность ручной синхронизации с картой положения ОП нижнего уровня СП. На основе </w:t>
      </w:r>
      <w:r>
        <w:rPr>
          <w:lang w:bidi="en-US"/>
        </w:rPr>
        <w:t>созданной моде</w:t>
      </w:r>
      <w:r w:rsidR="00E33830">
        <w:rPr>
          <w:lang w:bidi="en-US"/>
        </w:rPr>
        <w:t xml:space="preserve">ли производства, </w:t>
      </w:r>
      <w:r>
        <w:rPr>
          <w:lang w:bidi="en-US"/>
        </w:rPr>
        <w:t xml:space="preserve">на сервере приложений </w:t>
      </w:r>
      <w:r w:rsidR="00E33830">
        <w:rPr>
          <w:lang w:bidi="en-US"/>
        </w:rPr>
        <w:t>верхн</w:t>
      </w:r>
      <w:r>
        <w:rPr>
          <w:lang w:bidi="en-US"/>
        </w:rPr>
        <w:t>его</w:t>
      </w:r>
      <w:r w:rsidR="00E33830">
        <w:rPr>
          <w:lang w:bidi="en-US"/>
        </w:rPr>
        <w:t xml:space="preserve"> уровн</w:t>
      </w:r>
      <w:r>
        <w:rPr>
          <w:lang w:bidi="en-US"/>
        </w:rPr>
        <w:t>я</w:t>
      </w:r>
      <w:r w:rsidR="00E33830">
        <w:rPr>
          <w:lang w:bidi="en-US"/>
        </w:rPr>
        <w:t xml:space="preserve"> СП реализует</w:t>
      </w:r>
      <w:r>
        <w:rPr>
          <w:lang w:bidi="en-US"/>
        </w:rPr>
        <w:t>ся</w:t>
      </w:r>
      <w:r w:rsidR="00E33830">
        <w:rPr>
          <w:lang w:bidi="en-US"/>
        </w:rPr>
        <w:t xml:space="preserve"> модель прослеживаемости, в рамках которой </w:t>
      </w:r>
      <w:r>
        <w:rPr>
          <w:lang w:bidi="en-US"/>
        </w:rPr>
        <w:t xml:space="preserve">осуществляется слежение </w:t>
      </w:r>
      <w:r w:rsidR="00E33830">
        <w:rPr>
          <w:lang w:bidi="en-US"/>
        </w:rPr>
        <w:t xml:space="preserve">за </w:t>
      </w:r>
      <w:r w:rsidR="00E33830">
        <w:rPr>
          <w:lang w:bidi="en-US"/>
        </w:rPr>
        <w:lastRenderedPageBreak/>
        <w:t xml:space="preserve">созданием, перемещением и удалением ОП на нижнем уровне, </w:t>
      </w:r>
      <w:r>
        <w:rPr>
          <w:lang w:bidi="en-US"/>
        </w:rPr>
        <w:t>с возможностью ручной корректировки данных на АРМах СП.</w:t>
      </w:r>
    </w:p>
    <w:p w14:paraId="4BBC0BB8" w14:textId="77777777" w:rsidR="00AA0B7F" w:rsidRDefault="00932588" w:rsidP="009A1A7E">
      <w:pPr>
        <w:rPr>
          <w:lang w:bidi="en-US"/>
        </w:rPr>
      </w:pPr>
      <w:r>
        <w:rPr>
          <w:lang w:bidi="en-US"/>
        </w:rPr>
        <w:t xml:space="preserve">Вся информация о модели производства и модели прослеживаемости </w:t>
      </w:r>
      <w:r w:rsidR="00AA0918">
        <w:rPr>
          <w:lang w:bidi="en-US"/>
        </w:rPr>
        <w:t>размещается</w:t>
      </w:r>
      <w:r>
        <w:rPr>
          <w:lang w:bidi="en-US"/>
        </w:rPr>
        <w:t xml:space="preserve"> в хранилище данных верхнего уровня СП. </w:t>
      </w:r>
      <w:r w:rsidR="00AA0918">
        <w:rPr>
          <w:lang w:bidi="en-US"/>
        </w:rPr>
        <w:t xml:space="preserve">Для обеспечения производительности СП копия модели прослеживаемости размещается </w:t>
      </w:r>
      <w:r>
        <w:rPr>
          <w:lang w:bidi="en-US"/>
        </w:rPr>
        <w:t>на сервере приложений и при необходимости выполняется её синхронизация с хранилищем данных.</w:t>
      </w:r>
    </w:p>
    <w:p w14:paraId="081A73A1" w14:textId="77777777" w:rsidR="00F51F16" w:rsidRDefault="00932588" w:rsidP="00F51F16">
      <w:pPr>
        <w:rPr>
          <w:lang w:bidi="en-US"/>
        </w:rPr>
      </w:pPr>
      <w:r>
        <w:rPr>
          <w:lang w:bidi="en-US"/>
        </w:rPr>
        <w:t xml:space="preserve">На АРМах верхнего уровня СП устанавливается программный продукт </w:t>
      </w:r>
      <w:r>
        <w:rPr>
          <w:lang w:val="en-US" w:bidi="en-US"/>
        </w:rPr>
        <w:t>ATISSA</w:t>
      </w:r>
      <w:r>
        <w:rPr>
          <w:lang w:bidi="en-US"/>
        </w:rPr>
        <w:t xml:space="preserve"> представляющий собой клиентское ПО СП. С его помощью, верхний уровень СП отображает модель производства в виде мнемосхемы производственных участков, а также обеспечивает отображение в реальном времени модели прослеживаемости на этой мнемосхеме. </w:t>
      </w:r>
    </w:p>
    <w:p w14:paraId="79D29C89" w14:textId="77777777" w:rsidR="00F51F16" w:rsidRDefault="00932588" w:rsidP="00F51F16">
      <w:r>
        <w:t>Интерфейс взаимодействия операторов и СП реализуется на АРМах СП, установленных непосредственно в производственной зоне. Работа с СП</w:t>
      </w:r>
      <w:r w:rsidRPr="00BD6BA1">
        <w:t xml:space="preserve"> </w:t>
      </w:r>
      <w:r>
        <w:t xml:space="preserve">на существующих </w:t>
      </w:r>
      <w:r>
        <w:rPr>
          <w:lang w:val="en-US"/>
        </w:rPr>
        <w:t>HMI</w:t>
      </w:r>
      <w:r>
        <w:t xml:space="preserve"> панелях рабочих центров не предусматривается.</w:t>
      </w:r>
    </w:p>
    <w:p w14:paraId="1FCC24B0" w14:textId="77777777" w:rsidR="00983349" w:rsidRDefault="00932588">
      <w:pPr>
        <w:pStyle w:val="2"/>
        <w:numPr>
          <w:ilvl w:val="1"/>
          <w:numId w:val="5"/>
        </w:numPr>
      </w:pPr>
      <w:bookmarkStart w:id="557" w:name="_Toc116467161"/>
      <w:r>
        <w:t xml:space="preserve">Взаимодействие с инфраструктурой данных </w:t>
      </w:r>
      <w:r>
        <w:rPr>
          <w:lang w:val="en-US"/>
        </w:rPr>
        <w:t>PIMS</w:t>
      </w:r>
      <w:bookmarkEnd w:id="557"/>
    </w:p>
    <w:p w14:paraId="75A84395" w14:textId="315EC444" w:rsidR="00F030E8" w:rsidRDefault="00932588" w:rsidP="00F030E8">
      <w:r>
        <w:t xml:space="preserve">СП интегрирована в инфраструктуру данных </w:t>
      </w:r>
      <w:r>
        <w:rPr>
          <w:lang w:val="en-US"/>
        </w:rPr>
        <w:t>PIMS</w:t>
      </w:r>
      <w:r>
        <w:t xml:space="preserve"> пут</w:t>
      </w:r>
      <w:r w:rsidR="0079386A">
        <w:t>ё</w:t>
      </w:r>
      <w:r>
        <w:t xml:space="preserve">м реализации </w:t>
      </w:r>
      <w:r w:rsidRPr="00DA6088">
        <w:rPr>
          <w:highlight w:val="lightGray"/>
          <w:rPrChange w:id="558" w:author="Николай Богомолов" w:date="2022-10-12T11:38:00Z">
            <w:rPr/>
          </w:rPrChange>
        </w:rPr>
        <w:t xml:space="preserve">собственного </w:t>
      </w:r>
      <w:ins w:id="559" w:author="Николай Богомолов" w:date="2022-09-19T15:39:00Z">
        <w:r w:rsidR="00A8551F" w:rsidRPr="00DA6088">
          <w:rPr>
            <w:highlight w:val="lightGray"/>
            <w:rPrChange w:id="560" w:author="Николай Богомолов" w:date="2022-10-12T11:38:00Z">
              <w:rPr/>
            </w:rPrChange>
          </w:rPr>
          <w:t xml:space="preserve">программного компонента, взаимодействующего с </w:t>
        </w:r>
      </w:ins>
      <w:ins w:id="561" w:author="Николай Богомолов" w:date="2022-09-19T15:35:00Z">
        <w:r w:rsidR="00A8551F" w:rsidRPr="00DA6088">
          <w:rPr>
            <w:highlight w:val="lightGray"/>
            <w:lang w:val="en-US"/>
          </w:rPr>
          <w:t>API</w:t>
        </w:r>
        <w:r w:rsidR="00A8551F" w:rsidRPr="00DA6088">
          <w:rPr>
            <w:highlight w:val="lightGray"/>
          </w:rPr>
          <w:t xml:space="preserve"> менеджер</w:t>
        </w:r>
      </w:ins>
      <w:ins w:id="562" w:author="Николай Богомолов" w:date="2022-09-19T15:39:00Z">
        <w:r w:rsidR="00A8551F" w:rsidRPr="00DA6088">
          <w:rPr>
            <w:highlight w:val="lightGray"/>
            <w:rPrChange w:id="563" w:author="Николай Богомолов" w:date="2022-10-12T11:38:00Z">
              <w:rPr>
                <w:highlight w:val="cyan"/>
              </w:rPr>
            </w:rPrChange>
          </w:rPr>
          <w:t>ом</w:t>
        </w:r>
      </w:ins>
      <w:ins w:id="564" w:author="Николай Богомолов" w:date="2022-09-19T15:35:00Z">
        <w:r w:rsidR="00A8551F" w:rsidRPr="00DA6088">
          <w:rPr>
            <w:highlight w:val="lightGray"/>
          </w:rPr>
          <w:t xml:space="preserve"> </w:t>
        </w:r>
        <w:r w:rsidR="00A8551F" w:rsidRPr="00DA6088">
          <w:rPr>
            <w:highlight w:val="lightGray"/>
            <w:lang w:val="en-US"/>
          </w:rPr>
          <w:t>WinCC</w:t>
        </w:r>
        <w:r w:rsidR="00A8551F" w:rsidRPr="00DA6088">
          <w:rPr>
            <w:highlight w:val="lightGray"/>
          </w:rPr>
          <w:t xml:space="preserve"> </w:t>
        </w:r>
        <w:r w:rsidR="00A8551F" w:rsidRPr="00DA6088">
          <w:rPr>
            <w:highlight w:val="lightGray"/>
            <w:lang w:val="en-US"/>
          </w:rPr>
          <w:t>OA</w:t>
        </w:r>
      </w:ins>
      <w:del w:id="565" w:author="Николай Богомолов" w:date="2022-09-19T15:35:00Z">
        <w:r w:rsidRPr="004236AE" w:rsidDel="00A8551F">
          <w:rPr>
            <w:lang w:val="en-US"/>
          </w:rPr>
          <w:delText>API</w:delText>
        </w:r>
        <w:r w:rsidRPr="004236AE" w:rsidDel="00A8551F">
          <w:delText xml:space="preserve"> менеджера</w:delText>
        </w:r>
        <w:r w:rsidDel="00A8551F">
          <w:delText xml:space="preserve"> </w:delText>
        </w:r>
        <w:r w:rsidRPr="004236AE" w:rsidDel="00A8551F">
          <w:rPr>
            <w:lang w:val="en-US"/>
          </w:rPr>
          <w:delText>WinCC</w:delText>
        </w:r>
        <w:r w:rsidRPr="004236AE" w:rsidDel="00A8551F">
          <w:delText xml:space="preserve"> </w:delText>
        </w:r>
        <w:r w:rsidRPr="004236AE" w:rsidDel="00A8551F">
          <w:rPr>
            <w:lang w:val="en-US"/>
          </w:rPr>
          <w:delText>OA</w:delText>
        </w:r>
      </w:del>
      <w:r>
        <w:t xml:space="preserve">. Интеграция позволяет обмениваться информацией с </w:t>
      </w:r>
      <w:r>
        <w:rPr>
          <w:lang w:val="en-US"/>
        </w:rPr>
        <w:t>PIMS</w:t>
      </w:r>
      <w:r>
        <w:t xml:space="preserve">, достаточной для </w:t>
      </w:r>
      <w:r>
        <w:rPr>
          <w:lang w:val="en-US"/>
        </w:rPr>
        <w:t>PSImetals</w:t>
      </w:r>
      <w:r w:rsidRPr="00834CF9">
        <w:t xml:space="preserve"> </w:t>
      </w:r>
      <w:r>
        <w:rPr>
          <w:lang w:val="en-US"/>
        </w:rPr>
        <w:t>MES</w:t>
      </w:r>
      <w:r w:rsidRPr="00D23552">
        <w:t xml:space="preserve">, </w:t>
      </w:r>
      <w:r>
        <w:rPr>
          <w:lang w:val="en-US"/>
        </w:rPr>
        <w:t>a</w:t>
      </w:r>
      <w:r w:rsidRPr="00D23552">
        <w:t xml:space="preserve"> </w:t>
      </w:r>
      <w:r>
        <w:t xml:space="preserve">так же для работы операторов на АРМах СП. </w:t>
      </w:r>
      <w:r w:rsidRPr="004236AE">
        <w:t xml:space="preserve">Схема взаимодействия </w:t>
      </w:r>
      <w:r>
        <w:t>СП</w:t>
      </w:r>
      <w:r w:rsidRPr="004236AE">
        <w:t xml:space="preserve"> с </w:t>
      </w:r>
      <w:r>
        <w:t>инфраструктурой данных</w:t>
      </w:r>
      <w:r w:rsidRPr="004236AE">
        <w:t xml:space="preserve"> </w:t>
      </w:r>
      <w:r w:rsidRPr="004236AE">
        <w:rPr>
          <w:lang w:val="en-US"/>
        </w:rPr>
        <w:t>PIMS</w:t>
      </w:r>
      <w:r w:rsidRPr="004236AE">
        <w:t xml:space="preserve"> представлена </w:t>
      </w:r>
      <w:r>
        <w:t>на рисунке 2.</w:t>
      </w:r>
    </w:p>
    <w:p w14:paraId="5335AE8D" w14:textId="77777777" w:rsidR="00B743FD" w:rsidRDefault="00932588" w:rsidP="008A217B">
      <w:pPr>
        <w:spacing w:after="0"/>
        <w:jc w:val="center"/>
      </w:pPr>
      <w:r>
        <w:object w:dxaOrig="9372" w:dyaOrig="6210" w14:anchorId="3A6DF890">
          <v:shape id="_x0000_i1026" type="#_x0000_t75" style="width:468pt;height:309pt" o:ole="">
            <v:imagedata r:id="rId10" o:title=""/>
          </v:shape>
          <o:OLEObject Type="Embed" ProgID="Visio.Drawing.15" ShapeID="_x0000_i1026" DrawAspect="Content" ObjectID="_1727081077" r:id="rId11"/>
        </w:object>
      </w:r>
    </w:p>
    <w:p w14:paraId="4D764824" w14:textId="77777777" w:rsidR="00B743FD" w:rsidRPr="00B743FD" w:rsidRDefault="00932588" w:rsidP="00B743FD">
      <w:pPr>
        <w:jc w:val="center"/>
        <w:rPr>
          <w:i/>
          <w:iCs/>
        </w:rPr>
      </w:pPr>
      <w:r w:rsidRPr="00B743FD">
        <w:rPr>
          <w:i/>
          <w:iCs/>
        </w:rPr>
        <w:t>Рис. 2. Схема</w:t>
      </w:r>
      <w:r w:rsidR="00F030E8" w:rsidRPr="00F030E8">
        <w:rPr>
          <w:i/>
          <w:iCs/>
        </w:rPr>
        <w:t xml:space="preserve"> </w:t>
      </w:r>
      <w:r w:rsidR="00F030E8">
        <w:rPr>
          <w:i/>
          <w:iCs/>
        </w:rPr>
        <w:t xml:space="preserve">взаимодействия </w:t>
      </w:r>
      <w:r w:rsidRPr="00B743FD">
        <w:rPr>
          <w:i/>
          <w:iCs/>
        </w:rPr>
        <w:t xml:space="preserve">СП </w:t>
      </w:r>
      <w:r w:rsidR="00F030E8">
        <w:rPr>
          <w:i/>
          <w:iCs/>
        </w:rPr>
        <w:t>с</w:t>
      </w:r>
      <w:r w:rsidRPr="00B743FD">
        <w:rPr>
          <w:i/>
          <w:iCs/>
        </w:rPr>
        <w:t xml:space="preserve"> инфраструктур</w:t>
      </w:r>
      <w:r w:rsidR="00F030E8">
        <w:rPr>
          <w:i/>
          <w:iCs/>
        </w:rPr>
        <w:t>ой</w:t>
      </w:r>
      <w:r w:rsidRPr="00B743FD">
        <w:rPr>
          <w:i/>
          <w:iCs/>
        </w:rPr>
        <w:t xml:space="preserve"> данных </w:t>
      </w:r>
      <w:r w:rsidRPr="00B743FD">
        <w:rPr>
          <w:i/>
          <w:iCs/>
          <w:lang w:val="en-US"/>
        </w:rPr>
        <w:t>PIMS</w:t>
      </w:r>
    </w:p>
    <w:p w14:paraId="4DBA5CA7" w14:textId="77777777" w:rsidR="00B743FD" w:rsidRDefault="00B743FD" w:rsidP="00F51F16"/>
    <w:p w14:paraId="018148C4" w14:textId="77777777" w:rsidR="008852E8" w:rsidRPr="00BC603C" w:rsidRDefault="00932588">
      <w:pPr>
        <w:pStyle w:val="10"/>
        <w:numPr>
          <w:ilvl w:val="0"/>
          <w:numId w:val="5"/>
        </w:numPr>
        <w:ind w:left="426" w:hanging="426"/>
      </w:pPr>
      <w:bookmarkStart w:id="566" w:name="_Toc109637036"/>
      <w:bookmarkStart w:id="567" w:name="_Toc116467162"/>
      <w:r w:rsidRPr="00BC603C">
        <w:lastRenderedPageBreak/>
        <w:t>Технические решения по построению С</w:t>
      </w:r>
      <w:r w:rsidR="002E485F" w:rsidRPr="00BC603C">
        <w:t>П</w:t>
      </w:r>
      <w:bookmarkEnd w:id="566"/>
      <w:bookmarkEnd w:id="567"/>
    </w:p>
    <w:p w14:paraId="57D12F5D" w14:textId="77777777" w:rsidR="007F630B" w:rsidRPr="00BC603C" w:rsidRDefault="00932588">
      <w:pPr>
        <w:pStyle w:val="2"/>
        <w:numPr>
          <w:ilvl w:val="1"/>
          <w:numId w:val="5"/>
        </w:numPr>
        <w:ind w:left="709"/>
      </w:pPr>
      <w:bookmarkStart w:id="568" w:name="_Toc116467163"/>
      <w:bookmarkStart w:id="569" w:name="_Toc109637037"/>
      <w:r w:rsidRPr="00BC603C">
        <w:t>Общие положения</w:t>
      </w:r>
      <w:bookmarkEnd w:id="568"/>
    </w:p>
    <w:p w14:paraId="0F12EA6A" w14:textId="77777777" w:rsidR="003D76E2" w:rsidRPr="00BC603C" w:rsidRDefault="00932588" w:rsidP="003D76E2">
      <w:r w:rsidRPr="00BC603C">
        <w:t>В существующих контроллерах транспорта и технологии</w:t>
      </w:r>
      <w:r w:rsidR="00EB3402" w:rsidRPr="00BC603C">
        <w:t xml:space="preserve">, специалистами </w:t>
      </w:r>
      <w:r w:rsidR="00150417" w:rsidRPr="00BC603C">
        <w:t>АО</w:t>
      </w:r>
      <w:r w:rsidR="00EB3402" w:rsidRPr="00BC603C">
        <w:t xml:space="preserve"> «</w:t>
      </w:r>
      <w:r w:rsidRPr="00BC603C">
        <w:t>ВТЗ</w:t>
      </w:r>
      <w:r w:rsidR="00EB3402" w:rsidRPr="00BC603C">
        <w:t>»,</w:t>
      </w:r>
      <w:r w:rsidRPr="00BC603C">
        <w:t xml:space="preserve"> подготавливаются блоки обмена информацией. В эти блоки обмена собираются сигналы, необходимые для создания ОП в</w:t>
      </w:r>
      <w:r w:rsidR="00D61BB5" w:rsidRPr="00BC603C">
        <w:t> </w:t>
      </w:r>
      <w:r w:rsidRPr="00BC603C">
        <w:t>модели прослеживаемости и регистрации переходов между позициями производственной линии. Источниками таких сигналов являются: датчики наличия заготовок, датчики положения транспортных агрегатов (конечники), рольгангов, перекладывателей и т.п.</w:t>
      </w:r>
    </w:p>
    <w:p w14:paraId="63B7AB77" w14:textId="77777777" w:rsidR="003D76E2" w:rsidRPr="00BC603C" w:rsidRDefault="00932588" w:rsidP="003D76E2">
      <w:r w:rsidRPr="00BC603C">
        <w:t xml:space="preserve">На нижнем уровне СП создаётся карта положения ОП для участков УНРС-1,2,3. Каждой позиции участка, в котором физически может располагаться ОП, ставится в соответствие область памяти контроллера (позиция карты положения ОП). Для идентификации ОП на нижнем уровне </w:t>
      </w:r>
      <w:r w:rsidR="0098684C" w:rsidRPr="00BC603C">
        <w:t xml:space="preserve">в </w:t>
      </w:r>
      <w:r w:rsidRPr="00BC603C">
        <w:t xml:space="preserve">СП используются уникальные контроллерные идентификаторы, сформированные в позиции создания </w:t>
      </w:r>
      <w:r w:rsidR="00405FB0" w:rsidRPr="00BC603C">
        <w:t>ОП</w:t>
      </w:r>
      <w:r w:rsidRPr="00BC603C">
        <w:t>.</w:t>
      </w:r>
    </w:p>
    <w:p w14:paraId="1839CE99" w14:textId="77777777" w:rsidR="00405FB0" w:rsidRPr="00BC603C" w:rsidRDefault="00932588" w:rsidP="003D76E2">
      <w:r w:rsidRPr="00BC603C">
        <w:t>КП</w:t>
      </w:r>
      <w:r w:rsidR="003D76E2" w:rsidRPr="00BC603C">
        <w:t xml:space="preserve"> циклически читает блоки обмена из </w:t>
      </w:r>
      <w:r w:rsidR="0098684C" w:rsidRPr="00BC603C">
        <w:t xml:space="preserve">существующих </w:t>
      </w:r>
      <w:r w:rsidR="003D76E2" w:rsidRPr="00BC603C">
        <w:t xml:space="preserve">контроллеров технологии и транспорта через технологическую сеть передачи данных (ТСПД). </w:t>
      </w:r>
      <w:r w:rsidRPr="00BC603C">
        <w:t xml:space="preserve">КП </w:t>
      </w:r>
      <w:r w:rsidR="003D76E2" w:rsidRPr="00BC603C">
        <w:t>анализирует сигналы датчиков, состояния механизмов линии и выполняет</w:t>
      </w:r>
      <w:r w:rsidRPr="00BC603C">
        <w:t xml:space="preserve"> следующие операции</w:t>
      </w:r>
      <w:r w:rsidR="003D76E2" w:rsidRPr="00BC603C">
        <w:t xml:space="preserve">: </w:t>
      </w:r>
    </w:p>
    <w:p w14:paraId="7CB7794D" w14:textId="77777777" w:rsidR="00405FB0" w:rsidRPr="00BC603C" w:rsidRDefault="00932588">
      <w:pPr>
        <w:pStyle w:val="a"/>
        <w:numPr>
          <w:ilvl w:val="0"/>
          <w:numId w:val="13"/>
        </w:numPr>
      </w:pPr>
      <w:r w:rsidRPr="00BC603C">
        <w:t>создание ОП в заданной позиции карты положения ОП;</w:t>
      </w:r>
    </w:p>
    <w:p w14:paraId="25B5883E" w14:textId="77777777" w:rsidR="00405FB0" w:rsidRPr="00BC603C" w:rsidRDefault="00932588">
      <w:pPr>
        <w:pStyle w:val="a"/>
        <w:numPr>
          <w:ilvl w:val="0"/>
          <w:numId w:val="13"/>
        </w:numPr>
      </w:pPr>
      <w:r w:rsidRPr="00BC603C">
        <w:t>перемещение ОП по позициям карты положения ОП.</w:t>
      </w:r>
    </w:p>
    <w:p w14:paraId="4038835F" w14:textId="77777777" w:rsidR="009E1BEE" w:rsidRPr="00BC603C" w:rsidRDefault="00932588" w:rsidP="00405FB0">
      <w:r w:rsidRPr="00BC603C">
        <w:t>Соответствие карты положения ОП реальному состоянию производственной линии, в каждый момент времени, обеспечивается за сч</w:t>
      </w:r>
      <w:r w:rsidR="0098684C" w:rsidRPr="00BC603C">
        <w:t>ё</w:t>
      </w:r>
      <w:r w:rsidRPr="00BC603C">
        <w:t>т исправной и бесперебойной работы источников сигналов, перечисленных выше.</w:t>
      </w:r>
    </w:p>
    <w:p w14:paraId="5314ACFA" w14:textId="77777777" w:rsidR="00405FB0" w:rsidRPr="00BC603C" w:rsidRDefault="00932588" w:rsidP="00405FB0">
      <w:r w:rsidRPr="00BC603C">
        <w:t>События создания ОП, а также события перемещения ОП между позициями дополняются временем возникновения и записываются в циклическую очередь на нижнем уровне СП.</w:t>
      </w:r>
    </w:p>
    <w:p w14:paraId="5B3CC803" w14:textId="77777777" w:rsidR="005541F2" w:rsidRPr="00BC603C" w:rsidRDefault="00932588" w:rsidP="00405FB0">
      <w:r w:rsidRPr="00BC603C">
        <w:t xml:space="preserve">На КП реализуется </w:t>
      </w:r>
      <w:r w:rsidRPr="00BC603C">
        <w:rPr>
          <w:lang w:val="en-US"/>
        </w:rPr>
        <w:t>OPC</w:t>
      </w:r>
      <w:r w:rsidRPr="00BC603C">
        <w:t xml:space="preserve"> </w:t>
      </w:r>
      <w:r w:rsidRPr="00BC603C">
        <w:rPr>
          <w:lang w:val="en-US"/>
        </w:rPr>
        <w:t>UA</w:t>
      </w:r>
      <w:r w:rsidRPr="00BC603C">
        <w:t xml:space="preserve"> сервер, к котором</w:t>
      </w:r>
      <w:r w:rsidR="0098684C" w:rsidRPr="00BC603C">
        <w:t>у</w:t>
      </w:r>
      <w:r w:rsidRPr="00BC603C">
        <w:t xml:space="preserve"> подключается как </w:t>
      </w:r>
      <w:r w:rsidRPr="00BC603C">
        <w:rPr>
          <w:lang w:val="en-US"/>
        </w:rPr>
        <w:t>OPC</w:t>
      </w:r>
      <w:r w:rsidRPr="00BC603C">
        <w:t xml:space="preserve"> </w:t>
      </w:r>
      <w:r w:rsidRPr="00BC603C">
        <w:rPr>
          <w:lang w:val="en-US"/>
        </w:rPr>
        <w:t>UA</w:t>
      </w:r>
      <w:r w:rsidRPr="00BC603C">
        <w:t xml:space="preserve"> клиент верхний уровень СП. Клиент считывает и обрабатывает события создания и перемещения из очереди.</w:t>
      </w:r>
    </w:p>
    <w:p w14:paraId="45D20916" w14:textId="77777777" w:rsidR="0094519E" w:rsidRPr="00BC603C" w:rsidRDefault="00932588" w:rsidP="001A1CC9">
      <w:pPr>
        <w:rPr>
          <w:lang w:bidi="en-US"/>
        </w:rPr>
      </w:pPr>
      <w:r w:rsidRPr="00BC603C">
        <w:rPr>
          <w:lang w:bidi="en-US"/>
        </w:rPr>
        <w:t>На верхнем уровне СП созда</w:t>
      </w:r>
      <w:r w:rsidR="009B60F1" w:rsidRPr="00BC603C">
        <w:rPr>
          <w:lang w:bidi="en-US"/>
        </w:rPr>
        <w:t>ё</w:t>
      </w:r>
      <w:r w:rsidRPr="00BC603C">
        <w:rPr>
          <w:lang w:bidi="en-US"/>
        </w:rPr>
        <w:t xml:space="preserve">тся модель производства, описывающая рабочие центры, технологические и транспортные позиции производственного участка с привязкой к карте положения ОП нижнего уровня СП. </w:t>
      </w:r>
    </w:p>
    <w:p w14:paraId="25B35D59" w14:textId="77777777" w:rsidR="001A1CC9" w:rsidRPr="00BC603C" w:rsidRDefault="00932588" w:rsidP="001A1CC9">
      <w:pPr>
        <w:rPr>
          <w:lang w:bidi="en-US"/>
        </w:rPr>
      </w:pPr>
      <w:r w:rsidRPr="00BC603C">
        <w:rPr>
          <w:lang w:bidi="en-US"/>
        </w:rPr>
        <w:t>На основе модели производства, верхний уровень СП строит мнемосхему участка, т.е. визуальное отображение рабочих центров, технологических и транспортных позиции производственного участка.</w:t>
      </w:r>
      <w:r w:rsidRPr="00BC603C">
        <w:t xml:space="preserve"> </w:t>
      </w:r>
    </w:p>
    <w:p w14:paraId="6D10D654" w14:textId="77777777" w:rsidR="001F7300" w:rsidRPr="00BC603C" w:rsidRDefault="00932588" w:rsidP="001A1CC9">
      <w:r w:rsidRPr="00BC603C">
        <w:rPr>
          <w:lang w:bidi="en-US"/>
        </w:rPr>
        <w:t xml:space="preserve">На </w:t>
      </w:r>
      <w:r w:rsidR="001A1CC9" w:rsidRPr="00BC603C">
        <w:rPr>
          <w:lang w:bidi="en-US"/>
        </w:rPr>
        <w:t>верхне</w:t>
      </w:r>
      <w:r w:rsidRPr="00BC603C">
        <w:rPr>
          <w:lang w:bidi="en-US"/>
        </w:rPr>
        <w:t>м</w:t>
      </w:r>
      <w:r w:rsidR="001A1CC9" w:rsidRPr="00BC603C">
        <w:rPr>
          <w:lang w:bidi="en-US"/>
        </w:rPr>
        <w:t xml:space="preserve"> уровн</w:t>
      </w:r>
      <w:r w:rsidRPr="00BC603C">
        <w:rPr>
          <w:lang w:bidi="en-US"/>
        </w:rPr>
        <w:t>е</w:t>
      </w:r>
      <w:r w:rsidR="001A1CC9" w:rsidRPr="00BC603C">
        <w:rPr>
          <w:lang w:bidi="en-US"/>
        </w:rPr>
        <w:t xml:space="preserve"> СП реализуется модель прослеживаемости, в рамках которой осуществляется слежение за созданием, перемещением и удалением ОП на нижнем уровне, с возможностью ручной корректировки данных на АРМах СП.</w:t>
      </w:r>
      <w:r w:rsidRPr="00BC603C">
        <w:t xml:space="preserve"> </w:t>
      </w:r>
    </w:p>
    <w:p w14:paraId="39FB3ACB" w14:textId="77777777" w:rsidR="001A1CC9" w:rsidRPr="00BC603C" w:rsidRDefault="00932588" w:rsidP="001A1CC9">
      <w:pPr>
        <w:rPr>
          <w:lang w:bidi="en-US"/>
        </w:rPr>
      </w:pPr>
      <w:r w:rsidRPr="00BC603C">
        <w:t xml:space="preserve">Верхний уровень СП последовательно читает информацию из циклической очереди событий нижнего уровня СП, изменяет модель прослеживаемости согласно </w:t>
      </w:r>
      <w:r w:rsidR="00232F5E" w:rsidRPr="00BC603C">
        <w:t>обрабатываемому</w:t>
      </w:r>
      <w:r w:rsidRPr="00BC603C">
        <w:t xml:space="preserve"> событию и </w:t>
      </w:r>
      <w:r w:rsidR="007B0556" w:rsidRPr="00BC603C">
        <w:t>формирует</w:t>
      </w:r>
      <w:r w:rsidRPr="00BC603C">
        <w:t xml:space="preserve"> актуальное состояние линии на мнемосхеме производственного участка, которая отображается на АРМах СП.</w:t>
      </w:r>
    </w:p>
    <w:p w14:paraId="760B5556" w14:textId="77777777" w:rsidR="00232F5E" w:rsidRPr="00BC603C" w:rsidRDefault="00932588" w:rsidP="003D76E2">
      <w:r w:rsidRPr="00BC603C">
        <w:t>Модель прослеживаемости верхнего уровня СП обеспечивает уч</w:t>
      </w:r>
      <w:r w:rsidR="00194F0D" w:rsidRPr="00BC603C">
        <w:t>ё</w:t>
      </w:r>
      <w:r w:rsidRPr="00BC603C">
        <w:t>т ОП следующих типов:</w:t>
      </w:r>
    </w:p>
    <w:p w14:paraId="6E05EB1A" w14:textId="79AE1417" w:rsidR="001F4314" w:rsidRPr="00BC603C" w:rsidRDefault="001F4314">
      <w:pPr>
        <w:pStyle w:val="afa"/>
        <w:widowControl w:val="0"/>
        <w:numPr>
          <w:ilvl w:val="0"/>
          <w:numId w:val="10"/>
        </w:numPr>
        <w:autoSpaceDE w:val="0"/>
        <w:autoSpaceDN w:val="0"/>
        <w:spacing w:after="0" w:line="240" w:lineRule="auto"/>
        <w:rPr>
          <w:ins w:id="570" w:author="Николай Богомолов" w:date="2022-08-30T16:54:00Z"/>
          <w:rFonts w:ascii="Calibri" w:hAnsi="Calibri" w:cs="Calibri"/>
          <w:bCs/>
          <w:szCs w:val="22"/>
        </w:rPr>
      </w:pPr>
      <w:ins w:id="571" w:author="Николай Богомолов" w:date="2022-08-30T16:52:00Z">
        <w:r w:rsidRPr="00BC603C">
          <w:rPr>
            <w:rFonts w:ascii="Calibri" w:hAnsi="Calibri" w:cs="Calibri"/>
            <w:bCs/>
            <w:szCs w:val="22"/>
          </w:rPr>
          <w:t>Плавка – ОП, представляющий собой плавку</w:t>
        </w:r>
      </w:ins>
      <w:ins w:id="572" w:author="Николай Богомолов" w:date="2022-08-30T16:53:00Z">
        <w:r w:rsidRPr="00BC603C">
          <w:rPr>
            <w:rFonts w:ascii="Calibri" w:hAnsi="Calibri" w:cs="Calibri"/>
            <w:bCs/>
            <w:szCs w:val="22"/>
          </w:rPr>
          <w:t>, разливаемую в промковш. Каждый объект такого типа имеет свой уникальный идентификатор и набор свойств:</w:t>
        </w:r>
      </w:ins>
    </w:p>
    <w:p w14:paraId="2645B164" w14:textId="55B3837E" w:rsidR="001F4314" w:rsidRPr="00BC603C" w:rsidRDefault="001F4314" w:rsidP="001F4314">
      <w:pPr>
        <w:pStyle w:val="afa"/>
        <w:widowControl w:val="0"/>
        <w:numPr>
          <w:ilvl w:val="1"/>
          <w:numId w:val="10"/>
        </w:numPr>
        <w:autoSpaceDE w:val="0"/>
        <w:autoSpaceDN w:val="0"/>
        <w:spacing w:after="0" w:line="240" w:lineRule="auto"/>
        <w:rPr>
          <w:ins w:id="573" w:author="Николай Богомолов" w:date="2022-08-30T16:55:00Z"/>
          <w:rFonts w:ascii="Calibri" w:hAnsi="Calibri" w:cs="Calibri"/>
          <w:bCs/>
          <w:szCs w:val="22"/>
        </w:rPr>
      </w:pPr>
      <w:ins w:id="574" w:author="Николай Богомолов" w:date="2022-08-30T16:55:00Z">
        <w:r w:rsidRPr="00BC603C">
          <w:rPr>
            <w:rFonts w:ascii="Calibri" w:hAnsi="Calibri" w:cs="Calibri"/>
            <w:bCs/>
            <w:szCs w:val="22"/>
          </w:rPr>
          <w:t>н</w:t>
        </w:r>
      </w:ins>
      <w:ins w:id="575" w:author="Николай Богомолов" w:date="2022-08-30T16:54:00Z">
        <w:r w:rsidRPr="00BC603C">
          <w:rPr>
            <w:rFonts w:ascii="Calibri" w:hAnsi="Calibri" w:cs="Calibri"/>
            <w:bCs/>
            <w:szCs w:val="22"/>
          </w:rPr>
          <w:t>омер;</w:t>
        </w:r>
      </w:ins>
    </w:p>
    <w:p w14:paraId="62C8663E" w14:textId="5F87D155" w:rsidR="001F4314" w:rsidRPr="00BC603C" w:rsidRDefault="001F4314" w:rsidP="001F4314">
      <w:pPr>
        <w:pStyle w:val="afa"/>
        <w:widowControl w:val="0"/>
        <w:numPr>
          <w:ilvl w:val="1"/>
          <w:numId w:val="10"/>
        </w:numPr>
        <w:autoSpaceDE w:val="0"/>
        <w:autoSpaceDN w:val="0"/>
        <w:spacing w:after="0" w:line="240" w:lineRule="auto"/>
        <w:rPr>
          <w:ins w:id="576" w:author="Николай Богомолов" w:date="2022-08-31T15:03:00Z"/>
          <w:rFonts w:ascii="Calibri" w:hAnsi="Calibri" w:cs="Calibri"/>
          <w:bCs/>
          <w:szCs w:val="22"/>
          <w:rPrChange w:id="577" w:author="Николай Богомолов" w:date="2022-09-09T16:26:00Z">
            <w:rPr>
              <w:ins w:id="578" w:author="Николай Богомолов" w:date="2022-08-31T15:03:00Z"/>
              <w:rFonts w:ascii="Calibri" w:hAnsi="Calibri" w:cs="Calibri"/>
              <w:bCs/>
              <w:szCs w:val="22"/>
              <w:highlight w:val="cyan"/>
            </w:rPr>
          </w:rPrChange>
        </w:rPr>
      </w:pPr>
      <w:ins w:id="579" w:author="Николай Богомолов" w:date="2022-08-30T16:55:00Z">
        <w:r w:rsidRPr="00BC603C">
          <w:rPr>
            <w:rFonts w:ascii="Calibri" w:hAnsi="Calibri" w:cs="Calibri"/>
            <w:bCs/>
            <w:szCs w:val="22"/>
          </w:rPr>
          <w:t xml:space="preserve">дата и время </w:t>
        </w:r>
      </w:ins>
      <w:ins w:id="580" w:author="Николай Богомолов" w:date="2022-08-31T15:03:00Z">
        <w:r w:rsidR="00100A03" w:rsidRPr="00BC603C">
          <w:rPr>
            <w:rFonts w:ascii="Calibri" w:hAnsi="Calibri" w:cs="Calibri"/>
            <w:bCs/>
            <w:szCs w:val="22"/>
            <w:rPrChange w:id="581" w:author="Николай Богомолов" w:date="2022-09-09T16:26:00Z">
              <w:rPr>
                <w:rFonts w:ascii="Calibri" w:hAnsi="Calibri" w:cs="Calibri"/>
                <w:bCs/>
                <w:szCs w:val="22"/>
                <w:highlight w:val="cyan"/>
              </w:rPr>
            </w:rPrChange>
          </w:rPr>
          <w:t xml:space="preserve">начала </w:t>
        </w:r>
      </w:ins>
      <w:ins w:id="582" w:author="Николай Богомолов" w:date="2022-08-30T16:55:00Z">
        <w:r w:rsidRPr="00BC603C">
          <w:rPr>
            <w:rFonts w:ascii="Calibri" w:hAnsi="Calibri" w:cs="Calibri"/>
            <w:bCs/>
            <w:szCs w:val="22"/>
          </w:rPr>
          <w:t>разливки;</w:t>
        </w:r>
      </w:ins>
    </w:p>
    <w:p w14:paraId="34BE82FE" w14:textId="0B74C170" w:rsidR="00100A03" w:rsidRPr="00BC603C" w:rsidRDefault="00100A03" w:rsidP="00100A03">
      <w:pPr>
        <w:pStyle w:val="afa"/>
        <w:widowControl w:val="0"/>
        <w:numPr>
          <w:ilvl w:val="1"/>
          <w:numId w:val="10"/>
        </w:numPr>
        <w:autoSpaceDE w:val="0"/>
        <w:autoSpaceDN w:val="0"/>
        <w:spacing w:after="0" w:line="240" w:lineRule="auto"/>
        <w:rPr>
          <w:ins w:id="583" w:author="Николай Богомолов" w:date="2022-08-31T15:03:00Z"/>
          <w:rFonts w:ascii="Calibri" w:hAnsi="Calibri" w:cs="Calibri"/>
          <w:bCs/>
          <w:szCs w:val="22"/>
          <w:rPrChange w:id="584" w:author="Николай Богомолов" w:date="2022-09-09T16:26:00Z">
            <w:rPr>
              <w:ins w:id="585" w:author="Николай Богомолов" w:date="2022-08-31T15:03:00Z"/>
              <w:rFonts w:ascii="Calibri" w:hAnsi="Calibri" w:cs="Calibri"/>
              <w:bCs/>
              <w:szCs w:val="22"/>
              <w:highlight w:val="cyan"/>
            </w:rPr>
          </w:rPrChange>
        </w:rPr>
      </w:pPr>
      <w:ins w:id="586" w:author="Николай Богомолов" w:date="2022-08-31T15:03:00Z">
        <w:r w:rsidRPr="00BC603C">
          <w:rPr>
            <w:rFonts w:ascii="Calibri" w:hAnsi="Calibri" w:cs="Calibri"/>
            <w:bCs/>
            <w:szCs w:val="22"/>
            <w:rPrChange w:id="587" w:author="Николай Богомолов" w:date="2022-09-09T16:26:00Z">
              <w:rPr>
                <w:rFonts w:ascii="Calibri" w:hAnsi="Calibri" w:cs="Calibri"/>
                <w:bCs/>
                <w:szCs w:val="22"/>
                <w:highlight w:val="cyan"/>
              </w:rPr>
            </w:rPrChange>
          </w:rPr>
          <w:lastRenderedPageBreak/>
          <w:t>дата и время окончания разливки;</w:t>
        </w:r>
      </w:ins>
    </w:p>
    <w:p w14:paraId="59C56711" w14:textId="7B995362" w:rsidR="001F4314" w:rsidRPr="00BC603C" w:rsidRDefault="001F4314">
      <w:pPr>
        <w:pStyle w:val="afa"/>
        <w:widowControl w:val="0"/>
        <w:numPr>
          <w:ilvl w:val="1"/>
          <w:numId w:val="10"/>
        </w:numPr>
        <w:autoSpaceDE w:val="0"/>
        <w:autoSpaceDN w:val="0"/>
        <w:spacing w:after="0" w:line="240" w:lineRule="auto"/>
        <w:rPr>
          <w:ins w:id="588" w:author="Николай Богомолов" w:date="2022-08-30T16:52:00Z"/>
          <w:rFonts w:ascii="Calibri" w:hAnsi="Calibri" w:cs="Calibri"/>
          <w:bCs/>
          <w:szCs w:val="22"/>
        </w:rPr>
        <w:pPrChange w:id="589" w:author="Николай Богомолов" w:date="2022-08-30T16:55:00Z">
          <w:pPr>
            <w:pStyle w:val="afa"/>
            <w:widowControl w:val="0"/>
            <w:numPr>
              <w:numId w:val="10"/>
            </w:numPr>
            <w:autoSpaceDE w:val="0"/>
            <w:autoSpaceDN w:val="0"/>
            <w:spacing w:after="0" w:line="240" w:lineRule="auto"/>
            <w:ind w:left="720" w:hanging="360"/>
          </w:pPr>
        </w:pPrChange>
      </w:pPr>
      <w:ins w:id="590" w:author="Николай Богомолов" w:date="2022-08-30T16:55:00Z">
        <w:r w:rsidRPr="00BC603C">
          <w:rPr>
            <w:rFonts w:ascii="Calibri" w:hAnsi="Calibri" w:cs="Calibri"/>
            <w:bCs/>
            <w:szCs w:val="22"/>
          </w:rPr>
          <w:t>п</w:t>
        </w:r>
      </w:ins>
      <w:ins w:id="591" w:author="Николай Богомолов" w:date="2022-08-30T16:54:00Z">
        <w:r w:rsidRPr="00BC603C">
          <w:rPr>
            <w:rFonts w:ascii="Calibri" w:hAnsi="Calibri" w:cs="Calibri"/>
            <w:bCs/>
            <w:szCs w:val="22"/>
          </w:rPr>
          <w:t>орядковый номер разливки.</w:t>
        </w:r>
      </w:ins>
    </w:p>
    <w:p w14:paraId="2BD5AB0C" w14:textId="25093A15" w:rsidR="00232F5E" w:rsidRPr="00872DD0" w:rsidRDefault="00932588">
      <w:pPr>
        <w:pStyle w:val="afa"/>
        <w:widowControl w:val="0"/>
        <w:numPr>
          <w:ilvl w:val="0"/>
          <w:numId w:val="10"/>
        </w:numPr>
        <w:autoSpaceDE w:val="0"/>
        <w:autoSpaceDN w:val="0"/>
        <w:spacing w:after="0" w:line="240" w:lineRule="auto"/>
        <w:rPr>
          <w:rFonts w:ascii="Calibri" w:hAnsi="Calibri" w:cs="Calibri"/>
          <w:bCs/>
          <w:szCs w:val="22"/>
        </w:rPr>
      </w:pPr>
      <w:r w:rsidRPr="00872DD0">
        <w:rPr>
          <w:rFonts w:ascii="Calibri" w:hAnsi="Calibri" w:cs="Calibri"/>
          <w:bCs/>
          <w:szCs w:val="22"/>
        </w:rPr>
        <w:t>Заготовка – ОП, представляющий собой отрезок ручья, используемый в дальнейшем производстве. Каждый ОП такого типа, имеет свой уникальный идентификатор и набор свойств:</w:t>
      </w:r>
    </w:p>
    <w:p w14:paraId="3F0FA6EE" w14:textId="77777777" w:rsidR="00A83CC6" w:rsidRDefault="00932588">
      <w:pPr>
        <w:pStyle w:val="afa"/>
        <w:widowControl w:val="0"/>
        <w:numPr>
          <w:ilvl w:val="1"/>
          <w:numId w:val="10"/>
        </w:numPr>
        <w:autoSpaceDE w:val="0"/>
        <w:autoSpaceDN w:val="0"/>
        <w:spacing w:after="0" w:line="240" w:lineRule="auto"/>
        <w:rPr>
          <w:rFonts w:ascii="Calibri" w:hAnsi="Calibri" w:cs="Calibri"/>
          <w:bCs/>
          <w:szCs w:val="22"/>
        </w:rPr>
      </w:pPr>
      <w:r>
        <w:rPr>
          <w:rFonts w:ascii="Calibri" w:hAnsi="Calibri" w:cs="Calibri"/>
          <w:bCs/>
          <w:szCs w:val="22"/>
        </w:rPr>
        <w:t>идентификатор КП;</w:t>
      </w:r>
    </w:p>
    <w:p w14:paraId="5683BB72" w14:textId="77777777" w:rsidR="00A83CC6" w:rsidRPr="00872DD0" w:rsidRDefault="00932588">
      <w:pPr>
        <w:pStyle w:val="afa"/>
        <w:widowControl w:val="0"/>
        <w:numPr>
          <w:ilvl w:val="1"/>
          <w:numId w:val="10"/>
        </w:numPr>
        <w:autoSpaceDE w:val="0"/>
        <w:autoSpaceDN w:val="0"/>
        <w:spacing w:after="0" w:line="240" w:lineRule="auto"/>
        <w:rPr>
          <w:rFonts w:ascii="Calibri" w:hAnsi="Calibri" w:cs="Calibri"/>
          <w:bCs/>
          <w:szCs w:val="22"/>
        </w:rPr>
      </w:pPr>
      <w:r w:rsidRPr="00872DD0">
        <w:rPr>
          <w:rFonts w:ascii="Calibri" w:hAnsi="Calibri" w:cs="Calibri"/>
          <w:bCs/>
          <w:szCs w:val="22"/>
        </w:rPr>
        <w:t>номер плавки;</w:t>
      </w:r>
    </w:p>
    <w:p w14:paraId="16BAED17" w14:textId="77777777" w:rsidR="00A83CC6" w:rsidRPr="00C5037F" w:rsidRDefault="00932588">
      <w:pPr>
        <w:pStyle w:val="afa"/>
        <w:widowControl w:val="0"/>
        <w:numPr>
          <w:ilvl w:val="1"/>
          <w:numId w:val="10"/>
        </w:numPr>
        <w:autoSpaceDE w:val="0"/>
        <w:autoSpaceDN w:val="0"/>
        <w:spacing w:after="0" w:line="240" w:lineRule="auto"/>
        <w:rPr>
          <w:rFonts w:ascii="Calibri" w:hAnsi="Calibri" w:cs="Calibri"/>
          <w:bCs/>
          <w:szCs w:val="22"/>
        </w:rPr>
      </w:pPr>
      <w:r w:rsidRPr="00C5037F">
        <w:rPr>
          <w:rFonts w:ascii="Calibri" w:hAnsi="Calibri" w:cs="Calibri"/>
          <w:bCs/>
          <w:szCs w:val="22"/>
        </w:rPr>
        <w:t>номер ручья;</w:t>
      </w:r>
    </w:p>
    <w:p w14:paraId="1C265BAE" w14:textId="77777777" w:rsidR="00A83CC6" w:rsidRPr="00C5037F" w:rsidRDefault="00932588">
      <w:pPr>
        <w:pStyle w:val="afa"/>
        <w:widowControl w:val="0"/>
        <w:numPr>
          <w:ilvl w:val="1"/>
          <w:numId w:val="10"/>
        </w:numPr>
        <w:autoSpaceDE w:val="0"/>
        <w:autoSpaceDN w:val="0"/>
        <w:spacing w:after="0" w:line="240" w:lineRule="auto"/>
        <w:rPr>
          <w:rFonts w:ascii="Calibri" w:hAnsi="Calibri" w:cs="Calibri"/>
          <w:bCs/>
          <w:szCs w:val="22"/>
        </w:rPr>
      </w:pPr>
      <w:r w:rsidRPr="00C5037F">
        <w:rPr>
          <w:rFonts w:ascii="Calibri" w:hAnsi="Calibri" w:cs="Calibri"/>
          <w:bCs/>
          <w:szCs w:val="22"/>
        </w:rPr>
        <w:t>порядковый номер отрезка ручья, из которого образована заготовка;</w:t>
      </w:r>
    </w:p>
    <w:p w14:paraId="0697F144" w14:textId="77777777" w:rsidR="00A83CC6" w:rsidRPr="00C5037F" w:rsidRDefault="00932588">
      <w:pPr>
        <w:pStyle w:val="afa"/>
        <w:widowControl w:val="0"/>
        <w:numPr>
          <w:ilvl w:val="1"/>
          <w:numId w:val="10"/>
        </w:numPr>
        <w:autoSpaceDE w:val="0"/>
        <w:autoSpaceDN w:val="0"/>
        <w:spacing w:after="0" w:line="240" w:lineRule="auto"/>
        <w:rPr>
          <w:rFonts w:ascii="Calibri" w:hAnsi="Calibri" w:cs="Calibri"/>
          <w:bCs/>
          <w:szCs w:val="22"/>
        </w:rPr>
      </w:pPr>
      <w:r w:rsidRPr="00C5037F">
        <w:rPr>
          <w:rFonts w:ascii="Calibri" w:hAnsi="Calibri" w:cs="Calibri"/>
          <w:bCs/>
          <w:szCs w:val="22"/>
        </w:rPr>
        <w:t>время выхода из кристаллизатора</w:t>
      </w:r>
      <w:r w:rsidR="00616529" w:rsidRPr="00C5037F">
        <w:rPr>
          <w:rFonts w:ascii="Calibri" w:hAnsi="Calibri" w:cs="Calibri"/>
          <w:bCs/>
          <w:szCs w:val="22"/>
        </w:rPr>
        <w:t xml:space="preserve"> головы и хвоста заготовки</w:t>
      </w:r>
      <w:r w:rsidRPr="00C5037F">
        <w:rPr>
          <w:rFonts w:ascii="Calibri" w:hAnsi="Calibri" w:cs="Calibri"/>
          <w:bCs/>
          <w:szCs w:val="22"/>
        </w:rPr>
        <w:t>;</w:t>
      </w:r>
    </w:p>
    <w:p w14:paraId="0E0F6305" w14:textId="77777777" w:rsidR="00A83CC6" w:rsidRPr="00C5037F" w:rsidRDefault="00932588">
      <w:pPr>
        <w:pStyle w:val="afa"/>
        <w:widowControl w:val="0"/>
        <w:numPr>
          <w:ilvl w:val="1"/>
          <w:numId w:val="10"/>
        </w:numPr>
        <w:autoSpaceDE w:val="0"/>
        <w:autoSpaceDN w:val="0"/>
        <w:spacing w:after="0" w:line="240" w:lineRule="auto"/>
        <w:rPr>
          <w:rFonts w:ascii="Calibri" w:hAnsi="Calibri" w:cs="Calibri"/>
          <w:bCs/>
          <w:szCs w:val="22"/>
        </w:rPr>
      </w:pPr>
      <w:r w:rsidRPr="00C5037F">
        <w:rPr>
          <w:rFonts w:ascii="Calibri" w:hAnsi="Calibri" w:cs="Calibri"/>
          <w:bCs/>
          <w:szCs w:val="22"/>
        </w:rPr>
        <w:t>порядковый номер заготовки в ручье;</w:t>
      </w:r>
    </w:p>
    <w:p w14:paraId="7F567BD2" w14:textId="77777777" w:rsidR="00232F5E" w:rsidRPr="00C5037F" w:rsidRDefault="00932588">
      <w:pPr>
        <w:pStyle w:val="afa"/>
        <w:widowControl w:val="0"/>
        <w:numPr>
          <w:ilvl w:val="1"/>
          <w:numId w:val="10"/>
        </w:numPr>
        <w:autoSpaceDE w:val="0"/>
        <w:autoSpaceDN w:val="0"/>
        <w:spacing w:after="0" w:line="240" w:lineRule="auto"/>
        <w:rPr>
          <w:rFonts w:ascii="Calibri" w:hAnsi="Calibri" w:cs="Calibri"/>
          <w:bCs/>
          <w:szCs w:val="22"/>
        </w:rPr>
      </w:pPr>
      <w:r w:rsidRPr="00C5037F">
        <w:rPr>
          <w:rFonts w:ascii="Calibri" w:hAnsi="Calibri" w:cs="Calibri"/>
          <w:bCs/>
          <w:szCs w:val="22"/>
        </w:rPr>
        <w:t xml:space="preserve">идентификатор </w:t>
      </w:r>
      <w:r w:rsidRPr="00C5037F">
        <w:rPr>
          <w:rFonts w:ascii="Calibri" w:hAnsi="Calibri" w:cs="Calibri"/>
          <w:bCs/>
          <w:szCs w:val="22"/>
          <w:lang w:val="en-US"/>
        </w:rPr>
        <w:t>MES</w:t>
      </w:r>
      <w:r w:rsidRPr="00C5037F">
        <w:rPr>
          <w:rFonts w:ascii="Calibri" w:hAnsi="Calibri" w:cs="Calibri"/>
          <w:bCs/>
          <w:szCs w:val="22"/>
        </w:rPr>
        <w:t xml:space="preserve"> </w:t>
      </w:r>
      <w:r w:rsidRPr="00C5037F">
        <w:rPr>
          <w:rFonts w:ascii="Calibri" w:hAnsi="Calibri" w:cs="Calibri"/>
          <w:bCs/>
          <w:szCs w:val="22"/>
          <w:lang w:val="en-US"/>
        </w:rPr>
        <w:t>PSI</w:t>
      </w:r>
      <w:r w:rsidRPr="00C5037F">
        <w:rPr>
          <w:rFonts w:ascii="Calibri" w:hAnsi="Calibri" w:cs="Calibri"/>
          <w:bCs/>
          <w:szCs w:val="22"/>
        </w:rPr>
        <w:t>;</w:t>
      </w:r>
    </w:p>
    <w:p w14:paraId="33D932A8" w14:textId="77777777" w:rsidR="00232F5E" w:rsidRPr="00872DD0" w:rsidRDefault="00932588">
      <w:pPr>
        <w:pStyle w:val="afa"/>
        <w:widowControl w:val="0"/>
        <w:numPr>
          <w:ilvl w:val="1"/>
          <w:numId w:val="10"/>
        </w:numPr>
        <w:autoSpaceDE w:val="0"/>
        <w:autoSpaceDN w:val="0"/>
        <w:spacing w:after="0" w:line="240" w:lineRule="auto"/>
        <w:rPr>
          <w:rFonts w:ascii="Calibri" w:hAnsi="Calibri" w:cs="Calibri"/>
          <w:bCs/>
          <w:szCs w:val="22"/>
        </w:rPr>
      </w:pPr>
      <w:r w:rsidRPr="00872DD0">
        <w:rPr>
          <w:rFonts w:ascii="Calibri" w:hAnsi="Calibri" w:cs="Calibri"/>
          <w:bCs/>
          <w:szCs w:val="22"/>
        </w:rPr>
        <w:t>дополнительные признаки.</w:t>
      </w:r>
    </w:p>
    <w:p w14:paraId="2E792B2D" w14:textId="77777777" w:rsidR="00232F5E" w:rsidRPr="00872DD0" w:rsidRDefault="00932588">
      <w:pPr>
        <w:pStyle w:val="afa"/>
        <w:widowControl w:val="0"/>
        <w:numPr>
          <w:ilvl w:val="0"/>
          <w:numId w:val="10"/>
        </w:numPr>
        <w:autoSpaceDE w:val="0"/>
        <w:autoSpaceDN w:val="0"/>
        <w:spacing w:after="0" w:line="240" w:lineRule="auto"/>
        <w:rPr>
          <w:rFonts w:ascii="Calibri" w:hAnsi="Calibri" w:cs="Calibri"/>
          <w:bCs/>
          <w:szCs w:val="22"/>
        </w:rPr>
      </w:pPr>
      <w:r w:rsidRPr="00872DD0">
        <w:rPr>
          <w:rFonts w:ascii="Calibri" w:hAnsi="Calibri" w:cs="Calibri"/>
          <w:bCs/>
          <w:szCs w:val="22"/>
        </w:rPr>
        <w:t>Технологическая обрезь – ОП, представляющий собой отрезок ручья, образованный при порезке ручья в технологических целях, и не используемый в дальнейшем производстве. Каждый ОП такого типа, имеет свой уникальный идентификатор и набор свойств:</w:t>
      </w:r>
    </w:p>
    <w:p w14:paraId="797A3682" w14:textId="77777777" w:rsidR="00A83CC6" w:rsidRPr="00872DD0" w:rsidRDefault="00932588">
      <w:pPr>
        <w:pStyle w:val="afa"/>
        <w:widowControl w:val="0"/>
        <w:numPr>
          <w:ilvl w:val="1"/>
          <w:numId w:val="10"/>
        </w:numPr>
        <w:autoSpaceDE w:val="0"/>
        <w:autoSpaceDN w:val="0"/>
        <w:spacing w:after="0" w:line="240" w:lineRule="auto"/>
        <w:rPr>
          <w:rFonts w:ascii="Calibri" w:hAnsi="Calibri" w:cs="Calibri"/>
          <w:bCs/>
          <w:szCs w:val="22"/>
        </w:rPr>
      </w:pPr>
      <w:r>
        <w:rPr>
          <w:rFonts w:ascii="Calibri" w:hAnsi="Calibri" w:cs="Calibri"/>
          <w:bCs/>
          <w:szCs w:val="22"/>
        </w:rPr>
        <w:t>идентификатор КП;</w:t>
      </w:r>
    </w:p>
    <w:p w14:paraId="608A1F46" w14:textId="77777777" w:rsidR="00232F5E" w:rsidRPr="00872DD0" w:rsidRDefault="00932588">
      <w:pPr>
        <w:pStyle w:val="afa"/>
        <w:widowControl w:val="0"/>
        <w:numPr>
          <w:ilvl w:val="1"/>
          <w:numId w:val="10"/>
        </w:numPr>
        <w:autoSpaceDE w:val="0"/>
        <w:autoSpaceDN w:val="0"/>
        <w:spacing w:after="0" w:line="240" w:lineRule="auto"/>
        <w:rPr>
          <w:rFonts w:ascii="Calibri" w:hAnsi="Calibri" w:cs="Calibri"/>
          <w:bCs/>
          <w:szCs w:val="22"/>
        </w:rPr>
      </w:pPr>
      <w:r w:rsidRPr="00872DD0">
        <w:rPr>
          <w:rFonts w:ascii="Calibri" w:hAnsi="Calibri" w:cs="Calibri"/>
          <w:bCs/>
          <w:szCs w:val="22"/>
        </w:rPr>
        <w:t>номер плавки;</w:t>
      </w:r>
    </w:p>
    <w:p w14:paraId="2DDE989F" w14:textId="77777777" w:rsidR="00232F5E" w:rsidRDefault="00932588">
      <w:pPr>
        <w:pStyle w:val="afa"/>
        <w:widowControl w:val="0"/>
        <w:numPr>
          <w:ilvl w:val="1"/>
          <w:numId w:val="10"/>
        </w:numPr>
        <w:autoSpaceDE w:val="0"/>
        <w:autoSpaceDN w:val="0"/>
        <w:spacing w:after="0" w:line="240" w:lineRule="auto"/>
        <w:rPr>
          <w:rFonts w:ascii="Calibri" w:hAnsi="Calibri" w:cs="Calibri"/>
          <w:bCs/>
          <w:szCs w:val="22"/>
        </w:rPr>
      </w:pPr>
      <w:r w:rsidRPr="00872DD0">
        <w:rPr>
          <w:rFonts w:ascii="Calibri" w:hAnsi="Calibri" w:cs="Calibri"/>
          <w:bCs/>
          <w:szCs w:val="22"/>
        </w:rPr>
        <w:t>номер ручья</w:t>
      </w:r>
      <w:r w:rsidR="00B81D3F">
        <w:rPr>
          <w:rFonts w:ascii="Calibri" w:hAnsi="Calibri" w:cs="Calibri"/>
          <w:bCs/>
          <w:szCs w:val="22"/>
        </w:rPr>
        <w:t>;</w:t>
      </w:r>
    </w:p>
    <w:p w14:paraId="4F91DD95" w14:textId="77777777" w:rsidR="00B81D3F" w:rsidRPr="00A83CC6" w:rsidRDefault="00932588">
      <w:pPr>
        <w:pStyle w:val="afa"/>
        <w:widowControl w:val="0"/>
        <w:numPr>
          <w:ilvl w:val="1"/>
          <w:numId w:val="10"/>
        </w:numPr>
        <w:autoSpaceDE w:val="0"/>
        <w:autoSpaceDN w:val="0"/>
        <w:spacing w:after="0" w:line="240" w:lineRule="auto"/>
        <w:rPr>
          <w:rFonts w:ascii="Calibri" w:hAnsi="Calibri" w:cs="Calibri"/>
          <w:bCs/>
          <w:szCs w:val="22"/>
        </w:rPr>
      </w:pPr>
      <w:r>
        <w:rPr>
          <w:rFonts w:ascii="Calibri" w:hAnsi="Calibri" w:cs="Calibri"/>
          <w:bCs/>
          <w:szCs w:val="22"/>
        </w:rPr>
        <w:t>порядковый номер отрезка ручья;</w:t>
      </w:r>
    </w:p>
    <w:p w14:paraId="29EE8475" w14:textId="77777777" w:rsidR="003D76E2" w:rsidRDefault="00932588" w:rsidP="003D76E2">
      <w:r>
        <w:t>На верхнем уровне СП реализована возможность ручной корректировки модели прослеживаемости</w:t>
      </w:r>
      <w:r w:rsidR="005503B7">
        <w:t xml:space="preserve"> при помощи соответствующих инструментов на АРМах СП.</w:t>
      </w:r>
      <w:r w:rsidR="00232F5E">
        <w:t xml:space="preserve"> </w:t>
      </w:r>
      <w:r w:rsidR="005503B7">
        <w:t xml:space="preserve">При ручной корректировке модели прослеживаемости, верхний уровень СП формирует управляющие сигналы для изменения карты положения ОП нижнего уровня и </w:t>
      </w:r>
      <w:r w:rsidR="003067CA">
        <w:t>отправляет их в КП.</w:t>
      </w:r>
      <w:r w:rsidR="005503B7">
        <w:t xml:space="preserve"> </w:t>
      </w:r>
    </w:p>
    <w:p w14:paraId="3E5C427D" w14:textId="77777777" w:rsidR="003067CA" w:rsidRPr="009E1BEE" w:rsidRDefault="00932588" w:rsidP="003D76E2">
      <w:r>
        <w:t xml:space="preserve">Верхний уровень СП обеспечивает хранение информации об ОП, значениях их свойств в привязке ко времени, а также об перемещениях ОП по позициям производственного </w:t>
      </w:r>
      <w:r w:rsidR="009F60AE">
        <w:t>участка в историческом архиве. Период хранения информации – не менее 1 года.</w:t>
      </w:r>
    </w:p>
    <w:p w14:paraId="746F81E9" w14:textId="77777777" w:rsidR="00DB7B3E" w:rsidRDefault="00932588">
      <w:pPr>
        <w:pStyle w:val="2"/>
        <w:numPr>
          <w:ilvl w:val="1"/>
          <w:numId w:val="5"/>
        </w:numPr>
        <w:ind w:left="709"/>
      </w:pPr>
      <w:bookmarkStart w:id="592" w:name="_Toc116467164"/>
      <w:r>
        <w:t xml:space="preserve">Производственная </w:t>
      </w:r>
      <w:r w:rsidRPr="00C5037F">
        <w:t>операция «Разливка плавки в руч</w:t>
      </w:r>
      <w:r w:rsidR="00616529" w:rsidRPr="00C5037F">
        <w:t>ьи</w:t>
      </w:r>
      <w:r w:rsidRPr="00C5037F">
        <w:t>»</w:t>
      </w:r>
      <w:bookmarkEnd w:id="569"/>
      <w:bookmarkEnd w:id="592"/>
    </w:p>
    <w:p w14:paraId="74D7B2F0" w14:textId="77777777" w:rsidR="0073554F" w:rsidRDefault="00932588" w:rsidP="0073554F">
      <w:pPr>
        <w:rPr>
          <w:lang w:bidi="en-US"/>
        </w:rPr>
      </w:pPr>
      <w:bookmarkStart w:id="593" w:name="_Toc109637044"/>
      <w:r>
        <w:rPr>
          <w:lang w:bidi="en-US"/>
        </w:rPr>
        <w:t>В рамках производственной операции «Разливка плавки в руч</w:t>
      </w:r>
      <w:r w:rsidR="00616529">
        <w:rPr>
          <w:lang w:bidi="en-US"/>
        </w:rPr>
        <w:t>ьи</w:t>
      </w:r>
      <w:r>
        <w:rPr>
          <w:lang w:bidi="en-US"/>
        </w:rPr>
        <w:t>», СП выполняет следующие функции:</w:t>
      </w:r>
    </w:p>
    <w:p w14:paraId="11F8A597" w14:textId="77777777" w:rsidR="00CA4688" w:rsidRDefault="00932588">
      <w:pPr>
        <w:pStyle w:val="a"/>
        <w:numPr>
          <w:ilvl w:val="0"/>
          <w:numId w:val="14"/>
        </w:numPr>
        <w:rPr>
          <w:lang w:bidi="en-US"/>
        </w:rPr>
      </w:pPr>
      <w:r>
        <w:rPr>
          <w:lang w:bidi="en-US"/>
        </w:rPr>
        <w:t xml:space="preserve">Следит за движением </w:t>
      </w:r>
      <w:r w:rsidR="00EC57BC">
        <w:rPr>
          <w:lang w:bidi="en-US"/>
        </w:rPr>
        <w:t xml:space="preserve">каждого </w:t>
      </w:r>
      <w:r>
        <w:rPr>
          <w:lang w:bidi="en-US"/>
        </w:rPr>
        <w:t xml:space="preserve">ручья </w:t>
      </w:r>
      <w:r w:rsidR="009301CA">
        <w:rPr>
          <w:lang w:bidi="en-US"/>
        </w:rPr>
        <w:t xml:space="preserve">на </w:t>
      </w:r>
      <w:r w:rsidR="00757E41">
        <w:rPr>
          <w:lang w:bidi="en-US"/>
        </w:rPr>
        <w:t>подающем рольганге</w:t>
      </w:r>
      <w:r w:rsidR="009301CA">
        <w:rPr>
          <w:lang w:bidi="en-US"/>
        </w:rPr>
        <w:t xml:space="preserve">, </w:t>
      </w:r>
      <w:r>
        <w:rPr>
          <w:lang w:bidi="en-US"/>
        </w:rPr>
        <w:t>от выхода из кристаллизатора до МГКР в автоматическом режиме.</w:t>
      </w:r>
    </w:p>
    <w:p w14:paraId="0AF543D6" w14:textId="77777777" w:rsidR="00CA4688" w:rsidRDefault="00932588">
      <w:pPr>
        <w:pStyle w:val="a"/>
        <w:numPr>
          <w:ilvl w:val="0"/>
          <w:numId w:val="14"/>
        </w:numPr>
        <w:rPr>
          <w:lang w:bidi="en-US"/>
        </w:rPr>
      </w:pPr>
      <w:r>
        <w:rPr>
          <w:lang w:bidi="en-US"/>
        </w:rPr>
        <w:t>Рассчитывает положение виртуальной границы плавок в ручьях при серийной разливке на МНЛЗ в автоматическом режиме;</w:t>
      </w:r>
    </w:p>
    <w:p w14:paraId="7E382222" w14:textId="77777777" w:rsidR="00320837" w:rsidRDefault="00932588">
      <w:pPr>
        <w:pStyle w:val="a"/>
        <w:numPr>
          <w:ilvl w:val="0"/>
          <w:numId w:val="14"/>
        </w:numPr>
        <w:rPr>
          <w:lang w:bidi="en-US"/>
        </w:rPr>
      </w:pPr>
      <w:r>
        <w:rPr>
          <w:lang w:bidi="en-US"/>
        </w:rPr>
        <w:t>Регистрирует время окончания разливки каждой плавки.</w:t>
      </w:r>
    </w:p>
    <w:p w14:paraId="4A8277CC" w14:textId="77777777" w:rsidR="00CA4688" w:rsidRDefault="00932588">
      <w:pPr>
        <w:pStyle w:val="3"/>
        <w:numPr>
          <w:ilvl w:val="2"/>
          <w:numId w:val="5"/>
        </w:numPr>
        <w:ind w:left="709"/>
      </w:pPr>
      <w:bookmarkStart w:id="594" w:name="_Toc116467165"/>
      <w:r>
        <w:t>Движение ручья при разливке</w:t>
      </w:r>
      <w:bookmarkEnd w:id="594"/>
    </w:p>
    <w:p w14:paraId="0A3ABA49" w14:textId="77777777" w:rsidR="00F143C0" w:rsidRPr="00320837" w:rsidRDefault="00932588" w:rsidP="00F143C0">
      <w:r w:rsidRPr="00C5037F">
        <w:t xml:space="preserve">Нижний уровень СП </w:t>
      </w:r>
      <w:r w:rsidR="00757E41" w:rsidRPr="00C5037F">
        <w:t xml:space="preserve">анализирует </w:t>
      </w:r>
      <w:r w:rsidR="00B3684B" w:rsidRPr="00C5037F">
        <w:t xml:space="preserve">изменение </w:t>
      </w:r>
      <w:r w:rsidR="00EC57BC" w:rsidRPr="00C5037F">
        <w:t xml:space="preserve">общей длины отлитой заготовки (наименование </w:t>
      </w:r>
      <w:r w:rsidR="00B3684B" w:rsidRPr="00C5037F">
        <w:t xml:space="preserve">параметра </w:t>
      </w:r>
      <w:r w:rsidR="00757E41" w:rsidRPr="00C5037F">
        <w:t>«</w:t>
      </w:r>
      <w:r w:rsidR="00B3684B" w:rsidRPr="00C5037F">
        <w:t>д</w:t>
      </w:r>
      <w:r w:rsidR="005541F2" w:rsidRPr="00C5037F">
        <w:t>лина вышедшего металла от начала серии</w:t>
      </w:r>
      <w:r w:rsidR="00757E41" w:rsidRPr="00C5037F">
        <w:t>»</w:t>
      </w:r>
      <w:r w:rsidR="00EC57BC" w:rsidRPr="00C5037F">
        <w:t>)</w:t>
      </w:r>
      <w:r w:rsidRPr="00C5037F">
        <w:t xml:space="preserve"> для определения</w:t>
      </w:r>
      <w:r w:rsidRPr="00757E41">
        <w:t xml:space="preserve"> </w:t>
      </w:r>
      <w:r w:rsidR="008A17CE" w:rsidRPr="00757E41">
        <w:t xml:space="preserve">факта </w:t>
      </w:r>
      <w:r w:rsidRPr="00757E41">
        <w:t>движения ручья</w:t>
      </w:r>
      <w:r w:rsidR="008A17CE" w:rsidRPr="00757E41">
        <w:t>.</w:t>
      </w:r>
      <w:r w:rsidR="008A17CE">
        <w:t xml:space="preserve"> </w:t>
      </w:r>
    </w:p>
    <w:p w14:paraId="0A092896" w14:textId="77777777" w:rsidR="008A17CE" w:rsidRDefault="00932588" w:rsidP="00F143C0">
      <w:r>
        <w:t>По факту регистрации движения ручья, нижний уровень СП переда</w:t>
      </w:r>
      <w:r w:rsidR="005C4F18">
        <w:t>ё</w:t>
      </w:r>
      <w:r>
        <w:t xml:space="preserve">т на верхний уровень СП информацию, необходимую для отображения на АРМе оператора </w:t>
      </w:r>
      <w:r w:rsidR="00757E41">
        <w:t>движения разливаемого</w:t>
      </w:r>
      <w:r>
        <w:t xml:space="preserve"> ручья в реальном времени. </w:t>
      </w:r>
    </w:p>
    <w:p w14:paraId="1C66C076" w14:textId="77777777" w:rsidR="0040192E" w:rsidRDefault="00932588" w:rsidP="00F143C0">
      <w:r>
        <w:t xml:space="preserve">На АРМе оператора СП отображается процесс разливки металла </w:t>
      </w:r>
      <w:r w:rsidR="002741D2">
        <w:t xml:space="preserve">одновременно </w:t>
      </w:r>
      <w:r>
        <w:t>для всех ручь</w:t>
      </w:r>
      <w:r w:rsidR="005C4F18">
        <w:t>ё</w:t>
      </w:r>
      <w:r>
        <w:t>в МНЛЗ. Ручной корректировки информации о процессе разливки металла на АРМе не предусмотрено.</w:t>
      </w:r>
    </w:p>
    <w:p w14:paraId="2CF22AA9" w14:textId="77777777" w:rsidR="006C1E2F" w:rsidRDefault="00932588">
      <w:pPr>
        <w:pStyle w:val="3"/>
        <w:numPr>
          <w:ilvl w:val="2"/>
          <w:numId w:val="5"/>
        </w:numPr>
        <w:ind w:left="709"/>
      </w:pPr>
      <w:bookmarkStart w:id="595" w:name="_Toc116467166"/>
      <w:r>
        <w:lastRenderedPageBreak/>
        <w:t>Расчёт положения виртуальной границы плавки в ручьях</w:t>
      </w:r>
      <w:bookmarkEnd w:id="595"/>
    </w:p>
    <w:p w14:paraId="615B6D49" w14:textId="77777777" w:rsidR="001B466D" w:rsidRDefault="00932588" w:rsidP="006C1E2F">
      <w:r>
        <w:t>Нижний уровень СП автоматически, с помощью датчиков и введённых на существующем АРМе главного пульта управления разливки данных, рассчитывает положение виртуальной границы плавок внутри каждого ручья. Для этого нижний уровень СП использует данные о движении ручья и информацию о разливке плавки из стальковша в промковш.</w:t>
      </w:r>
    </w:p>
    <w:p w14:paraId="0B7C65D6" w14:textId="77777777" w:rsidR="006C1E2F" w:rsidRDefault="00932588" w:rsidP="006C1E2F">
      <w:r>
        <w:t xml:space="preserve">Для определения начала и окончания разливки плавки из стальковша в промковш используются сигналы с физических кнопок главного пульта управления разливки. В случае несвоевременного нажатия кнопок «Пуск разливки» или «Останов разливки» виртуальная граница плавок при разливке будет рассчитана некорректно. </w:t>
      </w:r>
    </w:p>
    <w:p w14:paraId="3E5B6DD4" w14:textId="77777777" w:rsidR="001B466D" w:rsidRDefault="00932588" w:rsidP="006C1E2F">
      <w:pPr>
        <w:spacing w:before="120" w:after="0"/>
      </w:pPr>
      <w:r>
        <w:t>Так же для</w:t>
      </w:r>
      <w:r w:rsidR="005C4F18">
        <w:t xml:space="preserve"> расчёта</w:t>
      </w:r>
      <w:r>
        <w:t xml:space="preserve"> виртуальной границы </w:t>
      </w:r>
      <w:r w:rsidR="00B3684B">
        <w:t>используются</w:t>
      </w:r>
      <w:r>
        <w:t xml:space="preserve"> сигналы:</w:t>
      </w:r>
    </w:p>
    <w:p w14:paraId="54912280" w14:textId="77777777" w:rsidR="006C1E2F" w:rsidRDefault="00932588">
      <w:pPr>
        <w:pStyle w:val="a"/>
        <w:numPr>
          <w:ilvl w:val="0"/>
          <w:numId w:val="15"/>
        </w:numPr>
        <w:spacing w:before="120" w:after="0"/>
      </w:pPr>
      <w:r w:rsidRPr="00136E32">
        <w:t>Текущий вес металла в промковше</w:t>
      </w:r>
      <w:r w:rsidR="00121A29">
        <w:t>;</w:t>
      </w:r>
    </w:p>
    <w:p w14:paraId="5EE56316" w14:textId="77777777" w:rsidR="006C1E2F" w:rsidRDefault="00932588">
      <w:pPr>
        <w:pStyle w:val="a"/>
        <w:numPr>
          <w:ilvl w:val="0"/>
          <w:numId w:val="15"/>
        </w:numPr>
        <w:spacing w:before="120" w:after="0"/>
      </w:pPr>
      <w:r w:rsidRPr="000E6C2F">
        <w:t xml:space="preserve">Длина вышедшего металла от начала серии </w:t>
      </w:r>
      <w:r w:rsidR="00121A29">
        <w:t>для ручь</w:t>
      </w:r>
      <w:r w:rsidR="005C4F18">
        <w:t>ё</w:t>
      </w:r>
      <w:r w:rsidR="00121A29">
        <w:t xml:space="preserve">в </w:t>
      </w:r>
      <w:r>
        <w:t>1</w:t>
      </w:r>
      <w:r w:rsidR="00121A29">
        <w:t>, 2, 3, 4</w:t>
      </w:r>
      <w:r w:rsidRPr="000E6C2F">
        <w:t>. (длина отлитой заготовки)</w:t>
      </w:r>
      <w:r w:rsidR="00121A29">
        <w:t>;</w:t>
      </w:r>
    </w:p>
    <w:p w14:paraId="211733FC" w14:textId="77777777" w:rsidR="00121A29" w:rsidRDefault="00932588">
      <w:pPr>
        <w:pStyle w:val="a"/>
        <w:numPr>
          <w:ilvl w:val="0"/>
          <w:numId w:val="15"/>
        </w:numPr>
        <w:spacing w:before="120" w:after="0"/>
      </w:pPr>
      <w:r w:rsidRPr="000E6C2F">
        <w:t xml:space="preserve">Масса погонного метра </w:t>
      </w:r>
      <w:r>
        <w:t>для ручь</w:t>
      </w:r>
      <w:r w:rsidR="005C4F18">
        <w:t>ё</w:t>
      </w:r>
      <w:r>
        <w:t>в 1, 2, 3, 4</w:t>
      </w:r>
    </w:p>
    <w:p w14:paraId="12322118" w14:textId="140293A0" w:rsidR="00121A29" w:rsidRPr="00BC603C" w:rsidRDefault="00932588" w:rsidP="00E112E8">
      <w:pPr>
        <w:rPr>
          <w:ins w:id="596" w:author="Николай Богомолов" w:date="2022-08-31T14:47:00Z"/>
        </w:rPr>
      </w:pPr>
      <w:r w:rsidRPr="00BC603C">
        <w:t>Все вышеперечисленные сигналы должны стабильно достоверно рассчитываться в существующих контроллерах базовой автоматизации.</w:t>
      </w:r>
    </w:p>
    <w:p w14:paraId="4CD9AA60" w14:textId="3760ECF7" w:rsidR="00100A03" w:rsidRPr="00BC603C" w:rsidRDefault="00982EFB" w:rsidP="00982EFB">
      <w:pPr>
        <w:rPr>
          <w:ins w:id="597" w:author="Николай Богомолов" w:date="2022-08-31T15:05:00Z"/>
        </w:rPr>
      </w:pPr>
      <w:ins w:id="598" w:author="Николай Богомолов" w:date="2022-08-31T14:47:00Z">
        <w:r w:rsidRPr="00BC603C">
          <w:t xml:space="preserve">При регистрации начала разливки плавки, </w:t>
        </w:r>
      </w:ins>
      <w:ins w:id="599" w:author="Николай Богомолов" w:date="2022-08-31T14:48:00Z">
        <w:r w:rsidRPr="00BC603C">
          <w:t>нижний уровень СП передает на верхний уровень СП номер разливаемой плавки</w:t>
        </w:r>
      </w:ins>
      <w:ins w:id="600" w:author="Николай Богомолов" w:date="2022-09-01T15:00:00Z">
        <w:r w:rsidR="00F42630" w:rsidRPr="00BC603C">
          <w:rPr>
            <w:rPrChange w:id="601" w:author="Николай Богомолов" w:date="2022-09-09T16:25:00Z">
              <w:rPr>
                <w:highlight w:val="cyan"/>
              </w:rPr>
            </w:rPrChange>
          </w:rPr>
          <w:t>, вес промковша в момент нач</w:t>
        </w:r>
      </w:ins>
      <w:ins w:id="602" w:author="Николай Богомолов" w:date="2022-09-01T15:01:00Z">
        <w:r w:rsidR="00F42630" w:rsidRPr="00BC603C">
          <w:rPr>
            <w:rPrChange w:id="603" w:author="Николай Богомолов" w:date="2022-09-09T16:25:00Z">
              <w:rPr>
                <w:highlight w:val="cyan"/>
              </w:rPr>
            </w:rPrChange>
          </w:rPr>
          <w:t>ала разливки</w:t>
        </w:r>
      </w:ins>
      <w:ins w:id="604" w:author="Николай Богомолов" w:date="2022-08-31T14:48:00Z">
        <w:r w:rsidRPr="00BC603C">
          <w:t xml:space="preserve"> и время начала разливки. На </w:t>
        </w:r>
      </w:ins>
      <w:ins w:id="605" w:author="Николай Богомолов" w:date="2022-08-31T14:47:00Z">
        <w:r w:rsidRPr="00BC603C">
          <w:t>верхн</w:t>
        </w:r>
      </w:ins>
      <w:ins w:id="606" w:author="Николай Богомолов" w:date="2022-08-31T14:48:00Z">
        <w:r w:rsidRPr="00BC603C">
          <w:t>ем</w:t>
        </w:r>
      </w:ins>
      <w:ins w:id="607" w:author="Николай Богомолов" w:date="2022-08-31T14:47:00Z">
        <w:r w:rsidRPr="00BC603C">
          <w:t xml:space="preserve"> уровн</w:t>
        </w:r>
      </w:ins>
      <w:ins w:id="608" w:author="Николай Богомолов" w:date="2022-08-31T14:48:00Z">
        <w:r w:rsidRPr="00BC603C">
          <w:t>е</w:t>
        </w:r>
      </w:ins>
      <w:ins w:id="609" w:author="Николай Богомолов" w:date="2022-08-31T14:47:00Z">
        <w:r w:rsidRPr="00BC603C">
          <w:t xml:space="preserve"> СП</w:t>
        </w:r>
      </w:ins>
      <w:ins w:id="610" w:author="Николай Богомолов" w:date="2022-08-31T14:49:00Z">
        <w:r w:rsidRPr="00BC603C">
          <w:t xml:space="preserve"> регистрируется образование новой плавки в промковше с указанием порядкового номера разливки плавки</w:t>
        </w:r>
      </w:ins>
      <w:ins w:id="611" w:author="Николай Богомолов" w:date="2022-08-31T15:04:00Z">
        <w:r w:rsidR="00100A03" w:rsidRPr="00BC603C">
          <w:t xml:space="preserve"> и даты и времени начала разлив</w:t>
        </w:r>
      </w:ins>
      <w:ins w:id="612" w:author="Николай Богомолов" w:date="2022-08-31T15:05:00Z">
        <w:r w:rsidR="00100A03" w:rsidRPr="00BC603C">
          <w:t>ки</w:t>
        </w:r>
      </w:ins>
      <w:ins w:id="613" w:author="Николай Богомолов" w:date="2022-08-31T14:49:00Z">
        <w:r w:rsidRPr="00BC603C">
          <w:t xml:space="preserve">. </w:t>
        </w:r>
      </w:ins>
    </w:p>
    <w:p w14:paraId="619D53F6" w14:textId="6DF81301" w:rsidR="00982EFB" w:rsidRPr="00BC603C" w:rsidRDefault="00982EFB" w:rsidP="00982EFB">
      <w:pPr>
        <w:rPr>
          <w:ins w:id="614" w:author="Николай Богомолов" w:date="2022-08-31T14:47:00Z"/>
        </w:rPr>
      </w:pPr>
      <w:ins w:id="615" w:author="Николай Богомолов" w:date="2022-08-31T14:49:00Z">
        <w:r w:rsidRPr="00BC603C">
          <w:t>Если номер разл</w:t>
        </w:r>
      </w:ins>
      <w:ins w:id="616" w:author="Николай Богомолов" w:date="2022-08-31T14:50:00Z">
        <w:r w:rsidRPr="00BC603C">
          <w:t xml:space="preserve">иваемой плавки уже присутствует в СП, то порядковый номер разливки для этой плавки </w:t>
        </w:r>
      </w:ins>
      <w:ins w:id="617" w:author="Николай Богомолов" w:date="2022-08-31T15:03:00Z">
        <w:r w:rsidR="00100A03" w:rsidRPr="00BC603C">
          <w:t>инкрементируется на единицу.</w:t>
        </w:r>
      </w:ins>
      <w:ins w:id="618" w:author="Николай Богомолов" w:date="2022-08-31T14:47:00Z">
        <w:r w:rsidRPr="00BC603C">
          <w:t xml:space="preserve"> </w:t>
        </w:r>
      </w:ins>
      <w:ins w:id="619" w:author="Николай Богомолов" w:date="2022-08-31T15:05:00Z">
        <w:r w:rsidR="00100A03" w:rsidRPr="00BC603C">
          <w:t>При этом дата и время разливки также изменяются.</w:t>
        </w:r>
      </w:ins>
    </w:p>
    <w:p w14:paraId="0C8FD12D" w14:textId="6A0263D7" w:rsidR="00100A03" w:rsidRDefault="00100A03" w:rsidP="00100A03">
      <w:pPr>
        <w:rPr>
          <w:ins w:id="620" w:author="Николай Богомолов" w:date="2022-08-31T15:05:00Z"/>
        </w:rPr>
      </w:pPr>
      <w:ins w:id="621" w:author="Николай Богомолов" w:date="2022-08-31T15:05:00Z">
        <w:r w:rsidRPr="00BC603C">
          <w:t>При регистрации окончания разливки плавки, нижний уровень СП передает на верхний уровень СП номер разливаемой плавки</w:t>
        </w:r>
      </w:ins>
      <w:ins w:id="622" w:author="Николай Богомолов" w:date="2022-09-01T15:09:00Z">
        <w:r w:rsidR="003154EA" w:rsidRPr="00BC603C">
          <w:rPr>
            <w:rPrChange w:id="623" w:author="Николай Богомолов" w:date="2022-09-09T16:25:00Z">
              <w:rPr>
                <w:highlight w:val="cyan"/>
              </w:rPr>
            </w:rPrChange>
          </w:rPr>
          <w:t xml:space="preserve">, вес промковша в момент окончания разливки </w:t>
        </w:r>
      </w:ins>
      <w:ins w:id="624" w:author="Николай Богомолов" w:date="2022-08-31T15:05:00Z">
        <w:r w:rsidRPr="00BC603C">
          <w:t xml:space="preserve">и время </w:t>
        </w:r>
      </w:ins>
      <w:ins w:id="625" w:author="Николай Богомолов" w:date="2022-08-31T15:06:00Z">
        <w:r w:rsidRPr="00BC603C">
          <w:t>окончания</w:t>
        </w:r>
      </w:ins>
      <w:ins w:id="626" w:author="Николай Богомолов" w:date="2022-08-31T15:05:00Z">
        <w:r w:rsidRPr="00BC603C">
          <w:t xml:space="preserve"> разливки. На верхнем уровне СП регистрируется </w:t>
        </w:r>
      </w:ins>
      <w:ins w:id="627" w:author="Николай Богомолов" w:date="2022-08-31T15:06:00Z">
        <w:r w:rsidRPr="00BC603C">
          <w:t xml:space="preserve">завершение разливки плавки </w:t>
        </w:r>
      </w:ins>
      <w:ins w:id="628" w:author="Николай Богомолов" w:date="2022-08-31T15:05:00Z">
        <w:r w:rsidRPr="00BC603C">
          <w:t xml:space="preserve">с указанием даты и времени </w:t>
        </w:r>
      </w:ins>
      <w:ins w:id="629" w:author="Николай Богомолов" w:date="2022-08-31T15:06:00Z">
        <w:r w:rsidRPr="00BC603C">
          <w:t>окончания</w:t>
        </w:r>
      </w:ins>
      <w:ins w:id="630" w:author="Николай Богомолов" w:date="2022-08-31T15:05:00Z">
        <w:r w:rsidRPr="00BC603C">
          <w:t xml:space="preserve"> разливки.</w:t>
        </w:r>
        <w:r>
          <w:t xml:space="preserve"> </w:t>
        </w:r>
      </w:ins>
    </w:p>
    <w:p w14:paraId="41E62AA1" w14:textId="78B5AC63" w:rsidR="00982EFB" w:rsidDel="00100A03" w:rsidRDefault="00982EFB" w:rsidP="00E112E8">
      <w:pPr>
        <w:rPr>
          <w:del w:id="631" w:author="Николай Богомолов" w:date="2022-08-31T15:07:00Z"/>
        </w:rPr>
      </w:pPr>
    </w:p>
    <w:p w14:paraId="282C4154" w14:textId="77777777" w:rsidR="00260DC2" w:rsidRPr="002741D2" w:rsidRDefault="00932588" w:rsidP="00260DC2">
      <w:r>
        <w:t xml:space="preserve">На нижнем уровне СП, процесс разливки металла в ручьи, </w:t>
      </w:r>
      <w:r w:rsidR="007D25BB">
        <w:t xml:space="preserve">обрабатывается </w:t>
      </w:r>
      <w:r>
        <w:t xml:space="preserve">с помощью математической модели, в которой каждый ручей, выходящий из кристаллизатора, делится на </w:t>
      </w:r>
      <w:r w:rsidRPr="002741D2">
        <w:t xml:space="preserve">участки (небольшие </w:t>
      </w:r>
      <w:r w:rsidR="002741D2" w:rsidRPr="002741D2">
        <w:t>части</w:t>
      </w:r>
      <w:r w:rsidRPr="002741D2">
        <w:t xml:space="preserve"> целого ручья). Базовая длина такого участка ручья будет определяться в ходе наладки, исходя из производительности КП и памяти, доступной для хранения информации по участкам ручья.</w:t>
      </w:r>
    </w:p>
    <w:p w14:paraId="44D3026A" w14:textId="77777777" w:rsidR="00260DC2" w:rsidRPr="002741D2" w:rsidRDefault="00932588" w:rsidP="00260DC2">
      <w:r w:rsidRPr="002741D2">
        <w:t>При изменении длины вышедшего металла на базовую длину участка ручья в модели ручья создаётся объект «участок ручья». Каждый участок имеет следующий набор параметров:</w:t>
      </w:r>
    </w:p>
    <w:p w14:paraId="6E10809C" w14:textId="77777777" w:rsidR="00260DC2" w:rsidRPr="002741D2" w:rsidRDefault="00932588">
      <w:pPr>
        <w:pStyle w:val="a"/>
        <w:numPr>
          <w:ilvl w:val="0"/>
          <w:numId w:val="24"/>
        </w:numPr>
      </w:pPr>
      <w:r w:rsidRPr="002741D2">
        <w:t xml:space="preserve">Время разливки – время окончания выхода участка </w:t>
      </w:r>
      <w:r w:rsidR="002741D2" w:rsidRPr="002741D2">
        <w:t xml:space="preserve">ручья </w:t>
      </w:r>
      <w:r w:rsidRPr="002741D2">
        <w:t>из кристаллизатора.</w:t>
      </w:r>
    </w:p>
    <w:p w14:paraId="0A22D44A" w14:textId="77777777" w:rsidR="00260DC2" w:rsidRPr="002741D2" w:rsidRDefault="00932588">
      <w:pPr>
        <w:pStyle w:val="a"/>
        <w:numPr>
          <w:ilvl w:val="0"/>
          <w:numId w:val="24"/>
        </w:numPr>
      </w:pPr>
      <w:r w:rsidRPr="002741D2">
        <w:t>Основная плавка – превалирующая плавка, попавшая в участок ручья при разливке. Та плавка, которая сейчас по расчётам выходит из кристаллизатора, если допустить, что перемешивание в промковше невозможно.</w:t>
      </w:r>
    </w:p>
    <w:p w14:paraId="7536D8D8" w14:textId="77777777" w:rsidR="00556659" w:rsidRPr="002741D2" w:rsidRDefault="00932588">
      <w:pPr>
        <w:pStyle w:val="a"/>
        <w:numPr>
          <w:ilvl w:val="0"/>
          <w:numId w:val="24"/>
        </w:numPr>
      </w:pPr>
      <w:r w:rsidRPr="002741D2">
        <w:t>Сопутствующая плавка – вторая плавка, находящаяся поверх основной в промковше, в момент разливки участка ручья или плавка, остатки которой могут находится в промковше.</w:t>
      </w:r>
      <w:r w:rsidR="00263799" w:rsidRPr="002741D2">
        <w:t xml:space="preserve"> </w:t>
      </w:r>
      <w:r w:rsidRPr="002741D2">
        <w:t>Если в промковше только одна плавка в параметр Сопутствующая плавка записывается 0.</w:t>
      </w:r>
    </w:p>
    <w:p w14:paraId="5429DEFD" w14:textId="77777777" w:rsidR="006C1E2F" w:rsidRDefault="00932588" w:rsidP="00E112E8">
      <w:r>
        <w:t xml:space="preserve">При заливке первой плавки в пустой промковш, </w:t>
      </w:r>
      <w:r w:rsidR="00121A29">
        <w:t xml:space="preserve">нижний уровень СП </w:t>
      </w:r>
      <w:r w:rsidR="00E112E8">
        <w:t xml:space="preserve">получает номер разливаемой плавки из данных АРМа главного пульта управления разливки, и для всех формирующихся </w:t>
      </w:r>
      <w:r w:rsidR="0026091A">
        <w:t>участков ручья</w:t>
      </w:r>
      <w:r w:rsidR="00E112E8">
        <w:t xml:space="preserve"> устанавливает </w:t>
      </w:r>
      <w:r w:rsidR="0026091A">
        <w:t>основную</w:t>
      </w:r>
      <w:r w:rsidR="00E112E8">
        <w:t xml:space="preserve"> плавк</w:t>
      </w:r>
      <w:r w:rsidR="00D06880">
        <w:t>у равную разливаемой плавке с АРМ</w:t>
      </w:r>
      <w:r w:rsidR="00E112E8">
        <w:t>.</w:t>
      </w:r>
    </w:p>
    <w:p w14:paraId="655C67F3" w14:textId="3CD22071" w:rsidR="002759A2" w:rsidRDefault="00932588" w:rsidP="002759A2">
      <w:pPr>
        <w:rPr>
          <w:ins w:id="632" w:author="Николай Богомолов" w:date="2022-08-30T16:56:00Z"/>
        </w:rPr>
      </w:pPr>
      <w:r>
        <w:t xml:space="preserve">При разливке </w:t>
      </w:r>
      <w:r w:rsidR="006C1E2F">
        <w:t>нов</w:t>
      </w:r>
      <w:r w:rsidR="000F5FA8">
        <w:t>ой</w:t>
      </w:r>
      <w:r w:rsidR="006C1E2F">
        <w:t xml:space="preserve"> (втор</w:t>
      </w:r>
      <w:r>
        <w:t>ой</w:t>
      </w:r>
      <w:r w:rsidR="006C1E2F">
        <w:t xml:space="preserve"> или последующ</w:t>
      </w:r>
      <w:r>
        <w:t>ей</w:t>
      </w:r>
      <w:r w:rsidR="006C1E2F">
        <w:t>) плавк</w:t>
      </w:r>
      <w:r>
        <w:t>и в промковш</w:t>
      </w:r>
      <w:r w:rsidR="006C1E2F">
        <w:t>,</w:t>
      </w:r>
      <w:r w:rsidR="000F5FA8" w:rsidRPr="000F5FA8">
        <w:t xml:space="preserve"> </w:t>
      </w:r>
      <w:r w:rsidR="000F5FA8">
        <w:t>нижний уровень СП получает номер разливаемой плавки из данных АРМа главного пульта управления разливки и</w:t>
      </w:r>
      <w:r w:rsidR="006C1E2F">
        <w:t xml:space="preserve"> начинает </w:t>
      </w:r>
      <w:r>
        <w:lastRenderedPageBreak/>
        <w:t>рассчитывать</w:t>
      </w:r>
      <w:r w:rsidR="006C1E2F">
        <w:t xml:space="preserve"> </w:t>
      </w:r>
      <w:r>
        <w:t xml:space="preserve">виртуальную </w:t>
      </w:r>
      <w:r w:rsidR="006C1E2F">
        <w:t>границу между плавками</w:t>
      </w:r>
      <w:r>
        <w:t>, при этом считается, что в промковше плавки не перемешиваются.</w:t>
      </w:r>
      <w:r w:rsidR="000F5FA8">
        <w:t xml:space="preserve"> На нижнем уровне СП может храниться информаци</w:t>
      </w:r>
      <w:r w:rsidR="007B0556">
        <w:t>ю</w:t>
      </w:r>
      <w:r w:rsidR="000F5FA8">
        <w:t xml:space="preserve"> о двух разливаемых плавках. Смешение трёх плавок в промковше считается невозможным.</w:t>
      </w:r>
    </w:p>
    <w:p w14:paraId="64337002" w14:textId="192293E7" w:rsidR="001F4314" w:rsidDel="00982EFB" w:rsidRDefault="001F4314" w:rsidP="002759A2">
      <w:pPr>
        <w:rPr>
          <w:del w:id="633" w:author="Николай Богомолов" w:date="2022-08-31T14:47:00Z"/>
        </w:rPr>
      </w:pPr>
    </w:p>
    <w:p w14:paraId="250CBF87" w14:textId="77777777" w:rsidR="002759A2" w:rsidRDefault="00932588" w:rsidP="002759A2">
      <w:pPr>
        <w:spacing w:after="0"/>
        <w:jc w:val="center"/>
      </w:pPr>
      <w:r>
        <w:object w:dxaOrig="8342" w:dyaOrig="5925" w14:anchorId="27E58F5F">
          <v:shape id="_x0000_i1027" type="#_x0000_t75" style="width:417pt;height:294.75pt" o:ole="">
            <v:imagedata r:id="rId12" o:title=""/>
          </v:shape>
          <o:OLEObject Type="Embed" ProgID="Visio.Drawing.15" ShapeID="_x0000_i1027" DrawAspect="Content" ObjectID="_1727081078" r:id="rId13"/>
        </w:object>
      </w:r>
    </w:p>
    <w:p w14:paraId="751C673F" w14:textId="77777777" w:rsidR="002759A2" w:rsidRPr="002759A2" w:rsidRDefault="00932588" w:rsidP="002759A2">
      <w:pPr>
        <w:jc w:val="center"/>
        <w:rPr>
          <w:i/>
          <w:iCs/>
        </w:rPr>
      </w:pPr>
      <w:r w:rsidRPr="002759A2">
        <w:rPr>
          <w:i/>
          <w:iCs/>
        </w:rPr>
        <w:t>Рис 3. Условное отображение модели разливки плавки.</w:t>
      </w:r>
    </w:p>
    <w:p w14:paraId="5DB1C77B" w14:textId="77777777" w:rsidR="007D7BA9" w:rsidRDefault="00932588" w:rsidP="00E112E8">
      <w:r>
        <w:t xml:space="preserve">Расчёт </w:t>
      </w:r>
      <w:r w:rsidR="002759A2">
        <w:t xml:space="preserve">виртуальной </w:t>
      </w:r>
      <w:r>
        <w:t xml:space="preserve">границы плавок производится путём вычисления вышедшей через ручьи массы металла и вычитания этой массы из массы металла в промковше </w:t>
      </w:r>
      <w:r w:rsidR="002759A2">
        <w:t>на</w:t>
      </w:r>
      <w:r>
        <w:t xml:space="preserve"> момент начала заливки следующей плавки.</w:t>
      </w:r>
      <w:r w:rsidR="002759A2">
        <w:t xml:space="preserve"> Масса металла,</w:t>
      </w:r>
      <w:r>
        <w:t xml:space="preserve"> вышедшего в ручьи </w:t>
      </w:r>
      <w:r w:rsidR="002759A2">
        <w:t>за период,</w:t>
      </w:r>
      <w:r>
        <w:t xml:space="preserve"> рассчитывается как разница длин вышедшего металла от начала серии умноженная на массу погонного метра.</w:t>
      </w:r>
      <w:r w:rsidR="00C76D5C">
        <w:t xml:space="preserve"> </w:t>
      </w:r>
    </w:p>
    <w:p w14:paraId="0103D77B" w14:textId="3E45E9D9" w:rsidR="00C94641" w:rsidRDefault="00932588" w:rsidP="007A6062">
      <w:r w:rsidRPr="002741D2">
        <w:t>Нижний уровень СП перед</w:t>
      </w:r>
      <w:r w:rsidR="000B23B9" w:rsidRPr="002741D2">
        <w:t>аё</w:t>
      </w:r>
      <w:r w:rsidRPr="002741D2">
        <w:t xml:space="preserve">т на верхний уровень СП информацию о </w:t>
      </w:r>
      <w:r w:rsidR="006118F3">
        <w:t xml:space="preserve">виртуальной </w:t>
      </w:r>
      <w:r w:rsidR="002741D2" w:rsidRPr="002741D2">
        <w:t>границе плавок в ручье.</w:t>
      </w:r>
      <w:r w:rsidRPr="002741D2">
        <w:t xml:space="preserve"> На</w:t>
      </w:r>
      <w:r>
        <w:t xml:space="preserve"> верхнем </w:t>
      </w:r>
      <w:r w:rsidRPr="00BC603C">
        <w:t xml:space="preserve">уровне СП, в АРМе оператора, отображается условная схема </w:t>
      </w:r>
      <w:r w:rsidR="0062639C" w:rsidRPr="00BC603C">
        <w:t>разливки металла</w:t>
      </w:r>
      <w:r w:rsidRPr="00BC603C">
        <w:t xml:space="preserve">, на которой разные плавки в </w:t>
      </w:r>
      <w:r w:rsidR="0062639C" w:rsidRPr="00BC603C">
        <w:t xml:space="preserve">промковше и ручьях </w:t>
      </w:r>
      <w:r w:rsidRPr="00BC603C">
        <w:t xml:space="preserve">выделены разным цветом. </w:t>
      </w:r>
      <w:r w:rsidR="00C94641" w:rsidRPr="00BC603C">
        <w:rPr>
          <w:rPrChange w:id="634" w:author="Николай Богомолов" w:date="2022-09-09T16:25:00Z">
            <w:rPr>
              <w:highlight w:val="cyan"/>
            </w:rPr>
          </w:rPrChange>
        </w:rPr>
        <w:t xml:space="preserve">Верхний уровень СП позволяет осуществлять ручное редактирование положения виртуальной границы плавок </w:t>
      </w:r>
      <w:r w:rsidR="0062639C" w:rsidRPr="00BC603C">
        <w:rPr>
          <w:rPrChange w:id="635" w:author="Николай Богомолов" w:date="2022-09-09T16:25:00Z">
            <w:rPr>
              <w:highlight w:val="cyan"/>
            </w:rPr>
          </w:rPrChange>
        </w:rPr>
        <w:t xml:space="preserve">на условной схеме </w:t>
      </w:r>
      <w:r w:rsidR="008B0C0A" w:rsidRPr="00BC603C">
        <w:rPr>
          <w:rPrChange w:id="636" w:author="Николай Богомолов" w:date="2022-09-09T16:25:00Z">
            <w:rPr>
              <w:highlight w:val="cyan"/>
            </w:rPr>
          </w:rPrChange>
        </w:rPr>
        <w:t xml:space="preserve">разливки металла в </w:t>
      </w:r>
      <w:r w:rsidR="0062639C" w:rsidRPr="00BC603C">
        <w:rPr>
          <w:rPrChange w:id="637" w:author="Николай Богомолов" w:date="2022-09-09T16:25:00Z">
            <w:rPr>
              <w:highlight w:val="cyan"/>
            </w:rPr>
          </w:rPrChange>
        </w:rPr>
        <w:t>АРМ</w:t>
      </w:r>
      <w:r w:rsidR="00FE2D0A" w:rsidRPr="00BC603C">
        <w:rPr>
          <w:rPrChange w:id="638" w:author="Николай Богомолов" w:date="2022-09-09T16:25:00Z">
            <w:rPr>
              <w:highlight w:val="cyan"/>
            </w:rPr>
          </w:rPrChange>
        </w:rPr>
        <w:t>е</w:t>
      </w:r>
      <w:r w:rsidR="0062639C" w:rsidRPr="00BC603C">
        <w:rPr>
          <w:rPrChange w:id="639" w:author="Николай Богомолов" w:date="2022-09-09T16:25:00Z">
            <w:rPr>
              <w:highlight w:val="cyan"/>
            </w:rPr>
          </w:rPrChange>
        </w:rPr>
        <w:t xml:space="preserve"> оператора</w:t>
      </w:r>
      <w:r w:rsidR="008B0C0A" w:rsidRPr="00BC603C">
        <w:rPr>
          <w:rPrChange w:id="640" w:author="Николай Богомолов" w:date="2022-09-09T16:25:00Z">
            <w:rPr>
              <w:highlight w:val="cyan"/>
            </w:rPr>
          </w:rPrChange>
        </w:rPr>
        <w:t xml:space="preserve"> СП</w:t>
      </w:r>
      <w:r w:rsidR="00C94641" w:rsidRPr="00BC603C">
        <w:rPr>
          <w:rPrChange w:id="641" w:author="Николай Богомолов" w:date="2022-09-09T16:25:00Z">
            <w:rPr>
              <w:highlight w:val="cyan"/>
            </w:rPr>
          </w:rPrChange>
        </w:rPr>
        <w:t xml:space="preserve">. </w:t>
      </w:r>
    </w:p>
    <w:p w14:paraId="083EB398" w14:textId="0C17B658" w:rsidR="007A6062" w:rsidRPr="00872DD0" w:rsidRDefault="00932588" w:rsidP="007A6062">
      <w:r w:rsidRPr="00872DD0">
        <w:t xml:space="preserve">Алгоритмы работы СП по отображению границы плавок на АРМе </w:t>
      </w:r>
      <w:r>
        <w:t xml:space="preserve">оператора СП </w:t>
      </w:r>
      <w:r w:rsidRPr="00872DD0">
        <w:t xml:space="preserve">изображены на </w:t>
      </w:r>
      <w:r w:rsidRPr="007A6062">
        <w:t>рисунке 4.</w:t>
      </w:r>
    </w:p>
    <w:p w14:paraId="0E93584B" w14:textId="04BB160E" w:rsidR="007A6062" w:rsidRPr="002370D1" w:rsidRDefault="00932588" w:rsidP="00CD034E">
      <w:pPr>
        <w:pStyle w:val="afa"/>
        <w:widowControl w:val="0"/>
        <w:autoSpaceDE w:val="0"/>
        <w:autoSpaceDN w:val="0"/>
        <w:spacing w:after="0"/>
        <w:jc w:val="center"/>
        <w:rPr>
          <w:rFonts w:ascii="Calibri" w:hAnsi="Calibri" w:cs="Calibri"/>
          <w:bCs/>
          <w:i/>
          <w:iCs/>
          <w:szCs w:val="22"/>
        </w:rPr>
      </w:pPr>
      <w:r>
        <w:object w:dxaOrig="9385" w:dyaOrig="3180" w14:anchorId="2CB9E7EF">
          <v:shape id="_x0000_i1028" type="#_x0000_t75" style="width:468pt;height:158.25pt" o:ole="">
            <v:imagedata r:id="rId14" o:title=""/>
          </v:shape>
          <o:OLEObject Type="Embed" ProgID="Visio.Drawing.15" ShapeID="_x0000_i1028" DrawAspect="Content" ObjectID="_1727081079" r:id="rId15"/>
        </w:object>
      </w:r>
      <w:r w:rsidRPr="002370D1">
        <w:rPr>
          <w:rFonts w:ascii="Calibri" w:hAnsi="Calibri" w:cs="Calibri"/>
          <w:bCs/>
          <w:i/>
          <w:iCs/>
          <w:szCs w:val="22"/>
        </w:rPr>
        <w:t xml:space="preserve">Рис. </w:t>
      </w:r>
      <w:r>
        <w:rPr>
          <w:rFonts w:ascii="Calibri" w:hAnsi="Calibri" w:cs="Calibri"/>
          <w:bCs/>
          <w:i/>
          <w:iCs/>
          <w:szCs w:val="22"/>
        </w:rPr>
        <w:t>4</w:t>
      </w:r>
      <w:r w:rsidRPr="002370D1">
        <w:rPr>
          <w:rFonts w:ascii="Calibri" w:hAnsi="Calibri" w:cs="Calibri"/>
          <w:bCs/>
          <w:i/>
          <w:iCs/>
          <w:szCs w:val="22"/>
        </w:rPr>
        <w:t>. Алгоритмы отображения границы плавки на АРМ</w:t>
      </w:r>
      <w:r>
        <w:rPr>
          <w:rFonts w:ascii="Calibri" w:hAnsi="Calibri" w:cs="Calibri"/>
          <w:bCs/>
          <w:i/>
          <w:iCs/>
          <w:szCs w:val="22"/>
        </w:rPr>
        <w:t xml:space="preserve"> оператора СП</w:t>
      </w:r>
    </w:p>
    <w:p w14:paraId="45AEE400" w14:textId="77777777" w:rsidR="007B0556" w:rsidRDefault="00932588" w:rsidP="00E112E8">
      <w:r w:rsidRPr="006118F3">
        <w:lastRenderedPageBreak/>
        <w:t>СП отслеживает в</w:t>
      </w:r>
      <w:r w:rsidR="002759A2" w:rsidRPr="006118F3">
        <w:t>иртуальн</w:t>
      </w:r>
      <w:r w:rsidRPr="006118F3">
        <w:t>ую</w:t>
      </w:r>
      <w:r w:rsidR="002759A2" w:rsidRPr="006118F3">
        <w:t xml:space="preserve"> г</w:t>
      </w:r>
      <w:r w:rsidR="006C1E2F" w:rsidRPr="006118F3">
        <w:t>раниц</w:t>
      </w:r>
      <w:r w:rsidRPr="006118F3">
        <w:t>у</w:t>
      </w:r>
      <w:r w:rsidR="006C1E2F" w:rsidRPr="006118F3">
        <w:t xml:space="preserve"> плавок </w:t>
      </w:r>
      <w:r w:rsidRPr="006118F3">
        <w:t xml:space="preserve">в ручьях </w:t>
      </w:r>
      <w:r w:rsidR="006C1E2F" w:rsidRPr="006118F3">
        <w:t xml:space="preserve">до момента отрезания </w:t>
      </w:r>
      <w:r w:rsidRPr="006118F3">
        <w:t>участка ручья, на который приходится рассчитанная граница. Расч</w:t>
      </w:r>
      <w:r w:rsidR="002F2DCC" w:rsidRPr="006118F3">
        <w:t>ё</w:t>
      </w:r>
      <w:r w:rsidRPr="006118F3">
        <w:t>т новой границы плавки начинается в момент следующей разливки стальковша в промковш.</w:t>
      </w:r>
    </w:p>
    <w:p w14:paraId="72FE0BDD" w14:textId="698BCE72" w:rsidR="00FE2D0A" w:rsidRPr="001549AE" w:rsidRDefault="00FE2D0A">
      <w:pPr>
        <w:pStyle w:val="3"/>
        <w:numPr>
          <w:ilvl w:val="2"/>
          <w:numId w:val="5"/>
        </w:numPr>
        <w:ind w:left="709"/>
        <w:rPr>
          <w:rPrChange w:id="642" w:author="Николай Богомолов" w:date="2022-09-09T16:06:00Z">
            <w:rPr>
              <w:highlight w:val="cyan"/>
            </w:rPr>
          </w:rPrChange>
        </w:rPr>
      </w:pPr>
      <w:bookmarkStart w:id="643" w:name="_Toc116467167"/>
      <w:r w:rsidRPr="001549AE">
        <w:rPr>
          <w:rPrChange w:id="644" w:author="Николай Богомолов" w:date="2022-09-09T16:06:00Z">
            <w:rPr>
              <w:highlight w:val="cyan"/>
            </w:rPr>
          </w:rPrChange>
        </w:rPr>
        <w:t>Ручное редактирование положения виртуальной границы плавок</w:t>
      </w:r>
      <w:bookmarkEnd w:id="643"/>
      <w:r w:rsidRPr="001549AE">
        <w:rPr>
          <w:rPrChange w:id="645" w:author="Николай Богомолов" w:date="2022-09-09T16:06:00Z">
            <w:rPr>
              <w:highlight w:val="cyan"/>
            </w:rPr>
          </w:rPrChange>
        </w:rPr>
        <w:t xml:space="preserve"> </w:t>
      </w:r>
    </w:p>
    <w:p w14:paraId="5F474AE7" w14:textId="011D4676" w:rsidR="00824E02" w:rsidRPr="001549AE" w:rsidRDefault="00824E02" w:rsidP="00FE2D0A">
      <w:pPr>
        <w:rPr>
          <w:rPrChange w:id="646" w:author="Николай Богомолов" w:date="2022-09-09T16:06:00Z">
            <w:rPr>
              <w:highlight w:val="cyan"/>
            </w:rPr>
          </w:rPrChange>
        </w:rPr>
      </w:pPr>
      <w:r w:rsidRPr="001549AE">
        <w:rPr>
          <w:rPrChange w:id="647" w:author="Николай Богомолов" w:date="2022-09-09T16:06:00Z">
            <w:rPr>
              <w:highlight w:val="cyan"/>
            </w:rPr>
          </w:rPrChange>
        </w:rPr>
        <w:t xml:space="preserve">Положение виртуальной границы плавок может быть отредактировано для </w:t>
      </w:r>
      <w:r w:rsidR="00A6022E" w:rsidRPr="001549AE">
        <w:rPr>
          <w:rPrChange w:id="648" w:author="Николай Богомолов" w:date="2022-09-09T16:06:00Z">
            <w:rPr>
              <w:highlight w:val="cyan"/>
            </w:rPr>
          </w:rPrChange>
        </w:rPr>
        <w:t>промковша и</w:t>
      </w:r>
      <w:r w:rsidRPr="001549AE">
        <w:rPr>
          <w:rPrChange w:id="649" w:author="Николай Богомолов" w:date="2022-09-09T16:06:00Z">
            <w:rPr>
              <w:highlight w:val="cyan"/>
            </w:rPr>
          </w:rPrChange>
        </w:rPr>
        <w:t xml:space="preserve"> для каждого ручья по отдельности</w:t>
      </w:r>
      <w:r w:rsidR="003914CC" w:rsidRPr="001549AE">
        <w:rPr>
          <w:rPrChange w:id="650" w:author="Николай Богомолов" w:date="2022-09-09T16:06:00Z">
            <w:rPr>
              <w:highlight w:val="cyan"/>
            </w:rPr>
          </w:rPrChange>
        </w:rPr>
        <w:t>, используя соответствующие инструменты на АРМе оператора СП</w:t>
      </w:r>
      <w:r w:rsidRPr="001549AE">
        <w:rPr>
          <w:rPrChange w:id="651" w:author="Николай Богомолов" w:date="2022-09-09T16:06:00Z">
            <w:rPr>
              <w:highlight w:val="cyan"/>
            </w:rPr>
          </w:rPrChange>
        </w:rPr>
        <w:t>.</w:t>
      </w:r>
    </w:p>
    <w:p w14:paraId="337BDA3C" w14:textId="3BE33944" w:rsidR="00FE2D0A" w:rsidRPr="001549AE" w:rsidRDefault="003914CC" w:rsidP="00FE2D0A">
      <w:pPr>
        <w:rPr>
          <w:rPrChange w:id="652" w:author="Николай Богомолов" w:date="2022-09-09T16:06:00Z">
            <w:rPr>
              <w:highlight w:val="cyan"/>
            </w:rPr>
          </w:rPrChange>
        </w:rPr>
      </w:pPr>
      <w:r w:rsidRPr="001549AE">
        <w:rPr>
          <w:rPrChange w:id="653" w:author="Николай Богомолов" w:date="2022-09-09T16:06:00Z">
            <w:rPr>
              <w:highlight w:val="cyan"/>
            </w:rPr>
          </w:rPrChange>
        </w:rPr>
        <w:t>Редактирование п</w:t>
      </w:r>
      <w:r w:rsidR="0046681D" w:rsidRPr="001549AE">
        <w:rPr>
          <w:rPrChange w:id="654" w:author="Николай Богомолов" w:date="2022-09-09T16:06:00Z">
            <w:rPr>
              <w:highlight w:val="cyan"/>
            </w:rPr>
          </w:rPrChange>
        </w:rPr>
        <w:t>оложени</w:t>
      </w:r>
      <w:r w:rsidRPr="001549AE">
        <w:rPr>
          <w:rPrChange w:id="655" w:author="Николай Богомолов" w:date="2022-09-09T16:06:00Z">
            <w:rPr>
              <w:highlight w:val="cyan"/>
            </w:rPr>
          </w:rPrChange>
        </w:rPr>
        <w:t>я</w:t>
      </w:r>
      <w:r w:rsidR="0046681D" w:rsidRPr="001549AE">
        <w:rPr>
          <w:rPrChange w:id="656" w:author="Николай Богомолов" w:date="2022-09-09T16:06:00Z">
            <w:rPr>
              <w:highlight w:val="cyan"/>
            </w:rPr>
          </w:rPrChange>
        </w:rPr>
        <w:t xml:space="preserve"> виртуальной границы плавок </w:t>
      </w:r>
      <w:r w:rsidR="00824E02" w:rsidRPr="001549AE">
        <w:rPr>
          <w:rPrChange w:id="657" w:author="Николай Богомолов" w:date="2022-09-09T16:06:00Z">
            <w:rPr>
              <w:highlight w:val="cyan"/>
            </w:rPr>
          </w:rPrChange>
        </w:rPr>
        <w:t xml:space="preserve">в </w:t>
      </w:r>
      <w:r w:rsidRPr="001549AE">
        <w:rPr>
          <w:rPrChange w:id="658" w:author="Николай Богомолов" w:date="2022-09-09T16:06:00Z">
            <w:rPr>
              <w:highlight w:val="cyan"/>
            </w:rPr>
          </w:rPrChange>
        </w:rPr>
        <w:t xml:space="preserve">промковше осуществляется </w:t>
      </w:r>
      <w:r w:rsidR="00B54178" w:rsidRPr="001549AE">
        <w:rPr>
          <w:rPrChange w:id="659" w:author="Николай Богомолов" w:date="2022-09-09T16:06:00Z">
            <w:rPr>
              <w:highlight w:val="cyan"/>
            </w:rPr>
          </w:rPrChange>
        </w:rPr>
        <w:t xml:space="preserve">путём </w:t>
      </w:r>
      <w:r w:rsidR="00A6022E" w:rsidRPr="001549AE">
        <w:rPr>
          <w:rPrChange w:id="660" w:author="Николай Богомолов" w:date="2022-09-09T16:06:00Z">
            <w:rPr>
              <w:highlight w:val="cyan"/>
            </w:rPr>
          </w:rPrChange>
        </w:rPr>
        <w:t>указания</w:t>
      </w:r>
      <w:r w:rsidRPr="001549AE">
        <w:rPr>
          <w:rPrChange w:id="661" w:author="Николай Богомолов" w:date="2022-09-09T16:06:00Z">
            <w:rPr>
              <w:highlight w:val="cyan"/>
            </w:rPr>
          </w:rPrChange>
        </w:rPr>
        <w:t xml:space="preserve"> </w:t>
      </w:r>
      <w:r w:rsidR="00A6022E" w:rsidRPr="001549AE">
        <w:rPr>
          <w:rPrChange w:id="662" w:author="Николай Богомолов" w:date="2022-09-09T16:06:00Z">
            <w:rPr>
              <w:highlight w:val="cyan"/>
            </w:rPr>
          </w:rPrChange>
        </w:rPr>
        <w:t xml:space="preserve">массы металла, разливаемой в ручьи плавки </w:t>
      </w:r>
      <w:r w:rsidRPr="001549AE">
        <w:rPr>
          <w:rPrChange w:id="663" w:author="Николай Богомолов" w:date="2022-09-09T16:06:00Z">
            <w:rPr>
              <w:highlight w:val="cyan"/>
            </w:rPr>
          </w:rPrChange>
        </w:rPr>
        <w:t xml:space="preserve">в данный момент. </w:t>
      </w:r>
    </w:p>
    <w:p w14:paraId="146BA892" w14:textId="78D3BCDC" w:rsidR="003914CC" w:rsidRPr="001549AE" w:rsidRDefault="003914CC" w:rsidP="00FE2D0A">
      <w:pPr>
        <w:rPr>
          <w:rPrChange w:id="664" w:author="Николай Богомолов" w:date="2022-09-09T16:06:00Z">
            <w:rPr>
              <w:highlight w:val="cyan"/>
            </w:rPr>
          </w:rPrChange>
        </w:rPr>
      </w:pPr>
      <w:r w:rsidRPr="001549AE">
        <w:rPr>
          <w:rPrChange w:id="665" w:author="Николай Богомолов" w:date="2022-09-09T16:06:00Z">
            <w:rPr>
              <w:highlight w:val="cyan"/>
            </w:rPr>
          </w:rPrChange>
        </w:rPr>
        <w:t xml:space="preserve">Редактирование положения виртуальной границы плавок в ручье осуществляется </w:t>
      </w:r>
      <w:r w:rsidR="00B54178" w:rsidRPr="001549AE">
        <w:rPr>
          <w:rPrChange w:id="666" w:author="Николай Богомолов" w:date="2022-09-09T16:06:00Z">
            <w:rPr>
              <w:highlight w:val="cyan"/>
            </w:rPr>
          </w:rPrChange>
        </w:rPr>
        <w:t xml:space="preserve">путём </w:t>
      </w:r>
      <w:r w:rsidR="00C15B47" w:rsidRPr="001549AE">
        <w:rPr>
          <w:rPrChange w:id="667" w:author="Николай Богомолов" w:date="2022-09-09T16:06:00Z">
            <w:rPr>
              <w:highlight w:val="cyan"/>
            </w:rPr>
          </w:rPrChange>
        </w:rPr>
        <w:t xml:space="preserve">указания </w:t>
      </w:r>
      <w:r w:rsidR="0025410C" w:rsidRPr="001549AE">
        <w:rPr>
          <w:rPrChange w:id="668" w:author="Николай Богомолов" w:date="2022-09-09T16:06:00Z">
            <w:rPr>
              <w:highlight w:val="cyan"/>
            </w:rPr>
          </w:rPrChange>
        </w:rPr>
        <w:t>текущей длины</w:t>
      </w:r>
      <w:r w:rsidR="00C15B47" w:rsidRPr="001549AE">
        <w:rPr>
          <w:rPrChange w:id="669" w:author="Николай Богомолов" w:date="2022-09-09T16:06:00Z">
            <w:rPr>
              <w:highlight w:val="cyan"/>
            </w:rPr>
          </w:rPrChange>
        </w:rPr>
        <w:t xml:space="preserve"> </w:t>
      </w:r>
      <w:r w:rsidR="0025410C" w:rsidRPr="001549AE">
        <w:rPr>
          <w:rPrChange w:id="670" w:author="Николай Богомолов" w:date="2022-09-09T16:06:00Z">
            <w:rPr>
              <w:highlight w:val="cyan"/>
            </w:rPr>
          </w:rPrChange>
        </w:rPr>
        <w:t>участк</w:t>
      </w:r>
      <w:r w:rsidR="00C15B47" w:rsidRPr="001549AE">
        <w:rPr>
          <w:rPrChange w:id="671" w:author="Николай Богомолов" w:date="2022-09-09T16:06:00Z">
            <w:rPr>
              <w:highlight w:val="cyan"/>
            </w:rPr>
          </w:rPrChange>
        </w:rPr>
        <w:t>ов</w:t>
      </w:r>
      <w:r w:rsidR="0025410C" w:rsidRPr="001549AE">
        <w:rPr>
          <w:rPrChange w:id="672" w:author="Николай Богомолов" w:date="2022-09-09T16:06:00Z">
            <w:rPr>
              <w:highlight w:val="cyan"/>
            </w:rPr>
          </w:rPrChange>
        </w:rPr>
        <w:t xml:space="preserve"> ручья,</w:t>
      </w:r>
      <w:r w:rsidR="00C15B47" w:rsidRPr="001549AE">
        <w:rPr>
          <w:rPrChange w:id="673" w:author="Николай Богомолов" w:date="2022-09-09T16:06:00Z">
            <w:rPr>
              <w:highlight w:val="cyan"/>
            </w:rPr>
          </w:rPrChange>
        </w:rPr>
        <w:t xml:space="preserve"> для каждой плавки соответственно</w:t>
      </w:r>
      <w:r w:rsidR="0025410C" w:rsidRPr="001549AE">
        <w:rPr>
          <w:rPrChange w:id="674" w:author="Николай Богомолов" w:date="2022-09-09T16:06:00Z">
            <w:rPr>
              <w:highlight w:val="cyan"/>
            </w:rPr>
          </w:rPrChange>
        </w:rPr>
        <w:t xml:space="preserve">.  </w:t>
      </w:r>
    </w:p>
    <w:p w14:paraId="313428C6" w14:textId="00E73E6A" w:rsidR="003914CC" w:rsidRPr="00FE2D0A" w:rsidRDefault="0025410C" w:rsidP="00CD034E">
      <w:r w:rsidRPr="001549AE">
        <w:rPr>
          <w:rPrChange w:id="675" w:author="Николай Богомолов" w:date="2022-09-09T16:06:00Z">
            <w:rPr>
              <w:highlight w:val="cyan"/>
            </w:rPr>
          </w:rPrChange>
        </w:rPr>
        <w:t>И</w:t>
      </w:r>
      <w:r w:rsidR="003914CC" w:rsidRPr="001549AE">
        <w:rPr>
          <w:rPrChange w:id="676" w:author="Николай Богомолов" w:date="2022-09-09T16:06:00Z">
            <w:rPr>
              <w:highlight w:val="cyan"/>
            </w:rPr>
          </w:rPrChange>
        </w:rPr>
        <w:t xml:space="preserve">нформация о скорректированном положении виртуальной границы плавок </w:t>
      </w:r>
      <w:r w:rsidRPr="001549AE">
        <w:rPr>
          <w:rPrChange w:id="677" w:author="Николай Богомолов" w:date="2022-09-09T16:06:00Z">
            <w:rPr>
              <w:highlight w:val="cyan"/>
            </w:rPr>
          </w:rPrChange>
        </w:rPr>
        <w:t xml:space="preserve">учитывается в модели прослеживаемости верхнего уровня СП, а также </w:t>
      </w:r>
      <w:r w:rsidR="00B54178" w:rsidRPr="001549AE">
        <w:rPr>
          <w:rPrChange w:id="678" w:author="Николай Богомолов" w:date="2022-09-09T16:06:00Z">
            <w:rPr>
              <w:highlight w:val="cyan"/>
            </w:rPr>
          </w:rPrChange>
        </w:rPr>
        <w:t xml:space="preserve">передаётся </w:t>
      </w:r>
      <w:r w:rsidR="003914CC" w:rsidRPr="001549AE">
        <w:rPr>
          <w:rPrChange w:id="679" w:author="Николай Богомолов" w:date="2022-09-09T16:06:00Z">
            <w:rPr>
              <w:highlight w:val="cyan"/>
            </w:rPr>
          </w:rPrChange>
        </w:rPr>
        <w:t>на нижний уровень СП</w:t>
      </w:r>
      <w:r w:rsidRPr="001549AE">
        <w:rPr>
          <w:rPrChange w:id="680" w:author="Николай Богомолов" w:date="2022-09-09T16:06:00Z">
            <w:rPr>
              <w:highlight w:val="cyan"/>
            </w:rPr>
          </w:rPrChange>
        </w:rPr>
        <w:t xml:space="preserve"> для корректировки карты положения ОП.</w:t>
      </w:r>
    </w:p>
    <w:p w14:paraId="616DBB06" w14:textId="01721C32" w:rsidR="007B0556" w:rsidRPr="001030E1" w:rsidRDefault="00932588">
      <w:pPr>
        <w:pStyle w:val="3"/>
        <w:numPr>
          <w:ilvl w:val="2"/>
          <w:numId w:val="5"/>
        </w:numPr>
        <w:ind w:left="709"/>
      </w:pPr>
      <w:bookmarkStart w:id="681" w:name="_Toc116467168"/>
      <w:r w:rsidRPr="001030E1">
        <w:t xml:space="preserve">Регистрация окончания разливки </w:t>
      </w:r>
      <w:ins w:id="682" w:author="Николай Богомолов" w:date="2022-09-01T15:51:00Z">
        <w:r w:rsidR="00782C37" w:rsidRPr="001030E1">
          <w:t xml:space="preserve">серии </w:t>
        </w:r>
      </w:ins>
      <w:r w:rsidRPr="001030E1">
        <w:t>плав</w:t>
      </w:r>
      <w:ins w:id="683" w:author="Николай Богомолов" w:date="2022-09-01T15:51:00Z">
        <w:r w:rsidR="00782C37" w:rsidRPr="001030E1">
          <w:t>ок</w:t>
        </w:r>
      </w:ins>
      <w:bookmarkEnd w:id="681"/>
      <w:del w:id="684" w:author="Николай Богомолов" w:date="2022-09-01T15:51:00Z">
        <w:r w:rsidRPr="001030E1" w:rsidDel="00782C37">
          <w:delText>ки</w:delText>
        </w:r>
      </w:del>
    </w:p>
    <w:p w14:paraId="49ACCC04" w14:textId="77777777" w:rsidR="00D06880" w:rsidRPr="001030E1" w:rsidRDefault="00932588" w:rsidP="00D06880">
      <w:r w:rsidRPr="001030E1">
        <w:t>Нижний уровень СП считает окончанием разливки плавки тот момент, когда расчётный вес оставшейся плавки в модели промковша уменьшается до 0.</w:t>
      </w:r>
    </w:p>
    <w:p w14:paraId="051B9271" w14:textId="77777777" w:rsidR="00DC67B3" w:rsidRPr="001030E1" w:rsidRDefault="00932588" w:rsidP="00DC67B3">
      <w:r w:rsidRPr="001030E1">
        <w:t>Нижний уровень СП переда</w:t>
      </w:r>
      <w:r w:rsidR="00D06880" w:rsidRPr="001030E1">
        <w:t>ё</w:t>
      </w:r>
      <w:r w:rsidRPr="001030E1">
        <w:t xml:space="preserve">т на верхний уровень СП информацию об окончании разливки плавки и её номер. Верхний уровень СП формирует сообщение в инфраструктуру данных </w:t>
      </w:r>
      <w:r w:rsidRPr="001030E1">
        <w:rPr>
          <w:lang w:val="en-US"/>
        </w:rPr>
        <w:t>PIMS</w:t>
      </w:r>
      <w:r w:rsidRPr="001030E1">
        <w:t xml:space="preserve"> об окончании разливки плавки.</w:t>
      </w:r>
    </w:p>
    <w:p w14:paraId="0DCDBC7D" w14:textId="77777777" w:rsidR="00DB7B3E" w:rsidRDefault="00932588">
      <w:pPr>
        <w:pStyle w:val="2"/>
        <w:numPr>
          <w:ilvl w:val="1"/>
          <w:numId w:val="5"/>
        </w:numPr>
        <w:ind w:left="709"/>
      </w:pPr>
      <w:bookmarkStart w:id="685" w:name="_Toc116467169"/>
      <w:bookmarkEnd w:id="593"/>
      <w:r>
        <w:t>Производственная операция «Порезка ручья»</w:t>
      </w:r>
      <w:bookmarkEnd w:id="685"/>
    </w:p>
    <w:p w14:paraId="28C4CD2C" w14:textId="77777777" w:rsidR="00F62C66" w:rsidRDefault="00932588" w:rsidP="00F62C66">
      <w:pPr>
        <w:rPr>
          <w:lang w:bidi="en-US"/>
        </w:rPr>
      </w:pPr>
      <w:r>
        <w:rPr>
          <w:lang w:bidi="en-US"/>
        </w:rPr>
        <w:t>В рамках производственной операции «Порезка ручья», СП выполняет следующие функции:</w:t>
      </w:r>
    </w:p>
    <w:p w14:paraId="20FFC895" w14:textId="77777777" w:rsidR="00F62C66" w:rsidRDefault="00932588">
      <w:pPr>
        <w:pStyle w:val="a"/>
        <w:numPr>
          <w:ilvl w:val="0"/>
          <w:numId w:val="14"/>
        </w:numPr>
        <w:rPr>
          <w:lang w:bidi="en-US"/>
        </w:rPr>
      </w:pPr>
      <w:r>
        <w:rPr>
          <w:lang w:bidi="en-US"/>
        </w:rPr>
        <w:t>Определение факта реза ручья;</w:t>
      </w:r>
    </w:p>
    <w:p w14:paraId="0FBECD6E" w14:textId="77777777" w:rsidR="00F62C66" w:rsidRDefault="00932588">
      <w:pPr>
        <w:pStyle w:val="a"/>
        <w:numPr>
          <w:ilvl w:val="0"/>
          <w:numId w:val="14"/>
        </w:numPr>
        <w:rPr>
          <w:lang w:bidi="en-US"/>
        </w:rPr>
      </w:pPr>
      <w:r>
        <w:rPr>
          <w:lang w:bidi="en-US"/>
        </w:rPr>
        <w:t>Создание нового ОП в модели прослеживаемости;</w:t>
      </w:r>
    </w:p>
    <w:p w14:paraId="25DBAB83" w14:textId="77777777" w:rsidR="00103216" w:rsidRPr="00C5037F" w:rsidRDefault="00932588">
      <w:pPr>
        <w:pStyle w:val="a"/>
        <w:numPr>
          <w:ilvl w:val="0"/>
          <w:numId w:val="14"/>
        </w:numPr>
        <w:rPr>
          <w:lang w:bidi="en-US"/>
        </w:rPr>
      </w:pPr>
      <w:r w:rsidRPr="00C5037F">
        <w:rPr>
          <w:lang w:bidi="en-US"/>
        </w:rPr>
        <w:t>Регистрация «хвоста» ручья при разливке;</w:t>
      </w:r>
    </w:p>
    <w:p w14:paraId="774F7D0E" w14:textId="77777777" w:rsidR="00F62C66" w:rsidRDefault="00932588">
      <w:pPr>
        <w:pStyle w:val="a"/>
        <w:numPr>
          <w:ilvl w:val="0"/>
          <w:numId w:val="14"/>
        </w:numPr>
        <w:rPr>
          <w:lang w:bidi="en-US"/>
        </w:rPr>
      </w:pPr>
      <w:r>
        <w:rPr>
          <w:lang w:bidi="en-US"/>
        </w:rPr>
        <w:t>Регистрация технологической обрези при порезке.</w:t>
      </w:r>
    </w:p>
    <w:p w14:paraId="3F7D7254" w14:textId="77777777" w:rsidR="00F62C66" w:rsidRDefault="00932588">
      <w:pPr>
        <w:pStyle w:val="3"/>
        <w:numPr>
          <w:ilvl w:val="2"/>
          <w:numId w:val="5"/>
        </w:numPr>
        <w:ind w:left="709"/>
      </w:pPr>
      <w:bookmarkStart w:id="686" w:name="_Toc116467170"/>
      <w:r>
        <w:t>Определение факта реза ручья</w:t>
      </w:r>
      <w:bookmarkEnd w:id="686"/>
    </w:p>
    <w:p w14:paraId="4A97DE40" w14:textId="77777777" w:rsidR="00E17C0D" w:rsidRDefault="00932588" w:rsidP="00382677">
      <w:r>
        <w:t>Нижний уровень СП, определяет факт полной порезки ручья на МГКР на основе сигналов от контроллера МГКР, а именно (для примера взят ручей №1 МНЛЗ-3):</w:t>
      </w:r>
    </w:p>
    <w:p w14:paraId="3F362002" w14:textId="77777777" w:rsidR="00E17C0D" w:rsidRPr="006118F3" w:rsidRDefault="00932588">
      <w:pPr>
        <w:pStyle w:val="a"/>
        <w:numPr>
          <w:ilvl w:val="0"/>
          <w:numId w:val="16"/>
        </w:numPr>
      </w:pPr>
      <w:r w:rsidRPr="006118F3">
        <w:t xml:space="preserve">сигнал: «Промежуточный рольганг ВПЕРЕД ручей 1» </w:t>
      </w:r>
      <w:r w:rsidR="00A271FC" w:rsidRPr="006118F3">
        <w:t>(</w:t>
      </w:r>
      <w:r w:rsidRPr="006118F3">
        <w:t>DB 73. DBX 43.2 =&gt; PLC_STRAND_1 (192.168.3.17)</w:t>
      </w:r>
      <w:r w:rsidR="00A271FC" w:rsidRPr="006118F3">
        <w:t>);</w:t>
      </w:r>
    </w:p>
    <w:p w14:paraId="1A76AFA4" w14:textId="77777777" w:rsidR="00E17C0D" w:rsidRPr="006118F3" w:rsidRDefault="00932588">
      <w:pPr>
        <w:pStyle w:val="a"/>
        <w:numPr>
          <w:ilvl w:val="0"/>
          <w:numId w:val="16"/>
        </w:numPr>
      </w:pPr>
      <w:r w:rsidRPr="006118F3">
        <w:t>отличное от нуля значение переменной «Фактическая длина отрезанного блюма ручей 1» (DB 76. DBD 680 =&gt; PLC_STRAND_1 (192.168.3.17));</w:t>
      </w:r>
    </w:p>
    <w:p w14:paraId="563CE1EC" w14:textId="77777777" w:rsidR="00E17C0D" w:rsidRPr="006118F3" w:rsidRDefault="00932588">
      <w:pPr>
        <w:pStyle w:val="a"/>
        <w:numPr>
          <w:ilvl w:val="0"/>
          <w:numId w:val="16"/>
        </w:numPr>
      </w:pPr>
      <w:r w:rsidRPr="006118F3">
        <w:t>сигнал: «Импульс к окончанию резки»</w:t>
      </w:r>
      <w:r w:rsidR="00A271FC" w:rsidRPr="006118F3">
        <w:t xml:space="preserve"> (</w:t>
      </w:r>
      <w:r w:rsidRPr="006118F3">
        <w:t>M77.4 =&gt; PLC_BSM_1 (192.168.3.21)</w:t>
      </w:r>
      <w:r w:rsidR="00A271FC" w:rsidRPr="006118F3">
        <w:t>);</w:t>
      </w:r>
    </w:p>
    <w:p w14:paraId="46547158" w14:textId="303F053A" w:rsidR="00337234" w:rsidRDefault="00932588" w:rsidP="00565A7E">
      <w:pPr>
        <w:pStyle w:val="a"/>
        <w:numPr>
          <w:ilvl w:val="0"/>
          <w:numId w:val="0"/>
        </w:numPr>
        <w:ind w:left="785"/>
      </w:pPr>
      <w:r w:rsidRPr="006118F3">
        <w:t>сигнал: «Разгрузочный рольганг1 ВПЕРЕД ручей 1» (DB 73. DBX 65.2 =&gt; PLC_STRAND_1 (192.168.3.17)).</w:t>
      </w:r>
    </w:p>
    <w:p w14:paraId="24A899FA" w14:textId="7A9725CD" w:rsidR="00337234" w:rsidRPr="001549AE" w:rsidRDefault="00337234" w:rsidP="00337234">
      <w:pPr>
        <w:pStyle w:val="a"/>
        <w:numPr>
          <w:ilvl w:val="0"/>
          <w:numId w:val="40"/>
        </w:numPr>
        <w:ind w:left="709" w:hanging="283"/>
        <w:rPr>
          <w:rPrChange w:id="687" w:author="Николай Богомолов" w:date="2022-09-09T16:06:00Z">
            <w:rPr>
              <w:highlight w:val="cyan"/>
            </w:rPr>
          </w:rPrChange>
        </w:rPr>
      </w:pPr>
      <w:r w:rsidRPr="001549AE">
        <w:rPr>
          <w:rPrChange w:id="688" w:author="Николай Богомолов" w:date="2022-09-09T16:06:00Z">
            <w:rPr>
              <w:highlight w:val="cyan"/>
            </w:rPr>
          </w:rPrChange>
        </w:rPr>
        <w:t>сигнал: «Текущий режим работы – автоматический» (M20.4 =&gt; PLC_STRAND_1 (192.168.3.17)).</w:t>
      </w:r>
    </w:p>
    <w:p w14:paraId="29EB8663" w14:textId="0A234CD2" w:rsidR="00A271FC" w:rsidRPr="001549AE" w:rsidRDefault="00932588" w:rsidP="00A271FC">
      <w:r w:rsidRPr="001549AE">
        <w:t xml:space="preserve">Таким образом, для </w:t>
      </w:r>
      <w:r w:rsidR="005260DC" w:rsidRPr="001549AE">
        <w:rPr>
          <w:rPrChange w:id="689" w:author="Николай Богомолов" w:date="2022-09-09T16:07:00Z">
            <w:rPr>
              <w:highlight w:val="cyan"/>
            </w:rPr>
          </w:rPrChange>
        </w:rPr>
        <w:t>автоматического</w:t>
      </w:r>
      <w:r w:rsidR="005260DC" w:rsidRPr="001549AE">
        <w:t xml:space="preserve"> </w:t>
      </w:r>
      <w:r w:rsidR="00345EC1" w:rsidRPr="001549AE">
        <w:t xml:space="preserve">определения </w:t>
      </w:r>
      <w:r w:rsidRPr="001549AE">
        <w:t xml:space="preserve">факта </w:t>
      </w:r>
      <w:r w:rsidR="00345EC1" w:rsidRPr="001549AE">
        <w:t xml:space="preserve">полной </w:t>
      </w:r>
      <w:r w:rsidRPr="001549AE">
        <w:t>порезки ручья необходима совокупность следующих условий: одновременная работа рольганга на входе и выходе МГКР, не нулевое значение длины отрезка</w:t>
      </w:r>
      <w:r w:rsidR="005260DC" w:rsidRPr="001549AE">
        <w:t>,</w:t>
      </w:r>
      <w:r w:rsidRPr="001549AE">
        <w:t xml:space="preserve"> наличие сигнала об окончании резки</w:t>
      </w:r>
      <w:r w:rsidR="005260DC" w:rsidRPr="001549AE">
        <w:t xml:space="preserve"> </w:t>
      </w:r>
      <w:r w:rsidR="005260DC" w:rsidRPr="001549AE">
        <w:rPr>
          <w:rPrChange w:id="690" w:author="Николай Богомолов" w:date="2022-09-09T16:07:00Z">
            <w:rPr>
              <w:highlight w:val="cyan"/>
            </w:rPr>
          </w:rPrChange>
        </w:rPr>
        <w:t>и автоматический режим работы установки</w:t>
      </w:r>
      <w:r w:rsidRPr="001549AE">
        <w:t>.</w:t>
      </w:r>
    </w:p>
    <w:p w14:paraId="4B8F5350" w14:textId="77777777" w:rsidR="002E2B1C" w:rsidRDefault="002E2B1C" w:rsidP="00A271FC">
      <w:r w:rsidRPr="001549AE">
        <w:rPr>
          <w:rPrChange w:id="691" w:author="Николай Богомолов" w:date="2022-09-09T16:07:00Z">
            <w:rPr>
              <w:highlight w:val="cyan"/>
            </w:rPr>
          </w:rPrChange>
        </w:rPr>
        <w:lastRenderedPageBreak/>
        <w:t>В процессе наладки системы возможно расширение набора сигналов, используемых СП для определения факта полной порезки ручья.  Для этого потребуется доработка ПО ПЛК управления МГКР специалистами АО «ВТЗ»: сбор и передача необходимых сигналов.</w:t>
      </w:r>
    </w:p>
    <w:p w14:paraId="547C0B9D" w14:textId="77777777" w:rsidR="00345EC1" w:rsidRDefault="00932588" w:rsidP="00A271FC">
      <w:r w:rsidRPr="006118F3">
        <w:t>Нижний уровень СП не ре</w:t>
      </w:r>
      <w:r w:rsidR="00BF0F21" w:rsidRPr="006118F3">
        <w:t xml:space="preserve">гистрирует факты </w:t>
      </w:r>
      <w:r w:rsidRPr="006118F3">
        <w:t>неполной порезки ручья – недореза (образец, темплет, ручная отмена цикла резки)</w:t>
      </w:r>
      <w:r w:rsidR="00BF0F21" w:rsidRPr="006118F3">
        <w:t>.</w:t>
      </w:r>
    </w:p>
    <w:p w14:paraId="35D660ED" w14:textId="77777777" w:rsidR="00F62C66" w:rsidRPr="006118F3" w:rsidRDefault="00932588">
      <w:pPr>
        <w:pStyle w:val="3"/>
        <w:numPr>
          <w:ilvl w:val="2"/>
          <w:numId w:val="5"/>
        </w:numPr>
        <w:ind w:left="709"/>
      </w:pPr>
      <w:bookmarkStart w:id="692" w:name="_Toc116467171"/>
      <w:r w:rsidRPr="006118F3">
        <w:t>Создание нового ОП в модели прослеживаемости</w:t>
      </w:r>
      <w:bookmarkEnd w:id="692"/>
    </w:p>
    <w:p w14:paraId="7C51243C" w14:textId="77777777" w:rsidR="00BF0F21" w:rsidRDefault="00932588" w:rsidP="00A271FC">
      <w:r w:rsidRPr="006118F3">
        <w:t>При фиксации факта</w:t>
      </w:r>
      <w:r w:rsidR="00D31F31" w:rsidRPr="006118F3">
        <w:t xml:space="preserve"> </w:t>
      </w:r>
      <w:r w:rsidR="00336207" w:rsidRPr="006118F3">
        <w:t>полной порезки ручья, нижний уровень СП формирует новый ОП</w:t>
      </w:r>
      <w:r w:rsidRPr="006118F3">
        <w:t xml:space="preserve"> с длиной</w:t>
      </w:r>
      <w:r w:rsidR="00103216">
        <w:t xml:space="preserve">, </w:t>
      </w:r>
      <w:r w:rsidRPr="006118F3">
        <w:t>равной значению в переменной «Фактическая длина отрезанного блюма».</w:t>
      </w:r>
      <w:r w:rsidR="00336207" w:rsidRPr="006118F3">
        <w:t xml:space="preserve"> На основании информации о номерах плавок</w:t>
      </w:r>
      <w:r w:rsidR="00D06880" w:rsidRPr="006118F3">
        <w:t xml:space="preserve"> </w:t>
      </w:r>
      <w:r w:rsidR="00CE5D77" w:rsidRPr="006118F3">
        <w:t>участк</w:t>
      </w:r>
      <w:r w:rsidR="00D06880" w:rsidRPr="006118F3">
        <w:t xml:space="preserve">ов </w:t>
      </w:r>
      <w:r w:rsidR="00CE5D77" w:rsidRPr="006118F3">
        <w:t>ручья</w:t>
      </w:r>
      <w:r w:rsidR="00336207" w:rsidRPr="006118F3">
        <w:t>,</w:t>
      </w:r>
      <w:r w:rsidR="00D06880" w:rsidRPr="006118F3">
        <w:t xml:space="preserve"> попавших в отрезанн</w:t>
      </w:r>
      <w:r w:rsidRPr="006118F3">
        <w:t>ый блюм</w:t>
      </w:r>
      <w:r w:rsidR="00D06880" w:rsidRPr="006118F3">
        <w:t xml:space="preserve">, </w:t>
      </w:r>
      <w:r w:rsidR="00336207" w:rsidRPr="006118F3">
        <w:t>определя</w:t>
      </w:r>
      <w:r w:rsidR="00D06880" w:rsidRPr="006118F3">
        <w:t>ю</w:t>
      </w:r>
      <w:r w:rsidR="00336207" w:rsidRPr="006118F3">
        <w:t xml:space="preserve">тся </w:t>
      </w:r>
      <w:r w:rsidR="00D06880" w:rsidRPr="006118F3">
        <w:t xml:space="preserve">основная и </w:t>
      </w:r>
      <w:r w:rsidR="00746586" w:rsidRPr="006118F3">
        <w:t>сопутствующая</w:t>
      </w:r>
      <w:r w:rsidR="00336207" w:rsidRPr="006118F3">
        <w:t xml:space="preserve"> плавка сформированного ОП.</w:t>
      </w:r>
      <w:r w:rsidR="000C08F0" w:rsidRPr="006118F3">
        <w:t xml:space="preserve"> </w:t>
      </w:r>
      <w:r w:rsidR="001E1F96" w:rsidRPr="006118F3">
        <w:t xml:space="preserve">Если хотя бы в одном участке ручья, вошедшем в ОП, находится 2 плавки, то и ОП будет помечен двумя плавками и отнесён к </w:t>
      </w:r>
      <w:r w:rsidR="006118F3">
        <w:t>зоне смешения плавок</w:t>
      </w:r>
      <w:r w:rsidR="001E1F96" w:rsidRPr="006118F3">
        <w:t xml:space="preserve">. </w:t>
      </w:r>
      <w:r w:rsidR="000C08F0" w:rsidRPr="006118F3">
        <w:t xml:space="preserve">Сформированный ОП </w:t>
      </w:r>
      <w:r w:rsidR="00EF314D" w:rsidRPr="006118F3">
        <w:t>созда</w:t>
      </w:r>
      <w:r w:rsidR="00746586" w:rsidRPr="006118F3">
        <w:t>ё</w:t>
      </w:r>
      <w:r w:rsidR="00EF314D" w:rsidRPr="006118F3">
        <w:t xml:space="preserve">тся на позиции </w:t>
      </w:r>
      <w:r w:rsidRPr="006118F3">
        <w:t xml:space="preserve">МГКР </w:t>
      </w:r>
      <w:r w:rsidR="00336207" w:rsidRPr="006118F3">
        <w:t>карты положения ОП</w:t>
      </w:r>
      <w:r w:rsidR="00EF314D" w:rsidRPr="006118F3">
        <w:t>.</w:t>
      </w:r>
    </w:p>
    <w:p w14:paraId="4FE7FE38" w14:textId="6287E65C" w:rsidR="00382677" w:rsidRDefault="00932588" w:rsidP="00EF314D">
      <w:pPr>
        <w:rPr>
          <w:rFonts w:ascii="Calibri" w:hAnsi="Calibri" w:cs="Calibri"/>
          <w:bCs/>
          <w:szCs w:val="22"/>
        </w:rPr>
      </w:pPr>
      <w:r>
        <w:t xml:space="preserve">Автоматическое </w:t>
      </w:r>
      <w:r w:rsidR="00EF314D">
        <w:t>создание нового ОП</w:t>
      </w:r>
      <w:r w:rsidR="00746586">
        <w:t xml:space="preserve"> нижним уровне</w:t>
      </w:r>
      <w:ins w:id="693" w:author="Николай Богомолов" w:date="2022-09-01T15:53:00Z">
        <w:r w:rsidR="00782C37">
          <w:t>м</w:t>
        </w:r>
      </w:ins>
      <w:r w:rsidR="00746586">
        <w:t xml:space="preserve"> СП</w:t>
      </w:r>
      <w:r w:rsidR="00EF314D">
        <w:t xml:space="preserve"> при </w:t>
      </w:r>
      <w:r w:rsidR="00345EC1">
        <w:t xml:space="preserve">полной </w:t>
      </w:r>
      <w:r>
        <w:t>порезк</w:t>
      </w:r>
      <w:r w:rsidR="00746586">
        <w:t>е</w:t>
      </w:r>
      <w:r>
        <w:t xml:space="preserve"> ручья возможно лишь при условии исправной работы датчиков и корректного формирования вышеперечисленных сигналов.</w:t>
      </w:r>
      <w:r w:rsidRPr="002A12DA">
        <w:t xml:space="preserve"> </w:t>
      </w:r>
      <w:r>
        <w:t>В</w:t>
      </w:r>
      <w:r w:rsidRPr="002A12DA">
        <w:t xml:space="preserve"> </w:t>
      </w:r>
      <w:r>
        <w:t xml:space="preserve">противном случае </w:t>
      </w:r>
      <w:r w:rsidR="00EF314D">
        <w:t xml:space="preserve">создание нового ОП </w:t>
      </w:r>
      <w:r>
        <w:t xml:space="preserve">должен </w:t>
      </w:r>
      <w:r w:rsidR="00EF314D">
        <w:t xml:space="preserve">выполнять оператор АРМа, используя соответствующие инструменты. </w:t>
      </w:r>
      <w:r w:rsidR="00EF314D" w:rsidRPr="00872DD0">
        <w:t xml:space="preserve">При создании ОП в ручном режиме, оператор обязан указывать </w:t>
      </w:r>
      <w:r w:rsidR="00EF314D" w:rsidRPr="008D622D">
        <w:t xml:space="preserve">номер плавки </w:t>
      </w:r>
      <w:r w:rsidR="008D622D">
        <w:t xml:space="preserve">и </w:t>
      </w:r>
      <w:r w:rsidR="000370BD" w:rsidRPr="008D622D">
        <w:t>длину ОП</w:t>
      </w:r>
      <w:r w:rsidR="00EF314D" w:rsidRPr="008D622D">
        <w:t>.</w:t>
      </w:r>
      <w:r w:rsidR="00EF314D" w:rsidRPr="00872DD0">
        <w:rPr>
          <w:rFonts w:ascii="Calibri" w:hAnsi="Calibri" w:cs="Calibri"/>
          <w:bCs/>
          <w:szCs w:val="22"/>
        </w:rPr>
        <w:t xml:space="preserve"> </w:t>
      </w:r>
      <w:bookmarkStart w:id="694" w:name="_Hlk108679693"/>
    </w:p>
    <w:p w14:paraId="01D5895E" w14:textId="77777777" w:rsidR="00A1352E" w:rsidRPr="001549AE" w:rsidRDefault="00932588" w:rsidP="00DA021C">
      <w:pPr>
        <w:rPr>
          <w:rFonts w:ascii="Calibri" w:hAnsi="Calibri" w:cs="Calibri"/>
          <w:bCs/>
          <w:szCs w:val="22"/>
        </w:rPr>
      </w:pPr>
      <w:r>
        <w:rPr>
          <w:rFonts w:ascii="Calibri" w:hAnsi="Calibri" w:cs="Calibri"/>
          <w:bCs/>
          <w:szCs w:val="22"/>
        </w:rPr>
        <w:t>Нижний уровень СП переда</w:t>
      </w:r>
      <w:r w:rsidR="00746586">
        <w:rPr>
          <w:rFonts w:ascii="Calibri" w:hAnsi="Calibri" w:cs="Calibri"/>
          <w:bCs/>
          <w:szCs w:val="22"/>
        </w:rPr>
        <w:t>ё</w:t>
      </w:r>
      <w:r>
        <w:rPr>
          <w:rFonts w:ascii="Calibri" w:hAnsi="Calibri" w:cs="Calibri"/>
          <w:bCs/>
          <w:szCs w:val="22"/>
        </w:rPr>
        <w:t xml:space="preserve">т на верхний уровень СП информацию о </w:t>
      </w:r>
      <w:r w:rsidRPr="008D622D">
        <w:rPr>
          <w:rFonts w:ascii="Calibri" w:hAnsi="Calibri" w:cs="Calibri"/>
          <w:bCs/>
          <w:szCs w:val="22"/>
        </w:rPr>
        <w:t>созданном ОП</w:t>
      </w:r>
      <w:r w:rsidR="00DD6513" w:rsidRPr="008D622D">
        <w:rPr>
          <w:rFonts w:ascii="Calibri" w:hAnsi="Calibri" w:cs="Calibri"/>
          <w:bCs/>
          <w:szCs w:val="22"/>
        </w:rPr>
        <w:t>,</w:t>
      </w:r>
      <w:r w:rsidRPr="008D622D">
        <w:rPr>
          <w:rFonts w:ascii="Calibri" w:hAnsi="Calibri" w:cs="Calibri"/>
          <w:bCs/>
          <w:szCs w:val="22"/>
        </w:rPr>
        <w:t xml:space="preserve"> его позиции</w:t>
      </w:r>
      <w:bookmarkEnd w:id="694"/>
      <w:r w:rsidR="00DD6513" w:rsidRPr="008D622D">
        <w:rPr>
          <w:rFonts w:ascii="Calibri" w:hAnsi="Calibri" w:cs="Calibri"/>
          <w:bCs/>
          <w:szCs w:val="22"/>
        </w:rPr>
        <w:t>, основной и сопутствующей плавках</w:t>
      </w:r>
      <w:r w:rsidRPr="008D622D">
        <w:rPr>
          <w:rFonts w:ascii="Calibri" w:hAnsi="Calibri" w:cs="Calibri"/>
          <w:bCs/>
          <w:szCs w:val="22"/>
        </w:rPr>
        <w:t>. На основании этих данных, верхний уровень СП созда</w:t>
      </w:r>
      <w:r w:rsidR="00746586" w:rsidRPr="008D622D">
        <w:rPr>
          <w:rFonts w:ascii="Calibri" w:hAnsi="Calibri" w:cs="Calibri"/>
          <w:bCs/>
          <w:szCs w:val="22"/>
        </w:rPr>
        <w:t>ё</w:t>
      </w:r>
      <w:r w:rsidRPr="008D622D">
        <w:rPr>
          <w:rFonts w:ascii="Calibri" w:hAnsi="Calibri" w:cs="Calibri"/>
          <w:bCs/>
          <w:szCs w:val="22"/>
        </w:rPr>
        <w:t>т в модели прослеживаемости новый ОП с указанием идентификатора ОП нижнего уровня</w:t>
      </w:r>
      <w:r>
        <w:rPr>
          <w:rFonts w:ascii="Calibri" w:hAnsi="Calibri" w:cs="Calibri"/>
          <w:bCs/>
          <w:szCs w:val="22"/>
        </w:rPr>
        <w:t xml:space="preserve"> и номера </w:t>
      </w:r>
      <w:r w:rsidRPr="001549AE">
        <w:rPr>
          <w:rFonts w:ascii="Calibri" w:hAnsi="Calibri" w:cs="Calibri"/>
          <w:bCs/>
          <w:szCs w:val="22"/>
        </w:rPr>
        <w:t xml:space="preserve">плавки. </w:t>
      </w:r>
    </w:p>
    <w:p w14:paraId="3C3B5986" w14:textId="3D0671DB" w:rsidR="00A1352E" w:rsidRPr="001549AE" w:rsidRDefault="00A1352E" w:rsidP="00DA021C">
      <w:pPr>
        <w:rPr>
          <w:rFonts w:ascii="Calibri" w:hAnsi="Calibri" w:cs="Calibri"/>
          <w:bCs/>
          <w:szCs w:val="22"/>
          <w:rPrChange w:id="695"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696" w:author="Николай Богомолов" w:date="2022-09-09T16:08:00Z">
            <w:rPr>
              <w:rFonts w:ascii="Calibri" w:hAnsi="Calibri" w:cs="Calibri"/>
              <w:bCs/>
              <w:szCs w:val="22"/>
              <w:highlight w:val="cyan"/>
            </w:rPr>
          </w:rPrChange>
        </w:rPr>
        <w:t xml:space="preserve">В </w:t>
      </w:r>
      <w:r w:rsidR="00B70BFC" w:rsidRPr="001549AE">
        <w:rPr>
          <w:rFonts w:ascii="Calibri" w:hAnsi="Calibri" w:cs="Calibri"/>
          <w:bCs/>
          <w:szCs w:val="22"/>
          <w:rPrChange w:id="697" w:author="Николай Богомолов" w:date="2022-09-09T16:08:00Z">
            <w:rPr>
              <w:rFonts w:ascii="Calibri" w:hAnsi="Calibri" w:cs="Calibri"/>
              <w:bCs/>
              <w:szCs w:val="22"/>
              <w:highlight w:val="cyan"/>
            </w:rPr>
          </w:rPrChange>
        </w:rPr>
        <w:t>з</w:t>
      </w:r>
      <w:r w:rsidRPr="001549AE">
        <w:rPr>
          <w:rFonts w:ascii="Calibri" w:hAnsi="Calibri" w:cs="Calibri"/>
          <w:bCs/>
          <w:szCs w:val="22"/>
          <w:rPrChange w:id="698" w:author="Николай Богомолов" w:date="2022-09-09T16:08:00Z">
            <w:rPr>
              <w:rFonts w:ascii="Calibri" w:hAnsi="Calibri" w:cs="Calibri"/>
              <w:bCs/>
              <w:szCs w:val="22"/>
              <w:highlight w:val="cyan"/>
            </w:rPr>
          </w:rPrChange>
        </w:rPr>
        <w:t>ависимости от длины созданного ОП, верхний уровень СП в автоматическом режиме определяет</w:t>
      </w:r>
      <w:r w:rsidRPr="001549AE">
        <w:rPr>
          <w:rFonts w:ascii="Calibri" w:hAnsi="Calibri" w:cs="Calibri"/>
          <w:bCs/>
          <w:szCs w:val="22"/>
        </w:rPr>
        <w:t xml:space="preserve"> </w:t>
      </w:r>
      <w:r w:rsidRPr="001549AE">
        <w:rPr>
          <w:rFonts w:ascii="Calibri" w:hAnsi="Calibri" w:cs="Calibri"/>
          <w:bCs/>
          <w:szCs w:val="22"/>
          <w:rPrChange w:id="699" w:author="Николай Богомолов" w:date="2022-09-09T16:08:00Z">
            <w:rPr>
              <w:rFonts w:ascii="Calibri" w:hAnsi="Calibri" w:cs="Calibri"/>
              <w:bCs/>
              <w:szCs w:val="22"/>
              <w:highlight w:val="cyan"/>
            </w:rPr>
          </w:rPrChange>
        </w:rPr>
        <w:t xml:space="preserve">тип ОП. </w:t>
      </w:r>
      <w:r w:rsidR="00B70BFC" w:rsidRPr="001549AE">
        <w:rPr>
          <w:rFonts w:ascii="Calibri" w:hAnsi="Calibri" w:cs="Calibri"/>
          <w:bCs/>
          <w:szCs w:val="22"/>
          <w:rPrChange w:id="700" w:author="Николай Богомолов" w:date="2022-09-09T16:08:00Z">
            <w:rPr>
              <w:rFonts w:ascii="Calibri" w:hAnsi="Calibri" w:cs="Calibri"/>
              <w:bCs/>
              <w:szCs w:val="22"/>
              <w:highlight w:val="cyan"/>
            </w:rPr>
          </w:rPrChange>
        </w:rPr>
        <w:t xml:space="preserve">Правила </w:t>
      </w:r>
      <w:r w:rsidR="006753F1" w:rsidRPr="001549AE">
        <w:rPr>
          <w:rFonts w:ascii="Calibri" w:hAnsi="Calibri" w:cs="Calibri"/>
          <w:bCs/>
          <w:szCs w:val="22"/>
          <w:rPrChange w:id="701" w:author="Николай Богомолов" w:date="2022-09-09T16:08:00Z">
            <w:rPr>
              <w:rFonts w:ascii="Calibri" w:hAnsi="Calibri" w:cs="Calibri"/>
              <w:bCs/>
              <w:szCs w:val="22"/>
              <w:highlight w:val="cyan"/>
            </w:rPr>
          </w:rPrChange>
        </w:rPr>
        <w:t xml:space="preserve">предварительного </w:t>
      </w:r>
      <w:r w:rsidR="00B70BFC" w:rsidRPr="001549AE">
        <w:rPr>
          <w:rFonts w:ascii="Calibri" w:hAnsi="Calibri" w:cs="Calibri"/>
          <w:bCs/>
          <w:szCs w:val="22"/>
          <w:rPrChange w:id="702" w:author="Николай Богомолов" w:date="2022-09-09T16:08:00Z">
            <w:rPr>
              <w:rFonts w:ascii="Calibri" w:hAnsi="Calibri" w:cs="Calibri"/>
              <w:bCs/>
              <w:szCs w:val="22"/>
              <w:highlight w:val="cyan"/>
            </w:rPr>
          </w:rPrChange>
        </w:rPr>
        <w:t xml:space="preserve">определения типа ОП представлены в </w:t>
      </w:r>
      <w:r w:rsidR="00BC6C19" w:rsidRPr="001549AE">
        <w:rPr>
          <w:rFonts w:ascii="Calibri" w:hAnsi="Calibri" w:cs="Calibri"/>
          <w:bCs/>
          <w:szCs w:val="22"/>
          <w:rPrChange w:id="703" w:author="Николай Богомолов" w:date="2022-09-09T16:08:00Z">
            <w:rPr>
              <w:rFonts w:ascii="Calibri" w:hAnsi="Calibri" w:cs="Calibri"/>
              <w:bCs/>
              <w:szCs w:val="22"/>
              <w:highlight w:val="cyan"/>
            </w:rPr>
          </w:rPrChange>
        </w:rPr>
        <w:t>Т</w:t>
      </w:r>
      <w:r w:rsidR="00B70BFC" w:rsidRPr="001549AE">
        <w:rPr>
          <w:rFonts w:ascii="Calibri" w:hAnsi="Calibri" w:cs="Calibri"/>
          <w:bCs/>
          <w:szCs w:val="22"/>
          <w:rPrChange w:id="704" w:author="Николай Богомолов" w:date="2022-09-09T16:08:00Z">
            <w:rPr>
              <w:rFonts w:ascii="Calibri" w:hAnsi="Calibri" w:cs="Calibri"/>
              <w:bCs/>
              <w:szCs w:val="22"/>
              <w:highlight w:val="cyan"/>
            </w:rPr>
          </w:rPrChange>
        </w:rPr>
        <w:t xml:space="preserve">аблице 1. </w:t>
      </w:r>
    </w:p>
    <w:p w14:paraId="1D33F20A" w14:textId="021925BF" w:rsidR="00213D68" w:rsidRPr="001549AE" w:rsidRDefault="00213D68" w:rsidP="00213D68">
      <w:pPr>
        <w:spacing w:after="0"/>
        <w:jc w:val="right"/>
        <w:rPr>
          <w:rFonts w:ascii="Calibri" w:hAnsi="Calibri" w:cs="Calibri"/>
          <w:bCs/>
          <w:i/>
          <w:iCs/>
          <w:szCs w:val="22"/>
          <w:rPrChange w:id="705" w:author="Николай Богомолов" w:date="2022-09-09T16:08:00Z">
            <w:rPr>
              <w:rFonts w:ascii="Calibri" w:hAnsi="Calibri" w:cs="Calibri"/>
              <w:bCs/>
              <w:i/>
              <w:iCs/>
              <w:szCs w:val="22"/>
              <w:highlight w:val="cyan"/>
            </w:rPr>
          </w:rPrChange>
        </w:rPr>
      </w:pPr>
      <w:r w:rsidRPr="001549AE">
        <w:rPr>
          <w:rFonts w:ascii="Calibri" w:hAnsi="Calibri" w:cs="Calibri"/>
          <w:bCs/>
          <w:i/>
          <w:iCs/>
          <w:szCs w:val="22"/>
          <w:rPrChange w:id="706" w:author="Николай Богомолов" w:date="2022-09-09T16:08:00Z">
            <w:rPr>
              <w:rFonts w:ascii="Calibri" w:hAnsi="Calibri" w:cs="Calibri"/>
              <w:bCs/>
              <w:i/>
              <w:iCs/>
              <w:szCs w:val="22"/>
              <w:highlight w:val="cyan"/>
            </w:rPr>
          </w:rPrChange>
        </w:rPr>
        <w:t xml:space="preserve">Таблица 1. Правила </w:t>
      </w:r>
      <w:r w:rsidR="006753F1" w:rsidRPr="001549AE">
        <w:rPr>
          <w:rFonts w:ascii="Calibri" w:hAnsi="Calibri" w:cs="Calibri"/>
          <w:bCs/>
          <w:i/>
          <w:iCs/>
          <w:szCs w:val="22"/>
          <w:rPrChange w:id="707" w:author="Николай Богомолов" w:date="2022-09-09T16:08:00Z">
            <w:rPr>
              <w:rFonts w:ascii="Calibri" w:hAnsi="Calibri" w:cs="Calibri"/>
              <w:bCs/>
              <w:i/>
              <w:iCs/>
              <w:szCs w:val="22"/>
              <w:highlight w:val="cyan"/>
            </w:rPr>
          </w:rPrChange>
        </w:rPr>
        <w:t xml:space="preserve">предварительного </w:t>
      </w:r>
      <w:r w:rsidRPr="001549AE">
        <w:rPr>
          <w:rFonts w:ascii="Calibri" w:hAnsi="Calibri" w:cs="Calibri"/>
          <w:bCs/>
          <w:i/>
          <w:iCs/>
          <w:szCs w:val="22"/>
          <w:rPrChange w:id="708" w:author="Николай Богомолов" w:date="2022-09-09T16:08:00Z">
            <w:rPr>
              <w:rFonts w:ascii="Calibri" w:hAnsi="Calibri" w:cs="Calibri"/>
              <w:bCs/>
              <w:i/>
              <w:iCs/>
              <w:szCs w:val="22"/>
              <w:highlight w:val="cyan"/>
            </w:rPr>
          </w:rPrChange>
        </w:rPr>
        <w:t>определения типа ОП в зависимости от его длины.</w:t>
      </w:r>
    </w:p>
    <w:tbl>
      <w:tblPr>
        <w:tblStyle w:val="a9"/>
        <w:tblW w:w="9351" w:type="dxa"/>
        <w:tblLook w:val="04A0" w:firstRow="1" w:lastRow="0" w:firstColumn="1" w:lastColumn="0" w:noHBand="0" w:noVBand="1"/>
      </w:tblPr>
      <w:tblGrid>
        <w:gridCol w:w="1869"/>
        <w:gridCol w:w="1528"/>
        <w:gridCol w:w="5954"/>
      </w:tblGrid>
      <w:tr w:rsidR="00B70BFC" w:rsidRPr="001549AE" w14:paraId="54EB762E" w14:textId="77777777" w:rsidTr="00B70BFC">
        <w:tc>
          <w:tcPr>
            <w:tcW w:w="1869" w:type="dxa"/>
          </w:tcPr>
          <w:p w14:paraId="7702B479" w14:textId="61C8F4BB" w:rsidR="00B70BFC" w:rsidRPr="001549AE" w:rsidRDefault="00B70BFC" w:rsidP="00DA021C">
            <w:pPr>
              <w:rPr>
                <w:rFonts w:ascii="Calibri" w:hAnsi="Calibri" w:cs="Calibri"/>
                <w:b/>
                <w:szCs w:val="22"/>
                <w:rPrChange w:id="709" w:author="Николай Богомолов" w:date="2022-09-09T16:08:00Z">
                  <w:rPr>
                    <w:rFonts w:ascii="Calibri" w:hAnsi="Calibri" w:cs="Calibri"/>
                    <w:b/>
                    <w:szCs w:val="22"/>
                    <w:highlight w:val="cyan"/>
                  </w:rPr>
                </w:rPrChange>
              </w:rPr>
            </w:pPr>
            <w:r w:rsidRPr="001549AE">
              <w:rPr>
                <w:rFonts w:ascii="Calibri" w:hAnsi="Calibri" w:cs="Calibri"/>
                <w:b/>
                <w:szCs w:val="22"/>
                <w:rPrChange w:id="710" w:author="Николай Богомолов" w:date="2022-09-09T16:08:00Z">
                  <w:rPr>
                    <w:rFonts w:ascii="Calibri" w:hAnsi="Calibri" w:cs="Calibri"/>
                    <w:b/>
                    <w:szCs w:val="22"/>
                    <w:highlight w:val="cyan"/>
                  </w:rPr>
                </w:rPrChange>
              </w:rPr>
              <w:t>Длина ОП</w:t>
            </w:r>
            <w:r w:rsidR="00213D68" w:rsidRPr="001549AE">
              <w:rPr>
                <w:rFonts w:ascii="Calibri" w:hAnsi="Calibri" w:cs="Calibri"/>
                <w:b/>
                <w:szCs w:val="22"/>
                <w:rPrChange w:id="711" w:author="Николай Богомолов" w:date="2022-09-09T16:08:00Z">
                  <w:rPr>
                    <w:rFonts w:ascii="Calibri" w:hAnsi="Calibri" w:cs="Calibri"/>
                    <w:b/>
                    <w:szCs w:val="22"/>
                    <w:highlight w:val="cyan"/>
                  </w:rPr>
                </w:rPrChange>
              </w:rPr>
              <w:t>, метр</w:t>
            </w:r>
          </w:p>
        </w:tc>
        <w:tc>
          <w:tcPr>
            <w:tcW w:w="1528" w:type="dxa"/>
          </w:tcPr>
          <w:p w14:paraId="3DD278AD" w14:textId="783D40CF" w:rsidR="00B70BFC" w:rsidRPr="001549AE" w:rsidRDefault="00B70BFC" w:rsidP="00DA021C">
            <w:pPr>
              <w:rPr>
                <w:rFonts w:ascii="Calibri" w:hAnsi="Calibri" w:cs="Calibri"/>
                <w:b/>
                <w:szCs w:val="22"/>
                <w:rPrChange w:id="712" w:author="Николай Богомолов" w:date="2022-09-09T16:08:00Z">
                  <w:rPr>
                    <w:rFonts w:ascii="Calibri" w:hAnsi="Calibri" w:cs="Calibri"/>
                    <w:b/>
                    <w:szCs w:val="22"/>
                    <w:highlight w:val="cyan"/>
                  </w:rPr>
                </w:rPrChange>
              </w:rPr>
            </w:pPr>
            <w:r w:rsidRPr="001549AE">
              <w:rPr>
                <w:rFonts w:ascii="Calibri" w:hAnsi="Calibri" w:cs="Calibri"/>
                <w:b/>
                <w:szCs w:val="22"/>
                <w:rPrChange w:id="713" w:author="Николай Богомолов" w:date="2022-09-09T16:08:00Z">
                  <w:rPr>
                    <w:rFonts w:ascii="Calibri" w:hAnsi="Calibri" w:cs="Calibri"/>
                    <w:b/>
                    <w:szCs w:val="22"/>
                    <w:highlight w:val="cyan"/>
                  </w:rPr>
                </w:rPrChange>
              </w:rPr>
              <w:t>Тип ОП</w:t>
            </w:r>
          </w:p>
        </w:tc>
        <w:tc>
          <w:tcPr>
            <w:tcW w:w="5954" w:type="dxa"/>
          </w:tcPr>
          <w:p w14:paraId="4E6C4775" w14:textId="1C74FD1E" w:rsidR="00B70BFC" w:rsidRPr="001549AE" w:rsidRDefault="00B70BFC" w:rsidP="00DA021C">
            <w:pPr>
              <w:rPr>
                <w:rFonts w:ascii="Calibri" w:hAnsi="Calibri" w:cs="Calibri"/>
                <w:b/>
                <w:szCs w:val="22"/>
                <w:rPrChange w:id="714" w:author="Николай Богомолов" w:date="2022-09-09T16:08:00Z">
                  <w:rPr>
                    <w:rFonts w:ascii="Calibri" w:hAnsi="Calibri" w:cs="Calibri"/>
                    <w:b/>
                    <w:szCs w:val="22"/>
                    <w:highlight w:val="cyan"/>
                  </w:rPr>
                </w:rPrChange>
              </w:rPr>
            </w:pPr>
            <w:r w:rsidRPr="001549AE">
              <w:rPr>
                <w:rFonts w:ascii="Calibri" w:hAnsi="Calibri" w:cs="Calibri"/>
                <w:b/>
                <w:szCs w:val="22"/>
                <w:rPrChange w:id="715" w:author="Николай Богомолов" w:date="2022-09-09T16:08:00Z">
                  <w:rPr>
                    <w:rFonts w:ascii="Calibri" w:hAnsi="Calibri" w:cs="Calibri"/>
                    <w:b/>
                    <w:szCs w:val="22"/>
                    <w:highlight w:val="cyan"/>
                  </w:rPr>
                </w:rPrChange>
              </w:rPr>
              <w:t>Параметр в настройках СП</w:t>
            </w:r>
          </w:p>
        </w:tc>
      </w:tr>
      <w:tr w:rsidR="00B70BFC" w:rsidRPr="001549AE" w14:paraId="29BA64F1" w14:textId="77777777" w:rsidTr="00B70BFC">
        <w:tc>
          <w:tcPr>
            <w:tcW w:w="1869" w:type="dxa"/>
          </w:tcPr>
          <w:p w14:paraId="6821A025" w14:textId="45600061" w:rsidR="00B70BFC" w:rsidRPr="001549AE" w:rsidRDefault="00B70BFC" w:rsidP="00DA021C">
            <w:pPr>
              <w:rPr>
                <w:rFonts w:ascii="Calibri" w:hAnsi="Calibri" w:cs="Calibri"/>
                <w:bCs/>
                <w:szCs w:val="22"/>
                <w:rPrChange w:id="716"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17" w:author="Николай Богомолов" w:date="2022-09-09T16:08:00Z">
                  <w:rPr>
                    <w:rFonts w:ascii="Calibri" w:hAnsi="Calibri" w:cs="Calibri"/>
                    <w:bCs/>
                    <w:szCs w:val="22"/>
                    <w:highlight w:val="cyan"/>
                  </w:rPr>
                </w:rPrChange>
              </w:rPr>
              <w:t>менее 1</w:t>
            </w:r>
            <w:r w:rsidR="00213D68" w:rsidRPr="001549AE">
              <w:rPr>
                <w:rFonts w:ascii="Calibri" w:hAnsi="Calibri" w:cs="Calibri"/>
                <w:bCs/>
                <w:szCs w:val="22"/>
                <w:rPrChange w:id="718" w:author="Николай Богомолов" w:date="2022-09-09T16:08:00Z">
                  <w:rPr>
                    <w:rFonts w:ascii="Calibri" w:hAnsi="Calibri" w:cs="Calibri"/>
                    <w:bCs/>
                    <w:szCs w:val="22"/>
                    <w:highlight w:val="cyan"/>
                  </w:rPr>
                </w:rPrChange>
              </w:rPr>
              <w:t>.</w:t>
            </w:r>
            <w:r w:rsidRPr="001549AE">
              <w:rPr>
                <w:rFonts w:ascii="Calibri" w:hAnsi="Calibri" w:cs="Calibri"/>
                <w:bCs/>
                <w:szCs w:val="22"/>
                <w:rPrChange w:id="719" w:author="Николай Богомолов" w:date="2022-09-09T16:08:00Z">
                  <w:rPr>
                    <w:rFonts w:ascii="Calibri" w:hAnsi="Calibri" w:cs="Calibri"/>
                    <w:bCs/>
                    <w:szCs w:val="22"/>
                    <w:highlight w:val="cyan"/>
                  </w:rPr>
                </w:rPrChange>
              </w:rPr>
              <w:t>5</w:t>
            </w:r>
            <w:r w:rsidR="00213D68" w:rsidRPr="001549AE">
              <w:rPr>
                <w:rFonts w:ascii="Calibri" w:hAnsi="Calibri" w:cs="Calibri"/>
                <w:bCs/>
                <w:szCs w:val="22"/>
                <w:rPrChange w:id="720" w:author="Николай Богомолов" w:date="2022-09-09T16:08:00Z">
                  <w:rPr>
                    <w:rFonts w:ascii="Calibri" w:hAnsi="Calibri" w:cs="Calibri"/>
                    <w:bCs/>
                    <w:szCs w:val="22"/>
                    <w:highlight w:val="cyan"/>
                  </w:rPr>
                </w:rPrChange>
              </w:rPr>
              <w:t xml:space="preserve"> </w:t>
            </w:r>
          </w:p>
        </w:tc>
        <w:tc>
          <w:tcPr>
            <w:tcW w:w="1528" w:type="dxa"/>
          </w:tcPr>
          <w:p w14:paraId="6D0998AF" w14:textId="4DDA3531" w:rsidR="00B70BFC" w:rsidRPr="001549AE" w:rsidRDefault="00B70BFC" w:rsidP="00DA021C">
            <w:pPr>
              <w:rPr>
                <w:rFonts w:ascii="Calibri" w:hAnsi="Calibri" w:cs="Calibri"/>
                <w:bCs/>
                <w:szCs w:val="22"/>
                <w:rPrChange w:id="721"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22" w:author="Николай Богомолов" w:date="2022-09-09T16:08:00Z">
                  <w:rPr>
                    <w:rFonts w:ascii="Calibri" w:hAnsi="Calibri" w:cs="Calibri"/>
                    <w:bCs/>
                    <w:szCs w:val="22"/>
                    <w:highlight w:val="cyan"/>
                  </w:rPr>
                </w:rPrChange>
              </w:rPr>
              <w:t>Тех. обрезь</w:t>
            </w:r>
          </w:p>
        </w:tc>
        <w:tc>
          <w:tcPr>
            <w:tcW w:w="5954" w:type="dxa"/>
          </w:tcPr>
          <w:p w14:paraId="24336B56" w14:textId="3DCB28C0" w:rsidR="00B70BFC" w:rsidRPr="001549AE" w:rsidRDefault="00213D68" w:rsidP="00DA021C">
            <w:pPr>
              <w:rPr>
                <w:rFonts w:ascii="Calibri" w:hAnsi="Calibri" w:cs="Calibri"/>
                <w:bCs/>
                <w:szCs w:val="22"/>
                <w:rPrChange w:id="723"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24" w:author="Николай Богомолов" w:date="2022-09-09T16:08:00Z">
                  <w:rPr>
                    <w:rFonts w:ascii="Calibri" w:hAnsi="Calibri" w:cs="Calibri"/>
                    <w:bCs/>
                    <w:szCs w:val="22"/>
                    <w:highlight w:val="cyan"/>
                  </w:rPr>
                </w:rPrChange>
              </w:rPr>
              <w:t>Минимально допустимая длина ОП</w:t>
            </w:r>
          </w:p>
        </w:tc>
      </w:tr>
      <w:tr w:rsidR="00B70BFC" w:rsidRPr="001549AE" w14:paraId="4A1D2311" w14:textId="77777777" w:rsidTr="00B70BFC">
        <w:tc>
          <w:tcPr>
            <w:tcW w:w="1869" w:type="dxa"/>
          </w:tcPr>
          <w:p w14:paraId="6EBF39B4" w14:textId="1300B1B0" w:rsidR="00B70BFC" w:rsidRPr="001549AE" w:rsidRDefault="00213D68" w:rsidP="00DA021C">
            <w:pPr>
              <w:rPr>
                <w:rFonts w:ascii="Calibri" w:hAnsi="Calibri" w:cs="Calibri"/>
                <w:bCs/>
                <w:szCs w:val="22"/>
                <w:rPrChange w:id="725"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26" w:author="Николай Богомолов" w:date="2022-09-09T16:08:00Z">
                  <w:rPr>
                    <w:rFonts w:ascii="Calibri" w:hAnsi="Calibri" w:cs="Calibri"/>
                    <w:bCs/>
                    <w:szCs w:val="22"/>
                    <w:highlight w:val="cyan"/>
                  </w:rPr>
                </w:rPrChange>
              </w:rPr>
              <w:t xml:space="preserve">от 1.5 до 4 </w:t>
            </w:r>
          </w:p>
        </w:tc>
        <w:tc>
          <w:tcPr>
            <w:tcW w:w="1528" w:type="dxa"/>
          </w:tcPr>
          <w:p w14:paraId="3915AB86" w14:textId="4FE4A0AD" w:rsidR="00B70BFC" w:rsidRPr="001549AE" w:rsidRDefault="00213D68" w:rsidP="00DA021C">
            <w:pPr>
              <w:rPr>
                <w:rFonts w:ascii="Calibri" w:hAnsi="Calibri" w:cs="Calibri"/>
                <w:bCs/>
                <w:szCs w:val="22"/>
                <w:rPrChange w:id="727"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28" w:author="Николай Богомолов" w:date="2022-09-09T16:08:00Z">
                  <w:rPr>
                    <w:rFonts w:ascii="Calibri" w:hAnsi="Calibri" w:cs="Calibri"/>
                    <w:bCs/>
                    <w:szCs w:val="22"/>
                    <w:highlight w:val="cyan"/>
                  </w:rPr>
                </w:rPrChange>
              </w:rPr>
              <w:t>Тех. обрезь</w:t>
            </w:r>
          </w:p>
        </w:tc>
        <w:tc>
          <w:tcPr>
            <w:tcW w:w="5954" w:type="dxa"/>
          </w:tcPr>
          <w:p w14:paraId="0F61F459" w14:textId="5EB9000E" w:rsidR="00B70BFC" w:rsidRPr="001549AE" w:rsidRDefault="00213D68" w:rsidP="00DA021C">
            <w:pPr>
              <w:rPr>
                <w:rFonts w:ascii="Calibri" w:hAnsi="Calibri" w:cs="Calibri"/>
                <w:bCs/>
                <w:szCs w:val="22"/>
                <w:rPrChange w:id="729"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30" w:author="Николай Богомолов" w:date="2022-09-09T16:08:00Z">
                  <w:rPr>
                    <w:rFonts w:ascii="Calibri" w:hAnsi="Calibri" w:cs="Calibri"/>
                    <w:bCs/>
                    <w:szCs w:val="22"/>
                    <w:highlight w:val="cyan"/>
                  </w:rPr>
                </w:rPrChange>
              </w:rPr>
              <w:t>Минимальная длина заготовки</w:t>
            </w:r>
          </w:p>
        </w:tc>
      </w:tr>
      <w:tr w:rsidR="00B70BFC" w:rsidRPr="001549AE" w14:paraId="2E0086E1" w14:textId="77777777" w:rsidTr="00B70BFC">
        <w:tc>
          <w:tcPr>
            <w:tcW w:w="1869" w:type="dxa"/>
          </w:tcPr>
          <w:p w14:paraId="5AD72F4C" w14:textId="3858745A" w:rsidR="00B70BFC" w:rsidRPr="001549AE" w:rsidRDefault="004B1DCE" w:rsidP="00DA021C">
            <w:pPr>
              <w:rPr>
                <w:rFonts w:ascii="Calibri" w:hAnsi="Calibri" w:cs="Calibri"/>
                <w:bCs/>
                <w:szCs w:val="22"/>
                <w:rPrChange w:id="731"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32" w:author="Николай Богомолов" w:date="2022-09-09T16:08:00Z">
                  <w:rPr>
                    <w:rFonts w:ascii="Calibri" w:hAnsi="Calibri" w:cs="Calibri"/>
                    <w:bCs/>
                    <w:szCs w:val="22"/>
                    <w:highlight w:val="cyan"/>
                  </w:rPr>
                </w:rPrChange>
              </w:rPr>
              <w:t>свыше</w:t>
            </w:r>
            <w:r w:rsidR="00213D68" w:rsidRPr="001549AE">
              <w:rPr>
                <w:rFonts w:ascii="Calibri" w:hAnsi="Calibri" w:cs="Calibri"/>
                <w:bCs/>
                <w:szCs w:val="22"/>
                <w:rPrChange w:id="733" w:author="Николай Богомолов" w:date="2022-09-09T16:08:00Z">
                  <w:rPr>
                    <w:rFonts w:ascii="Calibri" w:hAnsi="Calibri" w:cs="Calibri"/>
                    <w:bCs/>
                    <w:szCs w:val="22"/>
                    <w:highlight w:val="cyan"/>
                  </w:rPr>
                </w:rPrChange>
              </w:rPr>
              <w:t xml:space="preserve"> 4 </w:t>
            </w:r>
          </w:p>
        </w:tc>
        <w:tc>
          <w:tcPr>
            <w:tcW w:w="1528" w:type="dxa"/>
          </w:tcPr>
          <w:p w14:paraId="0C3E5493" w14:textId="50F2B090" w:rsidR="00B70BFC" w:rsidRPr="001549AE" w:rsidRDefault="00213D68" w:rsidP="00DA021C">
            <w:pPr>
              <w:rPr>
                <w:rFonts w:ascii="Calibri" w:hAnsi="Calibri" w:cs="Calibri"/>
                <w:bCs/>
                <w:szCs w:val="22"/>
                <w:rPrChange w:id="734"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35" w:author="Николай Богомолов" w:date="2022-09-09T16:08:00Z">
                  <w:rPr>
                    <w:rFonts w:ascii="Calibri" w:hAnsi="Calibri" w:cs="Calibri"/>
                    <w:bCs/>
                    <w:szCs w:val="22"/>
                    <w:highlight w:val="cyan"/>
                  </w:rPr>
                </w:rPrChange>
              </w:rPr>
              <w:t>Заготовка</w:t>
            </w:r>
          </w:p>
        </w:tc>
        <w:tc>
          <w:tcPr>
            <w:tcW w:w="5954" w:type="dxa"/>
          </w:tcPr>
          <w:p w14:paraId="4E3F3656" w14:textId="77777777" w:rsidR="00B70BFC" w:rsidRPr="001549AE" w:rsidRDefault="00B70BFC" w:rsidP="00DA021C">
            <w:pPr>
              <w:rPr>
                <w:rFonts w:ascii="Calibri" w:hAnsi="Calibri" w:cs="Calibri"/>
                <w:bCs/>
                <w:szCs w:val="22"/>
                <w:rPrChange w:id="736" w:author="Николай Богомолов" w:date="2022-09-09T16:08:00Z">
                  <w:rPr>
                    <w:rFonts w:ascii="Calibri" w:hAnsi="Calibri" w:cs="Calibri"/>
                    <w:bCs/>
                    <w:szCs w:val="22"/>
                    <w:highlight w:val="cyan"/>
                  </w:rPr>
                </w:rPrChange>
              </w:rPr>
            </w:pPr>
          </w:p>
        </w:tc>
      </w:tr>
    </w:tbl>
    <w:p w14:paraId="4C75E086" w14:textId="7D651F4E" w:rsidR="00B70BFC" w:rsidRPr="001549AE" w:rsidRDefault="004B1DCE" w:rsidP="004B1DCE">
      <w:pPr>
        <w:spacing w:before="240"/>
        <w:rPr>
          <w:rFonts w:ascii="Calibri" w:hAnsi="Calibri" w:cs="Calibri"/>
          <w:bCs/>
          <w:szCs w:val="22"/>
          <w:rPrChange w:id="737" w:author="Николай Богомолов" w:date="2022-09-09T16:08:00Z">
            <w:rPr>
              <w:rFonts w:ascii="Calibri" w:hAnsi="Calibri" w:cs="Calibri"/>
              <w:bCs/>
              <w:szCs w:val="22"/>
              <w:highlight w:val="cyan"/>
            </w:rPr>
          </w:rPrChange>
        </w:rPr>
      </w:pPr>
      <w:r w:rsidRPr="001549AE">
        <w:rPr>
          <w:rFonts w:ascii="Calibri" w:hAnsi="Calibri" w:cs="Calibri"/>
          <w:bCs/>
          <w:szCs w:val="22"/>
          <w:rPrChange w:id="738" w:author="Николай Богомолов" w:date="2022-09-09T16:08:00Z">
            <w:rPr>
              <w:rFonts w:ascii="Calibri" w:hAnsi="Calibri" w:cs="Calibri"/>
              <w:bCs/>
              <w:szCs w:val="22"/>
              <w:highlight w:val="cyan"/>
            </w:rPr>
          </w:rPrChange>
        </w:rPr>
        <w:t>Все диапазоны длин, представленные в таблице 1, задаются в параметрах СП при её настройке и при необходимости могут быть изменены администраторами СП.</w:t>
      </w:r>
    </w:p>
    <w:p w14:paraId="5E80B219" w14:textId="77777777" w:rsidR="00CD4042" w:rsidRPr="001549AE" w:rsidRDefault="004B1DCE" w:rsidP="004B1DCE">
      <w:pPr>
        <w:rPr>
          <w:rPrChange w:id="739" w:author="Николай Богомолов" w:date="2022-09-09T16:08:00Z">
            <w:rPr>
              <w:highlight w:val="cyan"/>
            </w:rPr>
          </w:rPrChange>
        </w:rPr>
      </w:pPr>
      <w:r w:rsidRPr="001549AE">
        <w:rPr>
          <w:rPrChange w:id="740" w:author="Николай Богомолов" w:date="2022-09-09T16:08:00Z">
            <w:rPr>
              <w:highlight w:val="cyan"/>
            </w:rPr>
          </w:rPrChange>
        </w:rPr>
        <w:t xml:space="preserve">Для ОП длиной менее минимально допустимой, созданных в автоматическом режиме, верхний уровень СП автоматически изымает ОП с линии. </w:t>
      </w:r>
    </w:p>
    <w:p w14:paraId="12107DE4" w14:textId="39C276E1" w:rsidR="005E5744" w:rsidRDefault="004B1DCE" w:rsidP="004B1DCE">
      <w:r w:rsidRPr="001549AE">
        <w:rPr>
          <w:rFonts w:ascii="Calibri" w:hAnsi="Calibri" w:cs="Calibri"/>
          <w:bCs/>
          <w:szCs w:val="22"/>
          <w:rPrChange w:id="741" w:author="Николай Богомолов" w:date="2022-09-09T16:08:00Z">
            <w:rPr>
              <w:rFonts w:ascii="Calibri" w:hAnsi="Calibri" w:cs="Calibri"/>
              <w:bCs/>
              <w:szCs w:val="22"/>
              <w:highlight w:val="cyan"/>
            </w:rPr>
          </w:rPrChange>
        </w:rPr>
        <w:t>При необходимости, оператор АРМа СП</w:t>
      </w:r>
      <w:r w:rsidR="004C704F" w:rsidRPr="001549AE">
        <w:rPr>
          <w:rPrChange w:id="742" w:author="Николай Богомолов" w:date="2022-09-09T16:08:00Z">
            <w:rPr>
              <w:highlight w:val="cyan"/>
            </w:rPr>
          </w:rPrChange>
        </w:rPr>
        <w:t xml:space="preserve"> </w:t>
      </w:r>
      <w:r w:rsidRPr="001549AE">
        <w:rPr>
          <w:rPrChange w:id="743" w:author="Николай Богомолов" w:date="2022-09-09T16:08:00Z">
            <w:rPr>
              <w:highlight w:val="cyan"/>
            </w:rPr>
          </w:rPrChange>
        </w:rPr>
        <w:t xml:space="preserve">может </w:t>
      </w:r>
      <w:r w:rsidR="004C704F" w:rsidRPr="001549AE">
        <w:rPr>
          <w:rPrChange w:id="744" w:author="Николай Богомолов" w:date="2022-09-09T16:08:00Z">
            <w:rPr>
              <w:highlight w:val="cyan"/>
            </w:rPr>
          </w:rPrChange>
        </w:rPr>
        <w:t xml:space="preserve">изменить </w:t>
      </w:r>
      <w:r w:rsidR="008A4852" w:rsidRPr="001549AE">
        <w:rPr>
          <w:rPrChange w:id="745" w:author="Николай Богомолов" w:date="2022-09-09T16:08:00Z">
            <w:rPr>
              <w:highlight w:val="cyan"/>
            </w:rPr>
          </w:rPrChange>
        </w:rPr>
        <w:t xml:space="preserve">предустановленный </w:t>
      </w:r>
      <w:r w:rsidR="004C704F" w:rsidRPr="001549AE">
        <w:rPr>
          <w:rPrChange w:id="746" w:author="Николай Богомолов" w:date="2022-09-09T16:08:00Z">
            <w:rPr>
              <w:highlight w:val="cyan"/>
            </w:rPr>
          </w:rPrChange>
        </w:rPr>
        <w:t>тип ОП</w:t>
      </w:r>
      <w:r w:rsidRPr="001549AE">
        <w:rPr>
          <w:rPrChange w:id="747" w:author="Николай Богомолов" w:date="2022-09-09T16:08:00Z">
            <w:rPr>
              <w:highlight w:val="cyan"/>
            </w:rPr>
          </w:rPrChange>
        </w:rPr>
        <w:t>.</w:t>
      </w:r>
    </w:p>
    <w:p w14:paraId="111CA30F" w14:textId="77777777" w:rsidR="00CD4042" w:rsidRPr="00872DD0" w:rsidRDefault="00CD4042" w:rsidP="00CD4042">
      <w:r w:rsidRPr="00872DD0">
        <w:t>Порезка образцов (темплетов), при которой ручей режется не до конца в СП не фиксируется. В этом случае, оператор АРМа должен выбрать требуемый ОП на мнемосхеме и пометить его дополнительным признаком «</w:t>
      </w:r>
      <w:r w:rsidRPr="008D622D">
        <w:t xml:space="preserve">с образцом», </w:t>
      </w:r>
      <w:r>
        <w:t>с указанием</w:t>
      </w:r>
      <w:r w:rsidRPr="008D622D">
        <w:t xml:space="preserve"> длин</w:t>
      </w:r>
      <w:r>
        <w:t>ы</w:t>
      </w:r>
      <w:r w:rsidRPr="008D622D">
        <w:t xml:space="preserve"> образца.</w:t>
      </w:r>
    </w:p>
    <w:p w14:paraId="12A82CED" w14:textId="77777777" w:rsidR="00CD4042" w:rsidRDefault="00CD4042" w:rsidP="00CD4042">
      <w:r w:rsidRPr="00872DD0">
        <w:t xml:space="preserve">СП не фиксирует наличие в разливаемом ручье поясов брака. При необходимости, оператор АРМа может указать для заготовки, признак, указывающий на то, что она содержит в себе пояс брака. Для этого, оператор выбирает на мнемосхеме требуемый ОП и устанавливает для него дополнительный признак «с поясом брака». </w:t>
      </w:r>
    </w:p>
    <w:p w14:paraId="58D03598" w14:textId="77777777" w:rsidR="00CD4042" w:rsidRPr="00C5037F" w:rsidRDefault="00CD4042" w:rsidP="00CD4042">
      <w:r w:rsidRPr="00872DD0">
        <w:t xml:space="preserve">Если при порезке ручья образовались неразделённые отрезки ручья (недорез), нижний уровень СП регистрирует только один ОП. Оператор АРМа, на мнемосхеме участка, должен отметить такой ОП </w:t>
      </w:r>
      <w:r w:rsidRPr="00872DD0">
        <w:lastRenderedPageBreak/>
        <w:t xml:space="preserve">дополнительным признаком «недорез», и указать количество отрезков ручья, содержащихся в этом </w:t>
      </w:r>
      <w:r w:rsidRPr="00C5037F">
        <w:t xml:space="preserve">ОП. После этого, на мнемосхеме участка данный ОП будет отображаться как объединённый ОП, состоящий из нескольких ОП со своими типами и уникальными свойствами. </w:t>
      </w:r>
    </w:p>
    <w:p w14:paraId="115949F7" w14:textId="77777777" w:rsidR="00416AE1" w:rsidRDefault="00932588" w:rsidP="00416AE1">
      <w:r w:rsidRPr="00872DD0">
        <w:rPr>
          <w:rFonts w:ascii="Calibri" w:hAnsi="Calibri" w:cs="Calibri"/>
          <w:bCs/>
          <w:szCs w:val="22"/>
        </w:rPr>
        <w:t>Алгоритм работы СП по созданию новых ОП при порезке ручья изображ</w:t>
      </w:r>
      <w:r>
        <w:rPr>
          <w:rFonts w:ascii="Calibri" w:hAnsi="Calibri" w:cs="Calibri"/>
          <w:bCs/>
          <w:szCs w:val="22"/>
        </w:rPr>
        <w:t>ё</w:t>
      </w:r>
      <w:r w:rsidRPr="00872DD0">
        <w:rPr>
          <w:rFonts w:ascii="Calibri" w:hAnsi="Calibri" w:cs="Calibri"/>
          <w:bCs/>
          <w:szCs w:val="22"/>
        </w:rPr>
        <w:t xml:space="preserve">н на </w:t>
      </w:r>
      <w:r w:rsidRPr="00EF314D">
        <w:rPr>
          <w:rFonts w:ascii="Calibri" w:hAnsi="Calibri" w:cs="Calibri"/>
          <w:bCs/>
          <w:szCs w:val="22"/>
        </w:rPr>
        <w:t>рисунке 5.</w:t>
      </w:r>
    </w:p>
    <w:p w14:paraId="2977377D" w14:textId="77777777" w:rsidR="00EF314D" w:rsidRDefault="00932588" w:rsidP="00EF314D">
      <w:pPr>
        <w:pStyle w:val="afa"/>
        <w:widowControl w:val="0"/>
        <w:autoSpaceDE w:val="0"/>
        <w:autoSpaceDN w:val="0"/>
        <w:spacing w:after="0"/>
        <w:jc w:val="center"/>
      </w:pPr>
      <w:r>
        <w:object w:dxaOrig="8809" w:dyaOrig="9633" w14:anchorId="73038D0B">
          <v:shape id="_x0000_i1029" type="#_x0000_t75" style="width:438pt;height:482.25pt" o:ole="">
            <v:imagedata r:id="rId16" o:title=""/>
          </v:shape>
          <o:OLEObject Type="Embed" ProgID="Visio.Drawing.15" ShapeID="_x0000_i1029" DrawAspect="Content" ObjectID="_1727081080" r:id="rId17"/>
        </w:object>
      </w:r>
    </w:p>
    <w:p w14:paraId="5D987712" w14:textId="77777777" w:rsidR="00EF314D" w:rsidRPr="005A2A36" w:rsidRDefault="00932588" w:rsidP="00EF314D">
      <w:pPr>
        <w:pStyle w:val="afa"/>
        <w:widowControl w:val="0"/>
        <w:autoSpaceDE w:val="0"/>
        <w:autoSpaceDN w:val="0"/>
        <w:spacing w:after="0"/>
        <w:jc w:val="center"/>
        <w:rPr>
          <w:rFonts w:ascii="Calibri" w:hAnsi="Calibri" w:cs="Calibri"/>
          <w:bCs/>
          <w:i/>
          <w:iCs/>
          <w:szCs w:val="22"/>
        </w:rPr>
      </w:pPr>
      <w:r w:rsidRPr="005A2A36">
        <w:rPr>
          <w:i/>
          <w:iCs/>
        </w:rPr>
        <w:t xml:space="preserve">Рис. </w:t>
      </w:r>
      <w:r w:rsidR="003B13B2">
        <w:rPr>
          <w:i/>
          <w:iCs/>
        </w:rPr>
        <w:t>5.</w:t>
      </w:r>
      <w:r w:rsidRPr="005A2A36">
        <w:rPr>
          <w:i/>
          <w:iCs/>
        </w:rPr>
        <w:t xml:space="preserve"> Алгоритм создания новых ОП в СП при порезке ручья</w:t>
      </w:r>
    </w:p>
    <w:p w14:paraId="60D126F7" w14:textId="77777777" w:rsidR="00416AE1" w:rsidRDefault="00932588" w:rsidP="00416AE1">
      <w:r w:rsidRPr="00C5037F">
        <w:t xml:space="preserve">Если в процессе производства выполняется ручная резка недорезанных отрезков ручья, при которой из одного ОП образуется два ОП, оператор АРМа должен зарегистрировать факт ручной порезки ОП на мнемосхеме участка, указав длину каждого отрезка. При этом верхний уровень СП </w:t>
      </w:r>
      <w:r w:rsidR="00B225A4" w:rsidRPr="00C5037F">
        <w:t>передаёт</w:t>
      </w:r>
      <w:r w:rsidRPr="00C5037F">
        <w:t xml:space="preserve"> на нижний уровень СП информацию о длине отрезков, на основании которой создаются новые ОП. Все значения свойств копируются из материнского ОП, при этом у второго ОП к порядковому номеру отрезка ручья добавляется суффикс «/1».</w:t>
      </w:r>
    </w:p>
    <w:p w14:paraId="52D0AFC4" w14:textId="123AD81C" w:rsidR="003B13B2" w:rsidRDefault="00932588" w:rsidP="0014294D">
      <w:pPr>
        <w:rPr>
          <w:i/>
          <w:iCs/>
        </w:rPr>
      </w:pPr>
      <w:r>
        <w:t>Все изменения модели прослеживаемости на верхнем уровне СП, отражаются на мнемосхеме участка.</w:t>
      </w:r>
      <w:r w:rsidRPr="00872DD0">
        <w:t xml:space="preserve"> Визуальные элементы, используемые для отображения ОП разных типов на мнемосхеме указаны в </w:t>
      </w:r>
      <w:r w:rsidR="00BC6C19">
        <w:t>Т</w:t>
      </w:r>
      <w:r w:rsidRPr="00DA021C">
        <w:t xml:space="preserve">аблице </w:t>
      </w:r>
      <w:r w:rsidR="00CD4042">
        <w:t>2</w:t>
      </w:r>
      <w:r w:rsidRPr="00DA021C">
        <w:t>.</w:t>
      </w:r>
    </w:p>
    <w:p w14:paraId="2AF3CA78" w14:textId="1631CCF4" w:rsidR="003B13B2" w:rsidRPr="003B13B2" w:rsidRDefault="00932588" w:rsidP="003B13B2">
      <w:pPr>
        <w:spacing w:after="0"/>
        <w:ind w:right="1133"/>
        <w:jc w:val="right"/>
        <w:rPr>
          <w:i/>
          <w:iCs/>
        </w:rPr>
      </w:pPr>
      <w:r w:rsidRPr="003B13B2">
        <w:rPr>
          <w:i/>
          <w:iCs/>
        </w:rPr>
        <w:lastRenderedPageBreak/>
        <w:t xml:space="preserve">Таблица </w:t>
      </w:r>
      <w:r w:rsidR="00CD4042">
        <w:rPr>
          <w:i/>
          <w:iCs/>
        </w:rPr>
        <w:t>2</w:t>
      </w:r>
      <w:r w:rsidRPr="003B13B2">
        <w:rPr>
          <w:i/>
          <w:iCs/>
        </w:rPr>
        <w:t>. Визуальные элементы ОП на мнемосхеме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259"/>
        <w:gridCol w:w="2588"/>
      </w:tblGrid>
      <w:tr w:rsidR="009162F4" w14:paraId="4C24A601" w14:textId="77777777" w:rsidTr="00D07574">
        <w:trPr>
          <w:jc w:val="center"/>
        </w:trPr>
        <w:tc>
          <w:tcPr>
            <w:tcW w:w="1413" w:type="dxa"/>
            <w:shd w:val="clear" w:color="auto" w:fill="auto"/>
          </w:tcPr>
          <w:p w14:paraId="65AB3662" w14:textId="77777777" w:rsidR="003B13B2" w:rsidRPr="00CE794C" w:rsidRDefault="00932588" w:rsidP="00D07574">
            <w:pPr>
              <w:pStyle w:val="afa"/>
              <w:widowControl w:val="0"/>
              <w:autoSpaceDE w:val="0"/>
              <w:autoSpaceDN w:val="0"/>
              <w:spacing w:after="0"/>
              <w:rPr>
                <w:rFonts w:ascii="Calibri" w:hAnsi="Calibri" w:cs="Calibri"/>
                <w:b/>
                <w:szCs w:val="22"/>
              </w:rPr>
            </w:pPr>
            <w:r w:rsidRPr="00CE794C">
              <w:rPr>
                <w:rFonts w:ascii="Calibri" w:hAnsi="Calibri" w:cs="Calibri"/>
                <w:b/>
                <w:szCs w:val="22"/>
              </w:rPr>
              <w:t>Тип ОП</w:t>
            </w:r>
          </w:p>
        </w:tc>
        <w:tc>
          <w:tcPr>
            <w:tcW w:w="3259" w:type="dxa"/>
            <w:shd w:val="clear" w:color="auto" w:fill="auto"/>
          </w:tcPr>
          <w:p w14:paraId="745230CE" w14:textId="77777777" w:rsidR="003B13B2" w:rsidRPr="00CE794C" w:rsidRDefault="00932588" w:rsidP="00D07574">
            <w:pPr>
              <w:pStyle w:val="afa"/>
              <w:widowControl w:val="0"/>
              <w:autoSpaceDE w:val="0"/>
              <w:autoSpaceDN w:val="0"/>
              <w:spacing w:after="0"/>
              <w:rPr>
                <w:rFonts w:ascii="Calibri" w:hAnsi="Calibri" w:cs="Calibri"/>
                <w:b/>
                <w:szCs w:val="22"/>
              </w:rPr>
            </w:pPr>
            <w:r w:rsidRPr="00CE794C">
              <w:rPr>
                <w:rFonts w:ascii="Calibri" w:hAnsi="Calibri" w:cs="Calibri"/>
                <w:b/>
                <w:szCs w:val="22"/>
              </w:rPr>
              <w:t>Дополнительный признак</w:t>
            </w:r>
          </w:p>
        </w:tc>
        <w:tc>
          <w:tcPr>
            <w:tcW w:w="2588" w:type="dxa"/>
            <w:shd w:val="clear" w:color="auto" w:fill="auto"/>
          </w:tcPr>
          <w:p w14:paraId="10273B8F" w14:textId="77777777" w:rsidR="003B13B2" w:rsidRPr="00CE794C" w:rsidRDefault="00932588" w:rsidP="00D07574">
            <w:pPr>
              <w:pStyle w:val="afa"/>
              <w:widowControl w:val="0"/>
              <w:autoSpaceDE w:val="0"/>
              <w:autoSpaceDN w:val="0"/>
              <w:spacing w:after="0"/>
              <w:rPr>
                <w:rFonts w:ascii="Calibri" w:hAnsi="Calibri" w:cs="Calibri"/>
                <w:b/>
                <w:szCs w:val="22"/>
              </w:rPr>
            </w:pPr>
            <w:r w:rsidRPr="00CE794C">
              <w:rPr>
                <w:rFonts w:ascii="Calibri" w:hAnsi="Calibri" w:cs="Calibri"/>
                <w:b/>
                <w:szCs w:val="22"/>
              </w:rPr>
              <w:t>Визуальный элемент</w:t>
            </w:r>
          </w:p>
        </w:tc>
      </w:tr>
      <w:tr w:rsidR="009162F4" w14:paraId="715C5CF4" w14:textId="77777777" w:rsidTr="00D07574">
        <w:trPr>
          <w:jc w:val="center"/>
        </w:trPr>
        <w:tc>
          <w:tcPr>
            <w:tcW w:w="1413" w:type="dxa"/>
            <w:vMerge w:val="restart"/>
            <w:shd w:val="clear" w:color="auto" w:fill="auto"/>
          </w:tcPr>
          <w:p w14:paraId="35015206" w14:textId="77777777" w:rsidR="003B13B2" w:rsidRPr="00B3205E" w:rsidRDefault="00932588" w:rsidP="00D07574">
            <w:pPr>
              <w:pStyle w:val="afa"/>
              <w:widowControl w:val="0"/>
              <w:autoSpaceDE w:val="0"/>
              <w:autoSpaceDN w:val="0"/>
              <w:spacing w:after="0"/>
              <w:rPr>
                <w:rFonts w:ascii="Calibri" w:hAnsi="Calibri" w:cs="Calibri"/>
                <w:bCs/>
                <w:szCs w:val="22"/>
              </w:rPr>
            </w:pPr>
            <w:r w:rsidRPr="00B3205E">
              <w:rPr>
                <w:rFonts w:ascii="Calibri" w:hAnsi="Calibri" w:cs="Calibri"/>
                <w:bCs/>
                <w:szCs w:val="22"/>
              </w:rPr>
              <w:t>Заготовка</w:t>
            </w:r>
          </w:p>
        </w:tc>
        <w:tc>
          <w:tcPr>
            <w:tcW w:w="3259" w:type="dxa"/>
            <w:shd w:val="clear" w:color="auto" w:fill="auto"/>
          </w:tcPr>
          <w:p w14:paraId="0EB48BF8" w14:textId="77777777" w:rsidR="003B13B2" w:rsidRPr="00B3205E" w:rsidRDefault="003B13B2" w:rsidP="00D07574">
            <w:pPr>
              <w:pStyle w:val="afa"/>
              <w:widowControl w:val="0"/>
              <w:autoSpaceDE w:val="0"/>
              <w:autoSpaceDN w:val="0"/>
              <w:spacing w:after="0"/>
              <w:rPr>
                <w:rFonts w:ascii="Calibri" w:hAnsi="Calibri" w:cs="Calibri"/>
                <w:bCs/>
                <w:szCs w:val="22"/>
                <w:lang w:val="en-US"/>
              </w:rPr>
            </w:pPr>
          </w:p>
        </w:tc>
        <w:tc>
          <w:tcPr>
            <w:tcW w:w="2588" w:type="dxa"/>
            <w:shd w:val="clear" w:color="auto" w:fill="auto"/>
          </w:tcPr>
          <w:p w14:paraId="3F6A7020" w14:textId="77777777" w:rsidR="003B13B2" w:rsidRPr="00B3205E" w:rsidRDefault="00932588" w:rsidP="00D07574">
            <w:pPr>
              <w:pStyle w:val="afa"/>
              <w:widowControl w:val="0"/>
              <w:autoSpaceDE w:val="0"/>
              <w:autoSpaceDN w:val="0"/>
              <w:spacing w:after="0"/>
              <w:rPr>
                <w:rFonts w:ascii="Calibri" w:hAnsi="Calibri" w:cs="Calibri"/>
                <w:bCs/>
                <w:szCs w:val="22"/>
                <w:lang w:val="en-US"/>
              </w:rPr>
            </w:pPr>
            <w:r>
              <w:object w:dxaOrig="1305" w:dyaOrig="435" w14:anchorId="6A46DB4D">
                <v:shape id="_x0000_i1030" type="#_x0000_t75" style="width:65.25pt;height:21pt" o:ole="">
                  <v:imagedata r:id="rId18" o:title=""/>
                </v:shape>
                <o:OLEObject Type="Embed" ProgID="Visio.Drawing.15" ShapeID="_x0000_i1030" DrawAspect="Content" ObjectID="_1727081081" r:id="rId19"/>
              </w:object>
            </w:r>
          </w:p>
        </w:tc>
      </w:tr>
      <w:tr w:rsidR="009162F4" w14:paraId="58DCCA67" w14:textId="77777777" w:rsidTr="00D07574">
        <w:trPr>
          <w:jc w:val="center"/>
        </w:trPr>
        <w:tc>
          <w:tcPr>
            <w:tcW w:w="1413" w:type="dxa"/>
            <w:vMerge/>
            <w:shd w:val="clear" w:color="auto" w:fill="auto"/>
          </w:tcPr>
          <w:p w14:paraId="7F66FAF7" w14:textId="77777777" w:rsidR="003B13B2" w:rsidRPr="00B3205E" w:rsidRDefault="003B13B2" w:rsidP="00D07574">
            <w:pPr>
              <w:pStyle w:val="afa"/>
              <w:widowControl w:val="0"/>
              <w:autoSpaceDE w:val="0"/>
              <w:autoSpaceDN w:val="0"/>
              <w:spacing w:after="0"/>
              <w:rPr>
                <w:rFonts w:ascii="Calibri" w:hAnsi="Calibri" w:cs="Calibri"/>
                <w:bCs/>
                <w:szCs w:val="22"/>
                <w:lang w:val="en-US"/>
              </w:rPr>
            </w:pPr>
          </w:p>
        </w:tc>
        <w:tc>
          <w:tcPr>
            <w:tcW w:w="3259" w:type="dxa"/>
            <w:shd w:val="clear" w:color="auto" w:fill="auto"/>
          </w:tcPr>
          <w:p w14:paraId="2CB6DF86" w14:textId="77777777" w:rsidR="003B13B2" w:rsidRPr="00B3205E" w:rsidRDefault="00932588" w:rsidP="00D07574">
            <w:pPr>
              <w:pStyle w:val="afa"/>
              <w:widowControl w:val="0"/>
              <w:autoSpaceDE w:val="0"/>
              <w:autoSpaceDN w:val="0"/>
              <w:spacing w:after="0"/>
              <w:rPr>
                <w:rFonts w:ascii="Calibri" w:hAnsi="Calibri" w:cs="Calibri"/>
                <w:bCs/>
                <w:szCs w:val="22"/>
              </w:rPr>
            </w:pPr>
            <w:r w:rsidRPr="00B3205E">
              <w:rPr>
                <w:rFonts w:ascii="Calibri" w:hAnsi="Calibri" w:cs="Calibri"/>
                <w:bCs/>
                <w:szCs w:val="22"/>
              </w:rPr>
              <w:t>с образцом</w:t>
            </w:r>
          </w:p>
        </w:tc>
        <w:tc>
          <w:tcPr>
            <w:tcW w:w="2588" w:type="dxa"/>
            <w:shd w:val="clear" w:color="auto" w:fill="auto"/>
          </w:tcPr>
          <w:p w14:paraId="7EA9F304" w14:textId="77777777" w:rsidR="003B13B2" w:rsidRPr="00B3205E" w:rsidRDefault="00932588" w:rsidP="00D07574">
            <w:pPr>
              <w:pStyle w:val="afa"/>
              <w:widowControl w:val="0"/>
              <w:autoSpaceDE w:val="0"/>
              <w:autoSpaceDN w:val="0"/>
              <w:spacing w:after="0"/>
              <w:rPr>
                <w:rFonts w:ascii="Calibri" w:hAnsi="Calibri" w:cs="Calibri"/>
                <w:bCs/>
                <w:szCs w:val="22"/>
                <w:lang w:val="en-US"/>
              </w:rPr>
            </w:pPr>
            <w:r>
              <w:object w:dxaOrig="1305" w:dyaOrig="435" w14:anchorId="3B580000">
                <v:shape id="_x0000_i1031" type="#_x0000_t75" style="width:65.25pt;height:21pt" o:ole="">
                  <v:imagedata r:id="rId20" o:title=""/>
                </v:shape>
                <o:OLEObject Type="Embed" ProgID="Visio.Drawing.15" ShapeID="_x0000_i1031" DrawAspect="Content" ObjectID="_1727081082" r:id="rId21"/>
              </w:object>
            </w:r>
          </w:p>
        </w:tc>
      </w:tr>
      <w:tr w:rsidR="009162F4" w14:paraId="0A0A13AC" w14:textId="77777777" w:rsidTr="00D07574">
        <w:trPr>
          <w:jc w:val="center"/>
        </w:trPr>
        <w:tc>
          <w:tcPr>
            <w:tcW w:w="1413" w:type="dxa"/>
            <w:vMerge/>
            <w:shd w:val="clear" w:color="auto" w:fill="auto"/>
          </w:tcPr>
          <w:p w14:paraId="294DA544" w14:textId="77777777" w:rsidR="003B13B2" w:rsidRPr="00B3205E" w:rsidRDefault="003B13B2" w:rsidP="00D07574">
            <w:pPr>
              <w:pStyle w:val="afa"/>
              <w:widowControl w:val="0"/>
              <w:autoSpaceDE w:val="0"/>
              <w:autoSpaceDN w:val="0"/>
              <w:spacing w:after="0"/>
              <w:rPr>
                <w:rFonts w:ascii="Calibri" w:hAnsi="Calibri" w:cs="Calibri"/>
                <w:bCs/>
                <w:szCs w:val="22"/>
                <w:lang w:val="en-US"/>
              </w:rPr>
            </w:pPr>
          </w:p>
        </w:tc>
        <w:tc>
          <w:tcPr>
            <w:tcW w:w="3259" w:type="dxa"/>
            <w:shd w:val="clear" w:color="auto" w:fill="auto"/>
          </w:tcPr>
          <w:p w14:paraId="22C9DEFF" w14:textId="77777777" w:rsidR="003B13B2" w:rsidRPr="00B3205E" w:rsidRDefault="00932588" w:rsidP="00D07574">
            <w:pPr>
              <w:pStyle w:val="afa"/>
              <w:widowControl w:val="0"/>
              <w:autoSpaceDE w:val="0"/>
              <w:autoSpaceDN w:val="0"/>
              <w:spacing w:after="0"/>
              <w:rPr>
                <w:rFonts w:ascii="Calibri" w:hAnsi="Calibri" w:cs="Calibri"/>
                <w:bCs/>
                <w:szCs w:val="22"/>
              </w:rPr>
            </w:pPr>
            <w:r w:rsidRPr="00B3205E">
              <w:rPr>
                <w:rFonts w:ascii="Calibri" w:hAnsi="Calibri" w:cs="Calibri"/>
                <w:bCs/>
                <w:szCs w:val="22"/>
              </w:rPr>
              <w:t>с поясом брака</w:t>
            </w:r>
          </w:p>
        </w:tc>
        <w:tc>
          <w:tcPr>
            <w:tcW w:w="2588" w:type="dxa"/>
            <w:shd w:val="clear" w:color="auto" w:fill="auto"/>
          </w:tcPr>
          <w:p w14:paraId="357CA671" w14:textId="77777777" w:rsidR="003B13B2" w:rsidRPr="00B3205E" w:rsidRDefault="00932588" w:rsidP="00D07574">
            <w:pPr>
              <w:pStyle w:val="afa"/>
              <w:widowControl w:val="0"/>
              <w:autoSpaceDE w:val="0"/>
              <w:autoSpaceDN w:val="0"/>
              <w:spacing w:after="0"/>
              <w:rPr>
                <w:rFonts w:ascii="Calibri" w:hAnsi="Calibri" w:cs="Calibri"/>
                <w:bCs/>
                <w:szCs w:val="22"/>
                <w:lang w:val="en-US"/>
              </w:rPr>
            </w:pPr>
            <w:r>
              <w:object w:dxaOrig="1305" w:dyaOrig="435" w14:anchorId="3A04D079">
                <v:shape id="_x0000_i1032" type="#_x0000_t75" style="width:65.25pt;height:21pt" o:ole="">
                  <v:imagedata r:id="rId22" o:title=""/>
                </v:shape>
                <o:OLEObject Type="Embed" ProgID="Visio.Drawing.15" ShapeID="_x0000_i1032" DrawAspect="Content" ObjectID="_1727081083" r:id="rId23"/>
              </w:object>
            </w:r>
          </w:p>
        </w:tc>
      </w:tr>
      <w:tr w:rsidR="009162F4" w14:paraId="73428DF8" w14:textId="77777777" w:rsidTr="00D07574">
        <w:trPr>
          <w:jc w:val="center"/>
        </w:trPr>
        <w:tc>
          <w:tcPr>
            <w:tcW w:w="1413" w:type="dxa"/>
            <w:vMerge/>
            <w:shd w:val="clear" w:color="auto" w:fill="auto"/>
          </w:tcPr>
          <w:p w14:paraId="3FA16010" w14:textId="77777777" w:rsidR="003B13B2" w:rsidRPr="00B3205E" w:rsidRDefault="003B13B2" w:rsidP="00D07574">
            <w:pPr>
              <w:pStyle w:val="afa"/>
              <w:widowControl w:val="0"/>
              <w:autoSpaceDE w:val="0"/>
              <w:autoSpaceDN w:val="0"/>
              <w:spacing w:after="0"/>
              <w:rPr>
                <w:rFonts w:ascii="Calibri" w:hAnsi="Calibri" w:cs="Calibri"/>
                <w:bCs/>
                <w:szCs w:val="22"/>
                <w:lang w:val="en-US"/>
              </w:rPr>
            </w:pPr>
          </w:p>
        </w:tc>
        <w:tc>
          <w:tcPr>
            <w:tcW w:w="3259" w:type="dxa"/>
            <w:shd w:val="clear" w:color="auto" w:fill="auto"/>
          </w:tcPr>
          <w:p w14:paraId="2CEF1098" w14:textId="77777777" w:rsidR="003B13B2" w:rsidRPr="00B3205E" w:rsidRDefault="00932588" w:rsidP="00D07574">
            <w:pPr>
              <w:pStyle w:val="afa"/>
              <w:widowControl w:val="0"/>
              <w:autoSpaceDE w:val="0"/>
              <w:autoSpaceDN w:val="0"/>
              <w:spacing w:after="0"/>
              <w:rPr>
                <w:rFonts w:ascii="Calibri" w:hAnsi="Calibri" w:cs="Calibri"/>
                <w:bCs/>
                <w:szCs w:val="22"/>
              </w:rPr>
            </w:pPr>
            <w:r w:rsidRPr="00B3205E">
              <w:rPr>
                <w:rFonts w:ascii="Calibri" w:hAnsi="Calibri" w:cs="Calibri"/>
                <w:bCs/>
                <w:szCs w:val="22"/>
              </w:rPr>
              <w:t>недорез</w:t>
            </w:r>
          </w:p>
        </w:tc>
        <w:tc>
          <w:tcPr>
            <w:tcW w:w="2588" w:type="dxa"/>
            <w:shd w:val="clear" w:color="auto" w:fill="auto"/>
          </w:tcPr>
          <w:p w14:paraId="6A5C5555" w14:textId="77777777" w:rsidR="003B13B2" w:rsidRPr="00B3205E" w:rsidRDefault="00932588" w:rsidP="00D07574">
            <w:pPr>
              <w:pStyle w:val="afa"/>
              <w:widowControl w:val="0"/>
              <w:autoSpaceDE w:val="0"/>
              <w:autoSpaceDN w:val="0"/>
              <w:spacing w:after="0"/>
              <w:rPr>
                <w:rFonts w:ascii="Calibri" w:hAnsi="Calibri" w:cs="Calibri"/>
                <w:bCs/>
                <w:szCs w:val="22"/>
                <w:lang w:val="en-US"/>
              </w:rPr>
            </w:pPr>
            <w:r>
              <w:object w:dxaOrig="2340" w:dyaOrig="435" w14:anchorId="65BE8EF1">
                <v:shape id="_x0000_i1033" type="#_x0000_t75" style="width:115.5pt;height:21pt" o:ole="">
                  <v:imagedata r:id="rId24" o:title=""/>
                </v:shape>
                <o:OLEObject Type="Embed" ProgID="Visio.Drawing.15" ShapeID="_x0000_i1033" DrawAspect="Content" ObjectID="_1727081084" r:id="rId25"/>
              </w:object>
            </w:r>
          </w:p>
        </w:tc>
      </w:tr>
      <w:tr w:rsidR="009162F4" w14:paraId="29A35A67" w14:textId="77777777" w:rsidTr="00D07574">
        <w:trPr>
          <w:jc w:val="center"/>
        </w:trPr>
        <w:tc>
          <w:tcPr>
            <w:tcW w:w="1413" w:type="dxa"/>
            <w:shd w:val="clear" w:color="auto" w:fill="auto"/>
          </w:tcPr>
          <w:p w14:paraId="5B4D591B" w14:textId="77777777" w:rsidR="003B13B2" w:rsidRPr="00B3205E" w:rsidRDefault="00932588" w:rsidP="00D07574">
            <w:pPr>
              <w:pStyle w:val="afa"/>
              <w:widowControl w:val="0"/>
              <w:autoSpaceDE w:val="0"/>
              <w:autoSpaceDN w:val="0"/>
              <w:spacing w:after="0"/>
              <w:rPr>
                <w:rFonts w:ascii="Calibri" w:hAnsi="Calibri" w:cs="Calibri"/>
                <w:bCs/>
                <w:szCs w:val="22"/>
              </w:rPr>
            </w:pPr>
            <w:r w:rsidRPr="00B3205E">
              <w:rPr>
                <w:rFonts w:ascii="Calibri" w:hAnsi="Calibri" w:cs="Calibri"/>
                <w:bCs/>
                <w:szCs w:val="22"/>
              </w:rPr>
              <w:t>Тех. обрезь</w:t>
            </w:r>
          </w:p>
        </w:tc>
        <w:tc>
          <w:tcPr>
            <w:tcW w:w="3259" w:type="dxa"/>
            <w:shd w:val="clear" w:color="auto" w:fill="auto"/>
          </w:tcPr>
          <w:p w14:paraId="41603DF2" w14:textId="77777777" w:rsidR="003B13B2" w:rsidRPr="00B3205E" w:rsidRDefault="003B13B2" w:rsidP="00D07574">
            <w:pPr>
              <w:pStyle w:val="afa"/>
              <w:widowControl w:val="0"/>
              <w:autoSpaceDE w:val="0"/>
              <w:autoSpaceDN w:val="0"/>
              <w:spacing w:after="0"/>
              <w:rPr>
                <w:rFonts w:ascii="Calibri" w:hAnsi="Calibri" w:cs="Calibri"/>
                <w:bCs/>
                <w:szCs w:val="22"/>
                <w:lang w:val="en-US"/>
              </w:rPr>
            </w:pPr>
          </w:p>
        </w:tc>
        <w:tc>
          <w:tcPr>
            <w:tcW w:w="2588" w:type="dxa"/>
            <w:shd w:val="clear" w:color="auto" w:fill="auto"/>
          </w:tcPr>
          <w:p w14:paraId="24353E4A" w14:textId="77777777" w:rsidR="003B13B2" w:rsidRPr="00B3205E" w:rsidRDefault="00932588" w:rsidP="00D07574">
            <w:pPr>
              <w:pStyle w:val="afa"/>
              <w:widowControl w:val="0"/>
              <w:autoSpaceDE w:val="0"/>
              <w:autoSpaceDN w:val="0"/>
              <w:spacing w:after="0"/>
              <w:rPr>
                <w:rFonts w:ascii="Calibri" w:hAnsi="Calibri" w:cs="Calibri"/>
                <w:bCs/>
                <w:szCs w:val="22"/>
                <w:lang w:val="en-US"/>
              </w:rPr>
            </w:pPr>
            <w:r>
              <w:object w:dxaOrig="1305" w:dyaOrig="435" w14:anchorId="5A7E9D59">
                <v:shape id="_x0000_i1034" type="#_x0000_t75" style="width:65.25pt;height:21pt" o:ole="">
                  <v:imagedata r:id="rId26" o:title=""/>
                </v:shape>
                <o:OLEObject Type="Embed" ProgID="Visio.Drawing.15" ShapeID="_x0000_i1034" DrawAspect="Content" ObjectID="_1727081085" r:id="rId27"/>
              </w:object>
            </w:r>
          </w:p>
        </w:tc>
      </w:tr>
    </w:tbl>
    <w:p w14:paraId="7ACFD9C3" w14:textId="77777777" w:rsidR="00103216" w:rsidRDefault="00103216" w:rsidP="00103216"/>
    <w:p w14:paraId="12E1FE76" w14:textId="77777777" w:rsidR="00103216" w:rsidRPr="00C5037F" w:rsidRDefault="00932588">
      <w:pPr>
        <w:pStyle w:val="3"/>
        <w:numPr>
          <w:ilvl w:val="2"/>
          <w:numId w:val="5"/>
        </w:numPr>
        <w:ind w:left="709"/>
        <w:rPr>
          <w:lang w:bidi="en-US"/>
        </w:rPr>
      </w:pPr>
      <w:bookmarkStart w:id="748" w:name="_Toc116467172"/>
      <w:r w:rsidRPr="00C5037F">
        <w:rPr>
          <w:lang w:bidi="en-US"/>
        </w:rPr>
        <w:t>Регистрация «хвоста» ручья при разливке</w:t>
      </w:r>
      <w:bookmarkEnd w:id="748"/>
    </w:p>
    <w:p w14:paraId="02EBA8A6" w14:textId="77777777" w:rsidR="003266E6" w:rsidRPr="00C5037F" w:rsidRDefault="00932588" w:rsidP="00103216">
      <w:r w:rsidRPr="00C5037F">
        <w:t xml:space="preserve">В том случае, если порезка ручья окончена, и в ручье осталась хвостовая часть, оператор АРМа должен будет вручную отметить оставшийся участок ручья как «хвост», используя соответствующие функции АРМа. </w:t>
      </w:r>
    </w:p>
    <w:p w14:paraId="25B18920" w14:textId="77777777" w:rsidR="003266E6" w:rsidRDefault="00932588" w:rsidP="00103216">
      <w:r w:rsidRPr="00C5037F">
        <w:t xml:space="preserve">При регистрации хвостовой части ручья, верхний уровень СП </w:t>
      </w:r>
      <w:r w:rsidR="00B225A4" w:rsidRPr="00C5037F">
        <w:t>передаёт</w:t>
      </w:r>
      <w:r w:rsidRPr="00C5037F">
        <w:t xml:space="preserve"> на нижний уровень СП длину хвостовой части ручья из модели прослеживаемости. Нижний уровень СП </w:t>
      </w:r>
      <w:r w:rsidR="00B225A4" w:rsidRPr="00C5037F">
        <w:t>создаёт</w:t>
      </w:r>
      <w:r w:rsidRPr="00C5037F">
        <w:t xml:space="preserve"> ОП, представляющий собой отрезок ручья указанной длины и далее процесс создания ОП аналогичен процессу, описанному в пункте 3.3.2.</w:t>
      </w:r>
    </w:p>
    <w:p w14:paraId="26E65989" w14:textId="77777777" w:rsidR="00DB7B3E" w:rsidRDefault="00932588">
      <w:pPr>
        <w:pStyle w:val="2"/>
        <w:numPr>
          <w:ilvl w:val="1"/>
          <w:numId w:val="5"/>
        </w:numPr>
        <w:ind w:left="709"/>
      </w:pPr>
      <w:bookmarkStart w:id="749" w:name="_Toc116467173"/>
      <w:r>
        <w:t>Производственная операция «Охлаждение»</w:t>
      </w:r>
      <w:bookmarkEnd w:id="749"/>
    </w:p>
    <w:p w14:paraId="6E059D21" w14:textId="77777777" w:rsidR="008E02D9" w:rsidRDefault="00932588" w:rsidP="008E02D9">
      <w:pPr>
        <w:rPr>
          <w:lang w:bidi="en-US"/>
        </w:rPr>
      </w:pPr>
      <w:r>
        <w:rPr>
          <w:lang w:bidi="en-US"/>
        </w:rPr>
        <w:t>В рамках производственной операции «Охлаждение», СП выполняет следующие функции:</w:t>
      </w:r>
    </w:p>
    <w:p w14:paraId="6869FC50" w14:textId="77777777" w:rsidR="008E02D9" w:rsidRDefault="00932588">
      <w:pPr>
        <w:pStyle w:val="a"/>
        <w:numPr>
          <w:ilvl w:val="0"/>
          <w:numId w:val="17"/>
        </w:numPr>
        <w:rPr>
          <w:rFonts w:ascii="Calibri" w:hAnsi="Calibri" w:cs="Calibri"/>
          <w:bCs/>
          <w:szCs w:val="22"/>
        </w:rPr>
      </w:pPr>
      <w:r w:rsidRPr="008E02D9">
        <w:rPr>
          <w:rFonts w:ascii="Calibri" w:hAnsi="Calibri" w:cs="Calibri"/>
          <w:bCs/>
          <w:szCs w:val="22"/>
        </w:rPr>
        <w:t xml:space="preserve">Слежение за передвижением ОП </w:t>
      </w:r>
      <w:r w:rsidR="00AB0740">
        <w:rPr>
          <w:rFonts w:ascii="Calibri" w:hAnsi="Calibri" w:cs="Calibri"/>
          <w:bCs/>
          <w:szCs w:val="22"/>
        </w:rPr>
        <w:t>по охладительным столам и транспортным агрегатам в</w:t>
      </w:r>
      <w:r w:rsidRPr="008E02D9">
        <w:rPr>
          <w:rFonts w:ascii="Calibri" w:hAnsi="Calibri" w:cs="Calibri"/>
          <w:bCs/>
          <w:szCs w:val="22"/>
        </w:rPr>
        <w:t xml:space="preserve"> автоматическом режиме;</w:t>
      </w:r>
    </w:p>
    <w:p w14:paraId="450176AF" w14:textId="77777777" w:rsidR="008E02D9" w:rsidRPr="008E02D9" w:rsidRDefault="00932588">
      <w:pPr>
        <w:pStyle w:val="a"/>
        <w:numPr>
          <w:ilvl w:val="0"/>
          <w:numId w:val="17"/>
        </w:numPr>
        <w:rPr>
          <w:rFonts w:ascii="Calibri" w:hAnsi="Calibri" w:cs="Calibri"/>
          <w:bCs/>
          <w:szCs w:val="22"/>
        </w:rPr>
      </w:pPr>
      <w:r w:rsidRPr="008E02D9">
        <w:rPr>
          <w:rFonts w:ascii="Calibri" w:hAnsi="Calibri" w:cs="Calibri"/>
          <w:bCs/>
          <w:szCs w:val="22"/>
        </w:rPr>
        <w:t xml:space="preserve">Автоматическая идентификация заготовки </w:t>
      </w:r>
      <w:r w:rsidRPr="008E02D9">
        <w:rPr>
          <w:rFonts w:ascii="Calibri" w:hAnsi="Calibri" w:cs="Calibri"/>
          <w:szCs w:val="22"/>
        </w:rPr>
        <w:t xml:space="preserve">по правилам идентификации </w:t>
      </w:r>
      <w:r w:rsidRPr="008E02D9">
        <w:rPr>
          <w:rFonts w:ascii="Calibri" w:hAnsi="Calibri" w:cs="Calibri"/>
          <w:szCs w:val="22"/>
          <w:lang w:val="en-US"/>
        </w:rPr>
        <w:t>PSImetals</w:t>
      </w:r>
      <w:r w:rsidRPr="008E02D9">
        <w:rPr>
          <w:rFonts w:ascii="Calibri" w:hAnsi="Calibri" w:cs="Calibri"/>
          <w:szCs w:val="22"/>
        </w:rPr>
        <w:t xml:space="preserve"> </w:t>
      </w:r>
      <w:r w:rsidRPr="008E02D9">
        <w:rPr>
          <w:rFonts w:ascii="Calibri" w:hAnsi="Calibri" w:cs="Calibri"/>
          <w:szCs w:val="22"/>
          <w:lang w:val="en-US"/>
        </w:rPr>
        <w:t>MES</w:t>
      </w:r>
      <w:r w:rsidRPr="008E02D9">
        <w:rPr>
          <w:rFonts w:ascii="Calibri" w:hAnsi="Calibri" w:cs="Calibri"/>
          <w:szCs w:val="22"/>
        </w:rPr>
        <w:t xml:space="preserve"> при </w:t>
      </w:r>
      <w:r w:rsidR="00506F24">
        <w:rPr>
          <w:rFonts w:ascii="Calibri" w:hAnsi="Calibri" w:cs="Calibri"/>
          <w:szCs w:val="22"/>
        </w:rPr>
        <w:t>регистрации производства заготовки</w:t>
      </w:r>
      <w:r w:rsidRPr="008E02D9">
        <w:rPr>
          <w:rFonts w:ascii="Calibri" w:hAnsi="Calibri" w:cs="Calibri"/>
          <w:szCs w:val="22"/>
        </w:rPr>
        <w:t>;</w:t>
      </w:r>
    </w:p>
    <w:p w14:paraId="6432E772" w14:textId="77777777" w:rsidR="008E02D9" w:rsidRPr="008E02D9" w:rsidRDefault="00932588">
      <w:pPr>
        <w:pStyle w:val="a"/>
        <w:numPr>
          <w:ilvl w:val="0"/>
          <w:numId w:val="17"/>
        </w:numPr>
        <w:rPr>
          <w:rFonts w:ascii="Calibri" w:hAnsi="Calibri" w:cs="Calibri"/>
          <w:bCs/>
          <w:szCs w:val="22"/>
        </w:rPr>
      </w:pPr>
      <w:r w:rsidRPr="008E02D9">
        <w:rPr>
          <w:rFonts w:ascii="Calibri" w:hAnsi="Calibri" w:cs="Calibri"/>
          <w:szCs w:val="22"/>
        </w:rPr>
        <w:t xml:space="preserve">Автоматическая отметка специальным параметром последней заготовки плавки, а также заготовок, отлитых из первых или последних 25 тонн плавки </w:t>
      </w:r>
      <w:r w:rsidR="00506F24">
        <w:rPr>
          <w:rFonts w:ascii="Calibri" w:hAnsi="Calibri" w:cs="Calibri"/>
          <w:szCs w:val="22"/>
        </w:rPr>
        <w:t>при регистрации производства заготовки</w:t>
      </w:r>
      <w:r w:rsidRPr="008E02D9">
        <w:rPr>
          <w:rFonts w:ascii="Calibri" w:hAnsi="Calibri" w:cs="Calibri"/>
          <w:szCs w:val="22"/>
        </w:rPr>
        <w:t>;</w:t>
      </w:r>
    </w:p>
    <w:p w14:paraId="0FE5F262" w14:textId="77777777" w:rsidR="008E02D9" w:rsidRPr="008E02D9" w:rsidRDefault="00932588">
      <w:pPr>
        <w:pStyle w:val="a"/>
        <w:numPr>
          <w:ilvl w:val="0"/>
          <w:numId w:val="17"/>
        </w:numPr>
        <w:rPr>
          <w:rFonts w:ascii="Calibri" w:hAnsi="Calibri" w:cs="Calibri"/>
          <w:bCs/>
          <w:szCs w:val="22"/>
        </w:rPr>
      </w:pPr>
      <w:r w:rsidRPr="008E02D9">
        <w:rPr>
          <w:rFonts w:ascii="Calibri" w:hAnsi="Calibri" w:cs="Calibri"/>
          <w:szCs w:val="22"/>
        </w:rPr>
        <w:t xml:space="preserve">Формирование и отправка телеграммы о производстве заготовки в </w:t>
      </w:r>
      <w:r w:rsidRPr="008E02D9">
        <w:rPr>
          <w:rFonts w:ascii="Calibri" w:hAnsi="Calibri" w:cs="Calibri"/>
          <w:szCs w:val="22"/>
          <w:lang w:val="en-US"/>
        </w:rPr>
        <w:t>PIMS</w:t>
      </w:r>
      <w:r w:rsidRPr="008E02D9">
        <w:rPr>
          <w:rFonts w:ascii="Calibri" w:hAnsi="Calibri" w:cs="Calibri"/>
          <w:szCs w:val="22"/>
        </w:rPr>
        <w:t>.</w:t>
      </w:r>
    </w:p>
    <w:p w14:paraId="039057A5" w14:textId="77777777" w:rsidR="008E02D9" w:rsidRPr="007D61FF" w:rsidRDefault="00932588">
      <w:pPr>
        <w:pStyle w:val="3"/>
        <w:numPr>
          <w:ilvl w:val="2"/>
          <w:numId w:val="5"/>
        </w:numPr>
        <w:ind w:left="709"/>
      </w:pPr>
      <w:bookmarkStart w:id="750" w:name="_Toc116467174"/>
      <w:r w:rsidRPr="007D61FF">
        <w:t xml:space="preserve">Перемещение ОП по позициям </w:t>
      </w:r>
      <w:r w:rsidR="007D61FF">
        <w:t>транспортных агрегатов</w:t>
      </w:r>
      <w:bookmarkEnd w:id="750"/>
    </w:p>
    <w:p w14:paraId="537F17B4" w14:textId="52DC0765" w:rsidR="006240FF" w:rsidRDefault="00932588" w:rsidP="008E02D9">
      <w:pPr>
        <w:rPr>
          <w:rFonts w:ascii="Calibri" w:hAnsi="Calibri" w:cs="Calibri"/>
          <w:bCs/>
          <w:szCs w:val="22"/>
        </w:rPr>
      </w:pPr>
      <w:r w:rsidRPr="0068289E">
        <w:rPr>
          <w:rFonts w:ascii="Calibri" w:hAnsi="Calibri" w:cs="Calibri"/>
          <w:bCs/>
          <w:szCs w:val="22"/>
        </w:rPr>
        <w:t>Факты перемещения ОП по охладительным столам</w:t>
      </w:r>
      <w:r w:rsidR="003B7172">
        <w:rPr>
          <w:rFonts w:ascii="Calibri" w:hAnsi="Calibri" w:cs="Calibri"/>
          <w:bCs/>
          <w:szCs w:val="22"/>
        </w:rPr>
        <w:t xml:space="preserve"> и транспортным агрегатам, автоматически,</w:t>
      </w:r>
      <w:r w:rsidRPr="0068289E">
        <w:rPr>
          <w:rFonts w:ascii="Calibri" w:hAnsi="Calibri" w:cs="Calibri"/>
          <w:bCs/>
          <w:szCs w:val="22"/>
        </w:rPr>
        <w:t xml:space="preserve"> регистрируются на нижнем уровне СП</w:t>
      </w:r>
      <w:r w:rsidR="00C03F14">
        <w:rPr>
          <w:rFonts w:ascii="Calibri" w:hAnsi="Calibri" w:cs="Calibri"/>
          <w:bCs/>
          <w:szCs w:val="22"/>
        </w:rPr>
        <w:t xml:space="preserve"> в виде переходов между позициями карты положения ОП.</w:t>
      </w:r>
      <w:r w:rsidR="003B7172">
        <w:rPr>
          <w:rFonts w:ascii="Calibri" w:hAnsi="Calibri" w:cs="Calibri"/>
          <w:bCs/>
          <w:szCs w:val="22"/>
        </w:rPr>
        <w:t xml:space="preserve"> Источниками данных для формирования переходов, являются сигналы, от </w:t>
      </w:r>
      <w:r w:rsidR="002B705F">
        <w:rPr>
          <w:rFonts w:ascii="Calibri" w:hAnsi="Calibri" w:cs="Calibri"/>
          <w:bCs/>
          <w:szCs w:val="22"/>
        </w:rPr>
        <w:t xml:space="preserve">транспортного и </w:t>
      </w:r>
      <w:r w:rsidR="003B7172">
        <w:rPr>
          <w:rFonts w:ascii="Calibri" w:hAnsi="Calibri" w:cs="Calibri"/>
          <w:bCs/>
          <w:szCs w:val="22"/>
        </w:rPr>
        <w:t xml:space="preserve">технологического оборудования, перечисленные в таблице </w:t>
      </w:r>
      <w:r w:rsidR="00CD4042">
        <w:rPr>
          <w:rFonts w:ascii="Calibri" w:hAnsi="Calibri" w:cs="Calibri"/>
          <w:bCs/>
          <w:szCs w:val="22"/>
        </w:rPr>
        <w:t>3</w:t>
      </w:r>
      <w:r w:rsidR="003B7172">
        <w:rPr>
          <w:rFonts w:ascii="Calibri" w:hAnsi="Calibri" w:cs="Calibri"/>
          <w:bCs/>
          <w:szCs w:val="22"/>
        </w:rPr>
        <w:t>.</w:t>
      </w:r>
    </w:p>
    <w:p w14:paraId="4DBD2829" w14:textId="340B8ACF" w:rsidR="003B7172" w:rsidRPr="007D61FF" w:rsidRDefault="00932588" w:rsidP="007D61FF">
      <w:pPr>
        <w:spacing w:after="0"/>
        <w:jc w:val="right"/>
        <w:rPr>
          <w:rFonts w:ascii="Calibri" w:hAnsi="Calibri" w:cs="Calibri"/>
          <w:bCs/>
          <w:i/>
          <w:iCs/>
          <w:szCs w:val="22"/>
        </w:rPr>
      </w:pPr>
      <w:r w:rsidRPr="007D61FF">
        <w:rPr>
          <w:rFonts w:ascii="Calibri" w:hAnsi="Calibri" w:cs="Calibri"/>
          <w:bCs/>
          <w:i/>
          <w:iCs/>
          <w:szCs w:val="22"/>
        </w:rPr>
        <w:t xml:space="preserve">Таблица </w:t>
      </w:r>
      <w:r w:rsidR="00CD4042">
        <w:rPr>
          <w:rFonts w:ascii="Calibri" w:hAnsi="Calibri" w:cs="Calibri"/>
          <w:bCs/>
          <w:i/>
          <w:iCs/>
          <w:szCs w:val="22"/>
        </w:rPr>
        <w:t>3</w:t>
      </w:r>
      <w:r w:rsidRPr="007D61FF">
        <w:rPr>
          <w:rFonts w:ascii="Calibri" w:hAnsi="Calibri" w:cs="Calibri"/>
          <w:bCs/>
          <w:i/>
          <w:iCs/>
          <w:szCs w:val="22"/>
        </w:rPr>
        <w:t>. Источники данных для формирования переходов.</w:t>
      </w:r>
    </w:p>
    <w:tbl>
      <w:tblPr>
        <w:tblStyle w:val="a9"/>
        <w:tblW w:w="0" w:type="auto"/>
        <w:tblLook w:val="04A0" w:firstRow="1" w:lastRow="0" w:firstColumn="1" w:lastColumn="0" w:noHBand="0" w:noVBand="1"/>
      </w:tblPr>
      <w:tblGrid>
        <w:gridCol w:w="2547"/>
        <w:gridCol w:w="6798"/>
      </w:tblGrid>
      <w:tr w:rsidR="009162F4" w14:paraId="7A78DA53" w14:textId="77777777" w:rsidTr="007D61FF">
        <w:tc>
          <w:tcPr>
            <w:tcW w:w="2547" w:type="dxa"/>
          </w:tcPr>
          <w:p w14:paraId="6CBA8994" w14:textId="77777777" w:rsidR="003B7172" w:rsidRPr="007D61FF" w:rsidRDefault="00932588" w:rsidP="003B7172">
            <w:pPr>
              <w:rPr>
                <w:b/>
                <w:bCs/>
              </w:rPr>
            </w:pPr>
            <w:r w:rsidRPr="007D61FF">
              <w:rPr>
                <w:b/>
                <w:bCs/>
              </w:rPr>
              <w:t>Транспортный агрегат</w:t>
            </w:r>
          </w:p>
        </w:tc>
        <w:tc>
          <w:tcPr>
            <w:tcW w:w="6798" w:type="dxa"/>
          </w:tcPr>
          <w:p w14:paraId="4B3CE70E" w14:textId="77777777" w:rsidR="003B7172" w:rsidRPr="007D61FF" w:rsidRDefault="00932588" w:rsidP="008E02D9">
            <w:pPr>
              <w:rPr>
                <w:b/>
                <w:bCs/>
              </w:rPr>
            </w:pPr>
            <w:r w:rsidRPr="007D61FF">
              <w:rPr>
                <w:b/>
                <w:bCs/>
              </w:rPr>
              <w:t>Источник данных</w:t>
            </w:r>
          </w:p>
        </w:tc>
      </w:tr>
      <w:tr w:rsidR="009162F4" w14:paraId="79BD8A4F" w14:textId="77777777" w:rsidTr="007D61FF">
        <w:tc>
          <w:tcPr>
            <w:tcW w:w="2547" w:type="dxa"/>
          </w:tcPr>
          <w:p w14:paraId="095CA4FB" w14:textId="77777777" w:rsidR="007D61FF" w:rsidRDefault="00932588" w:rsidP="007D61FF">
            <w:pPr>
              <w:jc w:val="left"/>
              <w:rPr>
                <w:lang w:bidi="en-US"/>
              </w:rPr>
            </w:pPr>
            <w:r>
              <w:rPr>
                <w:lang w:bidi="en-US"/>
              </w:rPr>
              <w:t>Отводящий рольганг,</w:t>
            </w:r>
          </w:p>
          <w:p w14:paraId="4231EA5B" w14:textId="77777777" w:rsidR="007D61FF" w:rsidRDefault="00932588" w:rsidP="007D61FF">
            <w:pPr>
              <w:jc w:val="left"/>
              <w:rPr>
                <w:lang w:bidi="en-US"/>
              </w:rPr>
            </w:pPr>
            <w:r>
              <w:rPr>
                <w:lang w:bidi="en-US"/>
              </w:rPr>
              <w:t xml:space="preserve">Передаточный рольганг, </w:t>
            </w:r>
          </w:p>
          <w:p w14:paraId="0FF86F3E" w14:textId="77777777" w:rsidR="003B7172" w:rsidRDefault="00932588" w:rsidP="007D61FF">
            <w:pPr>
              <w:jc w:val="left"/>
              <w:rPr>
                <w:lang w:bidi="en-US"/>
              </w:rPr>
            </w:pPr>
            <w:r>
              <w:rPr>
                <w:lang w:bidi="en-US"/>
              </w:rPr>
              <w:t>Рольганг к УЗГМ</w:t>
            </w:r>
          </w:p>
        </w:tc>
        <w:tc>
          <w:tcPr>
            <w:tcW w:w="6798" w:type="dxa"/>
          </w:tcPr>
          <w:p w14:paraId="48D04A41" w14:textId="77777777" w:rsidR="003B7172" w:rsidRDefault="00932588" w:rsidP="008E02D9">
            <w:r w:rsidRPr="002A12DA">
              <w:t xml:space="preserve">Переходы по рольгангам осуществляются на основании данных о состоянии конечных выключателей и включении электродвигателей. </w:t>
            </w:r>
          </w:p>
        </w:tc>
      </w:tr>
      <w:tr w:rsidR="009162F4" w14:paraId="42702EE6" w14:textId="77777777" w:rsidTr="007D61FF">
        <w:tc>
          <w:tcPr>
            <w:tcW w:w="2547" w:type="dxa"/>
          </w:tcPr>
          <w:p w14:paraId="776FEBB6" w14:textId="77777777" w:rsidR="00AC0ABB" w:rsidRDefault="00AC0ABB" w:rsidP="003B7172"/>
          <w:p w14:paraId="1BB29E6E" w14:textId="77777777" w:rsidR="003B7172" w:rsidRDefault="00932588" w:rsidP="003B7172">
            <w:r>
              <w:t>С</w:t>
            </w:r>
            <w:r w:rsidRPr="00E962C5">
              <w:t>тол охлаждения</w:t>
            </w:r>
            <w:r>
              <w:t xml:space="preserve"> №1</w:t>
            </w:r>
          </w:p>
          <w:p w14:paraId="2E74986F" w14:textId="77777777" w:rsidR="007D61FF" w:rsidRPr="00E962C5" w:rsidRDefault="00932588" w:rsidP="003B7172">
            <w:r>
              <w:t>Стол охлаждения №2</w:t>
            </w:r>
          </w:p>
          <w:p w14:paraId="4A08B630" w14:textId="77777777" w:rsidR="003B7172" w:rsidRDefault="003B7172" w:rsidP="003B7172"/>
        </w:tc>
        <w:tc>
          <w:tcPr>
            <w:tcW w:w="6798" w:type="dxa"/>
          </w:tcPr>
          <w:p w14:paraId="4B421D70" w14:textId="77777777" w:rsidR="003B7172" w:rsidRDefault="00932588" w:rsidP="008E02D9">
            <w:r w:rsidRPr="002A12DA">
              <w:lastRenderedPageBreak/>
              <w:t xml:space="preserve">Переходы по столам охлаждения осуществляются на основании данных о состоянии конечных выключателей крайних позиций гидроцилиндров. При этом осуществляется только переход в прямом </w:t>
            </w:r>
            <w:r w:rsidRPr="002A12DA">
              <w:lastRenderedPageBreak/>
              <w:t>направлении и сразу для всех позиций, расположенных на одном столе.</w:t>
            </w:r>
          </w:p>
        </w:tc>
      </w:tr>
      <w:tr w:rsidR="009162F4" w14:paraId="7CD0B999" w14:textId="77777777" w:rsidTr="007D61FF">
        <w:tc>
          <w:tcPr>
            <w:tcW w:w="2547" w:type="dxa"/>
          </w:tcPr>
          <w:p w14:paraId="64C405E5" w14:textId="77777777" w:rsidR="00AC0ABB" w:rsidRDefault="00AC0ABB" w:rsidP="007D61FF"/>
          <w:p w14:paraId="4F2301F3" w14:textId="77777777" w:rsidR="00AC0ABB" w:rsidRDefault="00AC0ABB" w:rsidP="007D61FF"/>
          <w:p w14:paraId="0D0EA65D" w14:textId="77777777" w:rsidR="00AC0ABB" w:rsidRDefault="00AC0ABB" w:rsidP="007D61FF"/>
          <w:p w14:paraId="06110485" w14:textId="77777777" w:rsidR="003B7172" w:rsidRDefault="00932588" w:rsidP="007D61FF">
            <w:r>
              <w:t>Шлеп</w:t>
            </w:r>
            <w:r w:rsidR="00150417">
              <w:t>п</w:t>
            </w:r>
            <w:r>
              <w:t>ерная тележка</w:t>
            </w:r>
            <w:r w:rsidRPr="00E962C5">
              <w:t xml:space="preserve"> </w:t>
            </w:r>
          </w:p>
        </w:tc>
        <w:tc>
          <w:tcPr>
            <w:tcW w:w="6798" w:type="dxa"/>
          </w:tcPr>
          <w:p w14:paraId="55E727C6" w14:textId="77777777" w:rsidR="003B7172" w:rsidRPr="002A12DA" w:rsidRDefault="00932588" w:rsidP="003B7172">
            <w:r w:rsidRPr="002A12DA">
              <w:t xml:space="preserve">Для контроля условий перехода на </w:t>
            </w:r>
            <w:r w:rsidR="00B225A4" w:rsidRPr="002A12DA">
              <w:t>шле</w:t>
            </w:r>
            <w:r w:rsidR="00150417">
              <w:t>п</w:t>
            </w:r>
            <w:r w:rsidR="00B225A4" w:rsidRPr="002A12DA">
              <w:t>п</w:t>
            </w:r>
            <w:r w:rsidR="00B225A4">
              <w:t>е</w:t>
            </w:r>
            <w:r w:rsidR="00B225A4" w:rsidRPr="002A12DA">
              <w:t>рную</w:t>
            </w:r>
            <w:r w:rsidRPr="002A12DA">
              <w:t xml:space="preserve"> тележку и перекладывании заготовок с </w:t>
            </w:r>
            <w:r>
              <w:t>тележки</w:t>
            </w:r>
            <w:r w:rsidRPr="002A12DA">
              <w:t xml:space="preserve"> на стол охлаждения используются:</w:t>
            </w:r>
          </w:p>
          <w:p w14:paraId="1FEDBF62" w14:textId="77777777" w:rsidR="00AC0ABB" w:rsidRDefault="00932588">
            <w:pPr>
              <w:pStyle w:val="a"/>
              <w:numPr>
                <w:ilvl w:val="0"/>
                <w:numId w:val="18"/>
              </w:numPr>
            </w:pPr>
            <w:r>
              <w:t>показания энкодеров</w:t>
            </w:r>
            <w:r w:rsidR="00714EF3">
              <w:rPr>
                <w:lang w:val="en-US"/>
              </w:rPr>
              <w:t>,</w:t>
            </w:r>
          </w:p>
          <w:p w14:paraId="7ED3CE04" w14:textId="77777777" w:rsidR="003B7172" w:rsidRPr="002A12DA" w:rsidRDefault="00932588">
            <w:pPr>
              <w:pStyle w:val="a"/>
              <w:numPr>
                <w:ilvl w:val="0"/>
                <w:numId w:val="18"/>
              </w:numPr>
            </w:pPr>
            <w:r w:rsidRPr="002A12DA">
              <w:t xml:space="preserve">датчики положения тележки по горизонтали, </w:t>
            </w:r>
          </w:p>
          <w:p w14:paraId="1E93713B" w14:textId="77777777" w:rsidR="003B7172" w:rsidRPr="002A12DA" w:rsidRDefault="00932588">
            <w:pPr>
              <w:pStyle w:val="a"/>
              <w:numPr>
                <w:ilvl w:val="0"/>
                <w:numId w:val="18"/>
              </w:numPr>
            </w:pPr>
            <w:r w:rsidRPr="002A12DA">
              <w:t xml:space="preserve">датчики положения тележки по вертикали, </w:t>
            </w:r>
          </w:p>
          <w:p w14:paraId="196BAEFD" w14:textId="77777777" w:rsidR="003B7172" w:rsidRPr="002A12DA" w:rsidRDefault="00932588">
            <w:pPr>
              <w:pStyle w:val="a"/>
              <w:numPr>
                <w:ilvl w:val="0"/>
                <w:numId w:val="18"/>
              </w:numPr>
            </w:pPr>
            <w:r w:rsidRPr="002A12DA">
              <w:t>датчики наличия заготовок на рольгангах,</w:t>
            </w:r>
          </w:p>
          <w:p w14:paraId="5324EF7C" w14:textId="77777777" w:rsidR="003B7172" w:rsidRPr="002A12DA" w:rsidRDefault="00932588">
            <w:pPr>
              <w:pStyle w:val="a"/>
              <w:numPr>
                <w:ilvl w:val="0"/>
                <w:numId w:val="18"/>
              </w:numPr>
            </w:pPr>
            <w:r w:rsidRPr="002A12DA">
              <w:t>датчики наличия заготовок на шлеп</w:t>
            </w:r>
            <w:r w:rsidR="00150417">
              <w:t>п</w:t>
            </w:r>
            <w:r w:rsidRPr="002A12DA">
              <w:t>ерной тележке,</w:t>
            </w:r>
          </w:p>
          <w:p w14:paraId="4B043E24" w14:textId="77777777" w:rsidR="003B7172" w:rsidRDefault="00932588">
            <w:pPr>
              <w:pStyle w:val="a"/>
              <w:numPr>
                <w:ilvl w:val="0"/>
                <w:numId w:val="18"/>
              </w:numPr>
            </w:pPr>
            <w:r w:rsidRPr="002A12DA">
              <w:t>датчики наличия заготовок на столе охлаждения.</w:t>
            </w:r>
          </w:p>
        </w:tc>
      </w:tr>
    </w:tbl>
    <w:p w14:paraId="6E6D3092" w14:textId="77777777" w:rsidR="00416AE1" w:rsidRDefault="00932588" w:rsidP="00416AE1">
      <w:r>
        <w:t>Нижний уровень СП переда</w:t>
      </w:r>
      <w:r w:rsidR="0049380B">
        <w:t>ё</w:t>
      </w:r>
      <w:r>
        <w:t xml:space="preserve">т на верхний уровень СП информацию о зарегистрированном факте перехода ОП между позициями. </w:t>
      </w:r>
      <w:r w:rsidR="007832C0" w:rsidRPr="0068289E">
        <w:t>На основе этих данных АРМ</w:t>
      </w:r>
      <w:r>
        <w:t xml:space="preserve"> оператора</w:t>
      </w:r>
      <w:r w:rsidR="007832C0" w:rsidRPr="0068289E">
        <w:t xml:space="preserve"> отображает текущее положение ОП на мнемосхеме. </w:t>
      </w:r>
    </w:p>
    <w:p w14:paraId="6DED32F8" w14:textId="77777777" w:rsidR="00416AE1" w:rsidRDefault="00932588" w:rsidP="00416AE1">
      <w:r w:rsidRPr="0068289E">
        <w:t>При перемещении ОП с охладительного стола №1 на промежуточный рольганг,</w:t>
      </w:r>
      <w:r>
        <w:t xml:space="preserve"> верхний уровень</w:t>
      </w:r>
      <w:r w:rsidRPr="0068289E">
        <w:t xml:space="preserve"> СП анализирует тип перемещаемого ОП. В случае, если тип перемещаемого ОП установлен как «Тех. Обрезь», то на АРМе оператора выводится предупреждение о данном факте. Оператор АРМа обязан следить за последовательностью ОП на охлаждающих столах и при необходимости вручную корректировать это последовательность.</w:t>
      </w:r>
      <w:r w:rsidRPr="00055AE3">
        <w:t xml:space="preserve"> </w:t>
      </w:r>
    </w:p>
    <w:p w14:paraId="3FC93D85" w14:textId="77777777" w:rsidR="00416AE1" w:rsidRPr="0068289E" w:rsidRDefault="00932588" w:rsidP="00416AE1">
      <w:r w:rsidRPr="0068289E">
        <w:t xml:space="preserve">При перемещении ОП с охладительного стола №2 на рольганг к УЗГМ, </w:t>
      </w:r>
      <w:r>
        <w:t xml:space="preserve">верхний уровень </w:t>
      </w:r>
      <w:r w:rsidRPr="0068289E">
        <w:t xml:space="preserve">СП анализирует тип перемещаемого ОП. В случае, если тип перемещаемого ОП установлен как «Тех. Обрезь», то на АРМе оператора выводится диалог с предложением либо вручную сменить тип ОП, либо изъять ОП из линии. При изъятии ОП, </w:t>
      </w:r>
      <w:r>
        <w:t xml:space="preserve">на верхнем уровне </w:t>
      </w:r>
      <w:r w:rsidRPr="0068289E">
        <w:t>СП регистрируются металлоотход</w:t>
      </w:r>
      <w:r>
        <w:t>ы</w:t>
      </w:r>
      <w:r w:rsidRPr="0068289E">
        <w:t xml:space="preserve"> по плавке. </w:t>
      </w:r>
    </w:p>
    <w:p w14:paraId="2649E0AC" w14:textId="77777777" w:rsidR="007832C0" w:rsidRPr="0068289E" w:rsidRDefault="00932588" w:rsidP="00506F24">
      <w:pPr>
        <w:pStyle w:val="afa"/>
        <w:widowControl w:val="0"/>
        <w:autoSpaceDE w:val="0"/>
        <w:autoSpaceDN w:val="0"/>
        <w:spacing w:before="240" w:after="0"/>
        <w:rPr>
          <w:rFonts w:ascii="Calibri" w:hAnsi="Calibri" w:cs="Calibri"/>
          <w:bCs/>
          <w:szCs w:val="22"/>
        </w:rPr>
      </w:pPr>
      <w:r w:rsidRPr="0068289E">
        <w:rPr>
          <w:rFonts w:ascii="Calibri" w:hAnsi="Calibri" w:cs="Calibri"/>
          <w:bCs/>
          <w:szCs w:val="22"/>
        </w:rPr>
        <w:t xml:space="preserve">Алгоритм работы СП по отображению движения ОП </w:t>
      </w:r>
      <w:r w:rsidRPr="00506F24">
        <w:rPr>
          <w:rFonts w:ascii="Calibri" w:hAnsi="Calibri" w:cs="Calibri"/>
          <w:bCs/>
          <w:szCs w:val="22"/>
        </w:rPr>
        <w:t>изображ</w:t>
      </w:r>
      <w:r w:rsidR="0049380B">
        <w:rPr>
          <w:rFonts w:ascii="Calibri" w:hAnsi="Calibri" w:cs="Calibri"/>
          <w:bCs/>
          <w:szCs w:val="22"/>
        </w:rPr>
        <w:t>ё</w:t>
      </w:r>
      <w:r w:rsidRPr="00506F24">
        <w:rPr>
          <w:rFonts w:ascii="Calibri" w:hAnsi="Calibri" w:cs="Calibri"/>
          <w:bCs/>
          <w:szCs w:val="22"/>
        </w:rPr>
        <w:t>н на рис</w:t>
      </w:r>
      <w:r w:rsidR="00CE794C">
        <w:rPr>
          <w:rFonts w:ascii="Calibri" w:hAnsi="Calibri" w:cs="Calibri"/>
          <w:bCs/>
          <w:szCs w:val="22"/>
        </w:rPr>
        <w:t>унке</w:t>
      </w:r>
      <w:r w:rsidRPr="00506F24">
        <w:rPr>
          <w:rFonts w:ascii="Calibri" w:hAnsi="Calibri" w:cs="Calibri"/>
          <w:bCs/>
          <w:szCs w:val="22"/>
        </w:rPr>
        <w:t xml:space="preserve"> </w:t>
      </w:r>
      <w:r w:rsidR="00506F24" w:rsidRPr="00506F24">
        <w:rPr>
          <w:rFonts w:ascii="Calibri" w:hAnsi="Calibri" w:cs="Calibri"/>
          <w:bCs/>
          <w:szCs w:val="22"/>
        </w:rPr>
        <w:t>6</w:t>
      </w:r>
      <w:r w:rsidRPr="00506F24">
        <w:rPr>
          <w:rFonts w:ascii="Calibri" w:hAnsi="Calibri" w:cs="Calibri"/>
          <w:bCs/>
          <w:szCs w:val="22"/>
        </w:rPr>
        <w:t>.</w:t>
      </w:r>
    </w:p>
    <w:p w14:paraId="7B3CF9A7" w14:textId="77777777" w:rsidR="007832C0" w:rsidRDefault="00932588" w:rsidP="00506F24">
      <w:pPr>
        <w:pStyle w:val="afa"/>
        <w:widowControl w:val="0"/>
        <w:autoSpaceDE w:val="0"/>
        <w:autoSpaceDN w:val="0"/>
        <w:spacing w:after="0"/>
        <w:jc w:val="center"/>
      </w:pPr>
      <w:r>
        <w:object w:dxaOrig="9326" w:dyaOrig="12504" w14:anchorId="46674B74">
          <v:shape id="_x0000_i1035" type="#_x0000_t75" style="width:468pt;height:626.25pt" o:ole="">
            <v:imagedata r:id="rId28" o:title=""/>
          </v:shape>
          <o:OLEObject Type="Embed" ProgID="Visio.Drawing.15" ShapeID="_x0000_i1035" DrawAspect="Content" ObjectID="_1727081086" r:id="rId29"/>
        </w:object>
      </w:r>
    </w:p>
    <w:p w14:paraId="6D426D55" w14:textId="77777777" w:rsidR="00506F24" w:rsidRPr="00506F24" w:rsidRDefault="00932588" w:rsidP="00506F24">
      <w:pPr>
        <w:pStyle w:val="afa"/>
        <w:widowControl w:val="0"/>
        <w:autoSpaceDE w:val="0"/>
        <w:autoSpaceDN w:val="0"/>
        <w:spacing w:after="0"/>
        <w:jc w:val="center"/>
        <w:rPr>
          <w:rFonts w:ascii="Calibri" w:hAnsi="Calibri" w:cs="Calibri"/>
          <w:bCs/>
          <w:i/>
          <w:iCs/>
          <w:szCs w:val="22"/>
        </w:rPr>
      </w:pPr>
      <w:r w:rsidRPr="00506F24">
        <w:rPr>
          <w:i/>
          <w:iCs/>
        </w:rPr>
        <w:t>Рис. 6. Алгоритм отображения положения ОП на АРМе при охлаждении</w:t>
      </w:r>
    </w:p>
    <w:p w14:paraId="286944D9" w14:textId="77777777" w:rsidR="00CE794C" w:rsidRDefault="00932588">
      <w:pPr>
        <w:pStyle w:val="3"/>
        <w:numPr>
          <w:ilvl w:val="2"/>
          <w:numId w:val="5"/>
        </w:numPr>
        <w:ind w:left="709"/>
      </w:pPr>
      <w:bookmarkStart w:id="751" w:name="_Toc116467175"/>
      <w:r>
        <w:t>Регистрация производства заготовки</w:t>
      </w:r>
      <w:bookmarkEnd w:id="751"/>
    </w:p>
    <w:p w14:paraId="6983131E" w14:textId="77777777" w:rsidR="00055AE3" w:rsidRPr="00055AE3" w:rsidRDefault="00932588" w:rsidP="00055AE3">
      <w:pPr>
        <w:rPr>
          <w:rFonts w:ascii="Calibri" w:hAnsi="Calibri" w:cs="Calibri"/>
          <w:bCs/>
          <w:szCs w:val="22"/>
        </w:rPr>
      </w:pPr>
      <w:r>
        <w:t>Нижний уровень СП регистрирует переход на технологическую позицию взвешивания, а затем передаёт информацию о переходе</w:t>
      </w:r>
      <w:r w:rsidRPr="00055AE3">
        <w:rPr>
          <w:rFonts w:ascii="Calibri" w:hAnsi="Calibri" w:cs="Calibri"/>
          <w:bCs/>
          <w:szCs w:val="22"/>
        </w:rPr>
        <w:t xml:space="preserve"> на верхний уровень СП. </w:t>
      </w:r>
      <w:r w:rsidR="00580629">
        <w:rPr>
          <w:rFonts w:ascii="Calibri" w:hAnsi="Calibri" w:cs="Calibri"/>
          <w:bCs/>
          <w:szCs w:val="22"/>
        </w:rPr>
        <w:t>П</w:t>
      </w:r>
      <w:r w:rsidRPr="00055AE3">
        <w:rPr>
          <w:rFonts w:ascii="Calibri" w:hAnsi="Calibri" w:cs="Calibri"/>
          <w:bCs/>
          <w:szCs w:val="22"/>
        </w:rPr>
        <w:t xml:space="preserve">роцесс определения перехода и </w:t>
      </w:r>
      <w:r w:rsidRPr="00055AE3">
        <w:rPr>
          <w:rFonts w:ascii="Calibri" w:hAnsi="Calibri" w:cs="Calibri"/>
          <w:bCs/>
          <w:szCs w:val="22"/>
        </w:rPr>
        <w:lastRenderedPageBreak/>
        <w:t>передачи информации на верхний уровень аналогичен стандартному процессу определения перехода ОП между позициями карты положения ОП.</w:t>
      </w:r>
    </w:p>
    <w:p w14:paraId="64816161" w14:textId="77777777" w:rsidR="007832C0" w:rsidRPr="0068289E" w:rsidRDefault="00932588" w:rsidP="00CE794C">
      <w:pPr>
        <w:pStyle w:val="afa"/>
        <w:widowControl w:val="0"/>
        <w:autoSpaceDE w:val="0"/>
        <w:autoSpaceDN w:val="0"/>
        <w:spacing w:after="0"/>
        <w:rPr>
          <w:rFonts w:ascii="Calibri" w:hAnsi="Calibri" w:cs="Calibri"/>
          <w:bCs/>
          <w:szCs w:val="22"/>
        </w:rPr>
      </w:pPr>
      <w:r>
        <w:rPr>
          <w:rFonts w:ascii="Calibri" w:hAnsi="Calibri" w:cs="Calibri"/>
          <w:bCs/>
          <w:szCs w:val="22"/>
        </w:rPr>
        <w:t>В</w:t>
      </w:r>
      <w:r w:rsidR="00CE794C">
        <w:rPr>
          <w:rFonts w:ascii="Calibri" w:hAnsi="Calibri" w:cs="Calibri"/>
          <w:bCs/>
          <w:szCs w:val="22"/>
        </w:rPr>
        <w:t xml:space="preserve">ерхний уровень </w:t>
      </w:r>
      <w:r w:rsidRPr="0068289E">
        <w:rPr>
          <w:rFonts w:ascii="Calibri" w:hAnsi="Calibri" w:cs="Calibri"/>
          <w:bCs/>
          <w:szCs w:val="22"/>
        </w:rPr>
        <w:t xml:space="preserve">СП регистрирует факт производства заготовки. Алгоритм регистрации производства заготовки </w:t>
      </w:r>
      <w:r w:rsidRPr="00CE794C">
        <w:rPr>
          <w:rFonts w:ascii="Calibri" w:hAnsi="Calibri" w:cs="Calibri"/>
          <w:bCs/>
          <w:szCs w:val="22"/>
        </w:rPr>
        <w:t>изображ</w:t>
      </w:r>
      <w:r w:rsidR="00A31B89">
        <w:rPr>
          <w:rFonts w:ascii="Calibri" w:hAnsi="Calibri" w:cs="Calibri"/>
          <w:bCs/>
          <w:szCs w:val="22"/>
        </w:rPr>
        <w:t>ё</w:t>
      </w:r>
      <w:r w:rsidRPr="00CE794C">
        <w:rPr>
          <w:rFonts w:ascii="Calibri" w:hAnsi="Calibri" w:cs="Calibri"/>
          <w:bCs/>
          <w:szCs w:val="22"/>
        </w:rPr>
        <w:t>н на рис</w:t>
      </w:r>
      <w:r w:rsidR="00CE794C" w:rsidRPr="00CE794C">
        <w:rPr>
          <w:rFonts w:ascii="Calibri" w:hAnsi="Calibri" w:cs="Calibri"/>
          <w:bCs/>
          <w:szCs w:val="22"/>
        </w:rPr>
        <w:t>унке</w:t>
      </w:r>
      <w:r w:rsidRPr="00CE794C">
        <w:rPr>
          <w:rFonts w:ascii="Calibri" w:hAnsi="Calibri" w:cs="Calibri"/>
          <w:bCs/>
          <w:szCs w:val="22"/>
        </w:rPr>
        <w:t xml:space="preserve"> </w:t>
      </w:r>
      <w:r w:rsidR="00CE794C" w:rsidRPr="00CE794C">
        <w:rPr>
          <w:rFonts w:ascii="Calibri" w:hAnsi="Calibri" w:cs="Calibri"/>
          <w:bCs/>
          <w:szCs w:val="22"/>
        </w:rPr>
        <w:t>7.</w:t>
      </w:r>
    </w:p>
    <w:p w14:paraId="5281AD44" w14:textId="52616AE2" w:rsidR="007832C0" w:rsidRPr="00CE794C" w:rsidRDefault="009016A2" w:rsidP="00CE794C">
      <w:pPr>
        <w:pStyle w:val="afa"/>
        <w:widowControl w:val="0"/>
        <w:autoSpaceDE w:val="0"/>
        <w:autoSpaceDN w:val="0"/>
        <w:spacing w:after="0"/>
        <w:jc w:val="center"/>
        <w:rPr>
          <w:i/>
          <w:iCs/>
        </w:rPr>
      </w:pPr>
      <w:r>
        <w:object w:dxaOrig="10800" w:dyaOrig="12000" w14:anchorId="03C67F1B">
          <v:shape id="_x0000_i1036" type="#_x0000_t75" style="width:468pt;height:8in" o:ole="">
            <v:imagedata r:id="rId30" o:title=""/>
          </v:shape>
          <o:OLEObject Type="Embed" ProgID="Visio.Drawing.15" ShapeID="_x0000_i1036" DrawAspect="Content" ObjectID="_1727081087" r:id="rId31"/>
        </w:object>
      </w:r>
    </w:p>
    <w:p w14:paraId="53E0DA2D" w14:textId="77777777" w:rsidR="00CE794C" w:rsidRPr="00CE794C" w:rsidRDefault="00932588" w:rsidP="00CE794C">
      <w:pPr>
        <w:pStyle w:val="afa"/>
        <w:widowControl w:val="0"/>
        <w:autoSpaceDE w:val="0"/>
        <w:autoSpaceDN w:val="0"/>
        <w:spacing w:after="0"/>
        <w:jc w:val="center"/>
        <w:rPr>
          <w:rFonts w:ascii="Calibri" w:hAnsi="Calibri" w:cs="Calibri"/>
          <w:bCs/>
          <w:i/>
          <w:iCs/>
          <w:szCs w:val="22"/>
        </w:rPr>
      </w:pPr>
      <w:r w:rsidRPr="00CE794C">
        <w:rPr>
          <w:i/>
          <w:iCs/>
        </w:rPr>
        <w:t>Рис. 7. Алгоритм регистрации производства заготовки</w:t>
      </w:r>
    </w:p>
    <w:p w14:paraId="741ECD55" w14:textId="77777777" w:rsidR="007832C0" w:rsidRPr="0068289E" w:rsidRDefault="00932588" w:rsidP="00B559E0">
      <w:r w:rsidRPr="0068289E">
        <w:t xml:space="preserve">В процессе регистрации производства заготовки, </w:t>
      </w:r>
      <w:r w:rsidR="00CE794C">
        <w:t xml:space="preserve">верхний уровень </w:t>
      </w:r>
      <w:r w:rsidRPr="0068289E">
        <w:t>СП формирует цеховой идентификатор заготовки в формате: [номер плавки].[номер ручья].[порядковый номер заготовки в ручье], прич</w:t>
      </w:r>
      <w:r w:rsidR="003244FE">
        <w:t>ё</w:t>
      </w:r>
      <w:r w:rsidRPr="0068289E">
        <w:t xml:space="preserve">м порядковый номер заготовки в ручье присваивается в том порядке, в котором заготовка была выгружена на рольганг к УЗГМ. </w:t>
      </w:r>
    </w:p>
    <w:p w14:paraId="5CB81FAD" w14:textId="77777777" w:rsidR="007832C0" w:rsidRDefault="00932588" w:rsidP="00B559E0">
      <w:pPr>
        <w:rPr>
          <w:strike/>
        </w:rPr>
      </w:pPr>
      <w:r w:rsidRPr="00B559E0">
        <w:lastRenderedPageBreak/>
        <w:t>На верхнем уро</w:t>
      </w:r>
      <w:r w:rsidR="00880C19" w:rsidRPr="00B559E0">
        <w:t>в</w:t>
      </w:r>
      <w:r w:rsidRPr="00B559E0">
        <w:t>не СП, расч</w:t>
      </w:r>
      <w:r w:rsidR="001E1F96" w:rsidRPr="00B559E0">
        <w:t>ё</w:t>
      </w:r>
      <w:r w:rsidRPr="00B559E0">
        <w:t>тным пут</w:t>
      </w:r>
      <w:r w:rsidR="001E1F96" w:rsidRPr="00B559E0">
        <w:t>ё</w:t>
      </w:r>
      <w:r w:rsidRPr="00B559E0">
        <w:t xml:space="preserve">м, определяется принадлежность заготовки к </w:t>
      </w:r>
      <w:r w:rsidR="00B559E0" w:rsidRPr="00B559E0">
        <w:t>зоне смешения плавок</w:t>
      </w:r>
      <w:r w:rsidRPr="00B559E0">
        <w:t>.</w:t>
      </w:r>
      <w:r w:rsidR="00FD5270">
        <w:t xml:space="preserve"> Для </w:t>
      </w:r>
      <w:r w:rsidRPr="00FD5270">
        <w:t xml:space="preserve">таких заготовок в СП устанавливается специальный признак, для последующей передачи его в инфраструктуру данных </w:t>
      </w:r>
      <w:r w:rsidRPr="00FD5270">
        <w:rPr>
          <w:lang w:val="en-US"/>
        </w:rPr>
        <w:t>PIMS</w:t>
      </w:r>
      <w:r w:rsidRPr="00FD5270">
        <w:t>.</w:t>
      </w:r>
    </w:p>
    <w:p w14:paraId="1EA41BF9" w14:textId="77777777" w:rsidR="007832C0" w:rsidRPr="0068289E" w:rsidRDefault="00932588" w:rsidP="00B559E0">
      <w:r w:rsidRPr="0068289E">
        <w:t>В случае, если перемещаемая заготовка является первой заготовкой плавки, которая перемещается на взвешивание,</w:t>
      </w:r>
      <w:r w:rsidR="00880C19">
        <w:t xml:space="preserve"> верхний уровень </w:t>
      </w:r>
      <w:r w:rsidR="00880C19" w:rsidRPr="0068289E">
        <w:t>СП</w:t>
      </w:r>
      <w:r w:rsidRPr="0068289E">
        <w:t xml:space="preserve"> выполняет проверку зоны осмотра, на наличие в ней ОП с типом «Заготовка» указанной плавки. При наличии таких ОП в зоне осмотра, на АРМе оператора выводится предупреждение об этом факте.</w:t>
      </w:r>
    </w:p>
    <w:p w14:paraId="18D1D70E" w14:textId="77777777" w:rsidR="00EC57BC" w:rsidRPr="00C5037F" w:rsidRDefault="00932588" w:rsidP="004C3758">
      <w:r w:rsidRPr="00C5037F">
        <w:t xml:space="preserve">Для последней заготовки плавки в СП устанавливается специальный признак, для последующей передачи его в инфраструктуру данных </w:t>
      </w:r>
      <w:r w:rsidRPr="00C5037F">
        <w:rPr>
          <w:lang w:val="en-US"/>
        </w:rPr>
        <w:t>PIMS</w:t>
      </w:r>
      <w:r w:rsidRPr="00C5037F">
        <w:t xml:space="preserve">. </w:t>
      </w:r>
    </w:p>
    <w:p w14:paraId="45340562" w14:textId="77777777" w:rsidR="004C3758" w:rsidRPr="00C5037F" w:rsidRDefault="00932588" w:rsidP="004C3758">
      <w:r w:rsidRPr="00C5037F">
        <w:t>Кроме того, при перемещении последней заготовки плавки на позицию взвешивания</w:t>
      </w:r>
      <w:r w:rsidR="005A5950" w:rsidRPr="00C5037F">
        <w:t>,</w:t>
      </w:r>
      <w:r w:rsidRPr="00C5037F">
        <w:t xml:space="preserve"> СП </w:t>
      </w:r>
      <w:r w:rsidR="007666B3" w:rsidRPr="00C5037F">
        <w:t xml:space="preserve">запускает процесс </w:t>
      </w:r>
      <w:r w:rsidR="00B225A4" w:rsidRPr="00C5037F">
        <w:t>расчёта</w:t>
      </w:r>
      <w:r w:rsidR="007666B3" w:rsidRPr="00C5037F">
        <w:t xml:space="preserve"> </w:t>
      </w:r>
      <w:r w:rsidR="0004156C" w:rsidRPr="00C5037F">
        <w:t xml:space="preserve">образования металлоотходов при порезке плавки, соответствующей </w:t>
      </w:r>
      <w:r w:rsidR="00BE20E7" w:rsidRPr="00C5037F">
        <w:t xml:space="preserve">номеру </w:t>
      </w:r>
      <w:r w:rsidR="0004156C" w:rsidRPr="00C5037F">
        <w:t>плавк</w:t>
      </w:r>
      <w:r w:rsidR="00BE20E7" w:rsidRPr="00C5037F">
        <w:t>и</w:t>
      </w:r>
      <w:r w:rsidR="0004156C" w:rsidRPr="00C5037F">
        <w:t xml:space="preserve"> перемещаемой заготовки.</w:t>
      </w:r>
    </w:p>
    <w:p w14:paraId="77BF5D82" w14:textId="77777777" w:rsidR="007832C0" w:rsidRPr="00C5037F" w:rsidRDefault="00932588" w:rsidP="00B559E0">
      <w:r w:rsidRPr="00C5037F">
        <w:t>На основе данных о плавке, ручье и порядк</w:t>
      </w:r>
      <w:r w:rsidR="002F135C" w:rsidRPr="00C5037F">
        <w:t>е поступления заготовки на позицию взвешивания</w:t>
      </w:r>
      <w:r w:rsidRPr="00C5037F">
        <w:t xml:space="preserve">, СП формирует для каждой заготовки идентификатор </w:t>
      </w:r>
      <w:r w:rsidRPr="00C5037F">
        <w:rPr>
          <w:lang w:val="en-US"/>
        </w:rPr>
        <w:t>MES</w:t>
      </w:r>
      <w:r w:rsidRPr="00C5037F">
        <w:t xml:space="preserve"> </w:t>
      </w:r>
      <w:r w:rsidRPr="00C5037F">
        <w:rPr>
          <w:lang w:val="en-US"/>
        </w:rPr>
        <w:t>PSI</w:t>
      </w:r>
      <w:r w:rsidRPr="00C5037F">
        <w:t xml:space="preserve"> и отправляет в инфраструктуру данных </w:t>
      </w:r>
      <w:r w:rsidRPr="00C5037F">
        <w:rPr>
          <w:lang w:val="en-US"/>
        </w:rPr>
        <w:t>PIMS</w:t>
      </w:r>
      <w:r w:rsidRPr="00C5037F">
        <w:t xml:space="preserve"> сообщение «Идентификация заготовки».</w:t>
      </w:r>
    </w:p>
    <w:p w14:paraId="03734D6D" w14:textId="77777777" w:rsidR="0004156C" w:rsidRPr="00C5037F" w:rsidRDefault="00932588">
      <w:pPr>
        <w:pStyle w:val="3"/>
        <w:numPr>
          <w:ilvl w:val="2"/>
          <w:numId w:val="5"/>
        </w:numPr>
        <w:ind w:left="709"/>
        <w:rPr>
          <w:lang w:bidi="en-US"/>
        </w:rPr>
      </w:pPr>
      <w:bookmarkStart w:id="752" w:name="_Toc116467176"/>
      <w:r w:rsidRPr="00C5037F">
        <w:rPr>
          <w:lang w:bidi="en-US"/>
        </w:rPr>
        <w:t>Расчёт образования металлоотходов при порезке плавки.</w:t>
      </w:r>
      <w:bookmarkEnd w:id="752"/>
    </w:p>
    <w:p w14:paraId="796DF22F" w14:textId="25A0814D" w:rsidR="007666B3" w:rsidRPr="001549AE" w:rsidRDefault="00932588" w:rsidP="007666B3">
      <w:pPr>
        <w:rPr>
          <w:lang w:bidi="en-US"/>
        </w:rPr>
      </w:pPr>
      <w:r w:rsidRPr="001549AE">
        <w:rPr>
          <w:lang w:bidi="en-US"/>
        </w:rPr>
        <w:t xml:space="preserve">В рамках </w:t>
      </w:r>
      <w:r w:rsidR="00B225A4" w:rsidRPr="001549AE">
        <w:rPr>
          <w:lang w:bidi="en-US"/>
        </w:rPr>
        <w:t>расчёта</w:t>
      </w:r>
      <w:r w:rsidRPr="001549AE">
        <w:rPr>
          <w:lang w:bidi="en-US"/>
        </w:rPr>
        <w:t xml:space="preserve">, СП выполняет </w:t>
      </w:r>
      <w:r w:rsidR="00B225A4" w:rsidRPr="001549AE">
        <w:rPr>
          <w:lang w:bidi="en-US"/>
        </w:rPr>
        <w:t>подсчёт</w:t>
      </w:r>
      <w:r w:rsidRPr="001549AE">
        <w:rPr>
          <w:lang w:bidi="en-US"/>
        </w:rPr>
        <w:t xml:space="preserve"> </w:t>
      </w:r>
      <w:r w:rsidRPr="001549AE">
        <w:rPr>
          <w:lang w:bidi="en-US"/>
          <w:rPrChange w:id="753" w:author="Николай Богомолов" w:date="2022-09-09T16:09:00Z">
            <w:rPr>
              <w:highlight w:val="cyan"/>
              <w:lang w:bidi="en-US"/>
            </w:rPr>
          </w:rPrChange>
        </w:rPr>
        <w:t>суммарно</w:t>
      </w:r>
      <w:r w:rsidR="00244C40" w:rsidRPr="001549AE">
        <w:rPr>
          <w:lang w:bidi="en-US"/>
          <w:rPrChange w:id="754" w:author="Николай Богомолов" w:date="2022-09-09T16:09:00Z">
            <w:rPr>
              <w:highlight w:val="cyan"/>
              <w:lang w:bidi="en-US"/>
            </w:rPr>
          </w:rPrChange>
        </w:rPr>
        <w:t xml:space="preserve">й </w:t>
      </w:r>
      <w:ins w:id="755" w:author="Николай Богомолов" w:date="2022-09-02T14:21:00Z">
        <w:r w:rsidR="009C7E08" w:rsidRPr="001549AE">
          <w:rPr>
            <w:lang w:bidi="en-US"/>
            <w:rPrChange w:id="756" w:author="Николай Богомолов" w:date="2022-09-09T16:09:00Z">
              <w:rPr>
                <w:highlight w:val="lightGray"/>
                <w:lang w:bidi="en-US"/>
              </w:rPr>
            </w:rPrChange>
          </w:rPr>
          <w:t xml:space="preserve">фактической </w:t>
        </w:r>
      </w:ins>
      <w:r w:rsidR="00244C40" w:rsidRPr="001549AE">
        <w:rPr>
          <w:lang w:bidi="en-US"/>
          <w:rPrChange w:id="757" w:author="Николай Богомолов" w:date="2022-09-09T16:09:00Z">
            <w:rPr>
              <w:highlight w:val="cyan"/>
              <w:lang w:bidi="en-US"/>
            </w:rPr>
          </w:rPrChange>
        </w:rPr>
        <w:t>длины</w:t>
      </w:r>
      <w:r w:rsidRPr="001549AE">
        <w:rPr>
          <w:lang w:bidi="en-US"/>
          <w:rPrChange w:id="758" w:author="Николай Богомолов" w:date="2022-09-09T16:09:00Z">
            <w:rPr>
              <w:highlight w:val="cyan"/>
              <w:lang w:bidi="en-US"/>
            </w:rPr>
          </w:rPrChange>
        </w:rPr>
        <w:t xml:space="preserve"> технологической обрези</w:t>
      </w:r>
      <w:r w:rsidRPr="001549AE">
        <w:rPr>
          <w:lang w:bidi="en-US"/>
        </w:rPr>
        <w:t xml:space="preserve">, образованной при </w:t>
      </w:r>
      <w:r w:rsidR="00BE20E7" w:rsidRPr="001549AE">
        <w:rPr>
          <w:lang w:bidi="en-US"/>
        </w:rPr>
        <w:t xml:space="preserve">порезке ручья </w:t>
      </w:r>
      <w:r w:rsidRPr="001549AE">
        <w:rPr>
          <w:lang w:bidi="en-US"/>
        </w:rPr>
        <w:t xml:space="preserve">для каждой разливаемой плавки. </w:t>
      </w:r>
      <w:r w:rsidR="004071EB" w:rsidRPr="001549AE">
        <w:rPr>
          <w:lang w:bidi="en-US"/>
        </w:rPr>
        <w:t xml:space="preserve">В </w:t>
      </w:r>
      <w:r w:rsidR="00B225A4" w:rsidRPr="001549AE">
        <w:rPr>
          <w:lang w:bidi="en-US"/>
        </w:rPr>
        <w:t>расчёте</w:t>
      </w:r>
      <w:r w:rsidR="004071EB" w:rsidRPr="001549AE">
        <w:rPr>
          <w:lang w:bidi="en-US"/>
        </w:rPr>
        <w:t xml:space="preserve"> участвуют </w:t>
      </w:r>
      <w:r w:rsidRPr="001549AE">
        <w:rPr>
          <w:lang w:bidi="en-US"/>
        </w:rPr>
        <w:t>ОП одной плавки</w:t>
      </w:r>
      <w:r w:rsidR="004071EB" w:rsidRPr="001549AE">
        <w:rPr>
          <w:lang w:bidi="en-US"/>
        </w:rPr>
        <w:t>,</w:t>
      </w:r>
      <w:r w:rsidRPr="001549AE">
        <w:rPr>
          <w:lang w:bidi="en-US"/>
        </w:rPr>
        <w:t xml:space="preserve"> для которых установлен тип «Тех. Обрезь» и которые были изъяты с линии до начала </w:t>
      </w:r>
      <w:r w:rsidR="00B225A4" w:rsidRPr="001549AE">
        <w:rPr>
          <w:lang w:bidi="en-US"/>
        </w:rPr>
        <w:t>расчёта</w:t>
      </w:r>
      <w:r w:rsidRPr="001549AE">
        <w:rPr>
          <w:lang w:bidi="en-US"/>
        </w:rPr>
        <w:t>.</w:t>
      </w:r>
    </w:p>
    <w:p w14:paraId="09F0FFFF" w14:textId="3D97D454" w:rsidR="0004156C" w:rsidRPr="00C5037F" w:rsidRDefault="00932588" w:rsidP="0004156C">
      <w:r w:rsidRPr="001549AE">
        <w:t xml:space="preserve">После окончания </w:t>
      </w:r>
      <w:r w:rsidR="00B225A4" w:rsidRPr="001549AE">
        <w:t>расчёта</w:t>
      </w:r>
      <w:r w:rsidRPr="001549AE">
        <w:t xml:space="preserve"> СП формирует и отправляет в инфраструктуру данных </w:t>
      </w:r>
      <w:r w:rsidRPr="001549AE">
        <w:rPr>
          <w:lang w:val="en-US"/>
        </w:rPr>
        <w:t>PIMS</w:t>
      </w:r>
      <w:r w:rsidRPr="001549AE">
        <w:t xml:space="preserve"> сообщение «Образование металлоотходов по плавке», в котором </w:t>
      </w:r>
      <w:r w:rsidR="00B225A4" w:rsidRPr="001549AE">
        <w:t>передаётся</w:t>
      </w:r>
      <w:r w:rsidRPr="001549AE">
        <w:t xml:space="preserve"> </w:t>
      </w:r>
      <w:r w:rsidRPr="001549AE">
        <w:rPr>
          <w:rPrChange w:id="759" w:author="Николай Богомолов" w:date="2022-09-09T16:09:00Z">
            <w:rPr>
              <w:highlight w:val="cyan"/>
            </w:rPr>
          </w:rPrChange>
        </w:rPr>
        <w:t>суммарн</w:t>
      </w:r>
      <w:r w:rsidR="00F2723D" w:rsidRPr="001549AE">
        <w:rPr>
          <w:rPrChange w:id="760" w:author="Николай Богомолов" w:date="2022-09-09T16:09:00Z">
            <w:rPr>
              <w:highlight w:val="cyan"/>
            </w:rPr>
          </w:rPrChange>
        </w:rPr>
        <w:t>ая</w:t>
      </w:r>
      <w:ins w:id="761" w:author="Николай Богомолов" w:date="2022-09-02T14:21:00Z">
        <w:r w:rsidR="009C7E08" w:rsidRPr="001549AE">
          <w:rPr>
            <w:rPrChange w:id="762" w:author="Николай Богомолов" w:date="2022-09-09T16:09:00Z">
              <w:rPr>
                <w:highlight w:val="lightGray"/>
              </w:rPr>
            </w:rPrChange>
          </w:rPr>
          <w:t xml:space="preserve"> фактическая</w:t>
        </w:r>
      </w:ins>
      <w:r w:rsidR="00F2723D" w:rsidRPr="001549AE">
        <w:rPr>
          <w:rPrChange w:id="763" w:author="Николай Богомолов" w:date="2022-09-09T16:09:00Z">
            <w:rPr>
              <w:highlight w:val="cyan"/>
            </w:rPr>
          </w:rPrChange>
        </w:rPr>
        <w:t xml:space="preserve"> длина технологической обрези</w:t>
      </w:r>
      <w:r w:rsidRPr="001549AE">
        <w:t xml:space="preserve"> в рамках одной плавки.</w:t>
      </w:r>
    </w:p>
    <w:p w14:paraId="7D99841E" w14:textId="77777777" w:rsidR="00DB7B3E" w:rsidRPr="00C5037F" w:rsidRDefault="00932588">
      <w:pPr>
        <w:pStyle w:val="2"/>
        <w:numPr>
          <w:ilvl w:val="1"/>
          <w:numId w:val="5"/>
        </w:numPr>
        <w:ind w:left="709"/>
      </w:pPr>
      <w:bookmarkStart w:id="764" w:name="_Toc116467177"/>
      <w:r w:rsidRPr="00C5037F">
        <w:t>Производственная операция «Взвешивание»</w:t>
      </w:r>
      <w:bookmarkEnd w:id="764"/>
    </w:p>
    <w:p w14:paraId="056E72BB" w14:textId="77777777" w:rsidR="00374B0E" w:rsidRDefault="00932588" w:rsidP="00374B0E">
      <w:pPr>
        <w:rPr>
          <w:lang w:bidi="en-US"/>
        </w:rPr>
      </w:pPr>
      <w:r>
        <w:rPr>
          <w:lang w:bidi="en-US"/>
        </w:rPr>
        <w:t>В рамках производственной операции «Взвешивание», СП выполняет следующие функции:</w:t>
      </w:r>
    </w:p>
    <w:p w14:paraId="79341EE9" w14:textId="77777777" w:rsidR="00374B0E" w:rsidRPr="008D4540" w:rsidRDefault="00932588">
      <w:pPr>
        <w:pStyle w:val="a"/>
        <w:numPr>
          <w:ilvl w:val="0"/>
          <w:numId w:val="17"/>
        </w:numPr>
        <w:rPr>
          <w:rFonts w:ascii="Calibri" w:hAnsi="Calibri" w:cs="Calibri"/>
          <w:bCs/>
          <w:szCs w:val="22"/>
        </w:rPr>
      </w:pPr>
      <w:r w:rsidRPr="008E02D9">
        <w:rPr>
          <w:rFonts w:ascii="Calibri" w:hAnsi="Calibri" w:cs="Calibri"/>
          <w:bCs/>
          <w:szCs w:val="22"/>
        </w:rPr>
        <w:t>Автоматическ</w:t>
      </w:r>
      <w:r w:rsidR="00FD0194">
        <w:rPr>
          <w:rFonts w:ascii="Calibri" w:hAnsi="Calibri" w:cs="Calibri"/>
          <w:bCs/>
          <w:szCs w:val="22"/>
        </w:rPr>
        <w:t>ая</w:t>
      </w:r>
      <w:r>
        <w:rPr>
          <w:rFonts w:ascii="Calibri" w:hAnsi="Calibri" w:cs="Calibri"/>
          <w:bCs/>
          <w:szCs w:val="22"/>
        </w:rPr>
        <w:t xml:space="preserve"> </w:t>
      </w:r>
      <w:r>
        <w:rPr>
          <w:rFonts w:ascii="Calibri" w:hAnsi="Calibri" w:cs="Calibri"/>
          <w:szCs w:val="22"/>
        </w:rPr>
        <w:t>регистрация операции взвешивания</w:t>
      </w:r>
      <w:r w:rsidR="00B74591">
        <w:rPr>
          <w:rFonts w:ascii="Calibri" w:hAnsi="Calibri" w:cs="Calibri"/>
          <w:szCs w:val="22"/>
        </w:rPr>
        <w:t xml:space="preserve"> </w:t>
      </w:r>
      <w:r w:rsidR="00B74591" w:rsidRPr="00FD0194">
        <w:rPr>
          <w:rFonts w:ascii="Calibri" w:hAnsi="Calibri" w:cs="Calibri"/>
          <w:szCs w:val="22"/>
        </w:rPr>
        <w:t>на первичной аттестации УНРС-1,2,3</w:t>
      </w:r>
      <w:r>
        <w:rPr>
          <w:rFonts w:ascii="Calibri" w:hAnsi="Calibri" w:cs="Calibri"/>
          <w:szCs w:val="22"/>
        </w:rPr>
        <w:t xml:space="preserve"> </w:t>
      </w:r>
      <w:r>
        <w:rPr>
          <w:rFonts w:ascii="Calibri" w:hAnsi="Calibri" w:cs="Calibri"/>
          <w:bCs/>
          <w:szCs w:val="22"/>
        </w:rPr>
        <w:t>при перемещении ОП по рольгангу на позицию взвешивания;</w:t>
      </w:r>
    </w:p>
    <w:p w14:paraId="5F92CC93" w14:textId="77777777" w:rsidR="00374B0E" w:rsidRPr="00E87C5B" w:rsidRDefault="00932588">
      <w:pPr>
        <w:pStyle w:val="a"/>
        <w:numPr>
          <w:ilvl w:val="0"/>
          <w:numId w:val="17"/>
        </w:numPr>
        <w:rPr>
          <w:rFonts w:ascii="Calibri" w:hAnsi="Calibri" w:cs="Calibri"/>
          <w:bCs/>
          <w:szCs w:val="22"/>
        </w:rPr>
      </w:pPr>
      <w:r>
        <w:rPr>
          <w:rFonts w:ascii="Calibri" w:hAnsi="Calibri" w:cs="Calibri"/>
          <w:szCs w:val="22"/>
        </w:rPr>
        <w:t>Ручная регистрация операции взвешивания на</w:t>
      </w:r>
      <w:r w:rsidR="00FD0194">
        <w:rPr>
          <w:rFonts w:ascii="Calibri" w:hAnsi="Calibri" w:cs="Calibri"/>
          <w:szCs w:val="22"/>
        </w:rPr>
        <w:t xml:space="preserve"> рольганговых и</w:t>
      </w:r>
      <w:r>
        <w:rPr>
          <w:rFonts w:ascii="Calibri" w:hAnsi="Calibri" w:cs="Calibri"/>
          <w:szCs w:val="22"/>
        </w:rPr>
        <w:t xml:space="preserve"> платформенных весах УЗГМ;</w:t>
      </w:r>
    </w:p>
    <w:p w14:paraId="1DBF0E07" w14:textId="77777777" w:rsidR="00E87C5B" w:rsidRPr="008E02D9" w:rsidRDefault="00932588">
      <w:pPr>
        <w:pStyle w:val="a"/>
        <w:numPr>
          <w:ilvl w:val="0"/>
          <w:numId w:val="17"/>
        </w:numPr>
        <w:rPr>
          <w:rFonts w:ascii="Calibri" w:hAnsi="Calibri" w:cs="Calibri"/>
          <w:bCs/>
          <w:szCs w:val="22"/>
        </w:rPr>
      </w:pPr>
      <w:r>
        <w:rPr>
          <w:rFonts w:ascii="Calibri" w:hAnsi="Calibri" w:cs="Calibri"/>
          <w:szCs w:val="22"/>
        </w:rPr>
        <w:t>Регистрация взвешивания контрольной заготовки;</w:t>
      </w:r>
    </w:p>
    <w:p w14:paraId="4589E83A" w14:textId="77777777" w:rsidR="00374B0E" w:rsidRPr="008E02D9" w:rsidRDefault="00932588">
      <w:pPr>
        <w:pStyle w:val="a"/>
        <w:numPr>
          <w:ilvl w:val="0"/>
          <w:numId w:val="17"/>
        </w:numPr>
        <w:rPr>
          <w:rFonts w:ascii="Calibri" w:hAnsi="Calibri" w:cs="Calibri"/>
          <w:bCs/>
          <w:szCs w:val="22"/>
        </w:rPr>
      </w:pPr>
      <w:r w:rsidRPr="008E02D9">
        <w:rPr>
          <w:rFonts w:ascii="Calibri" w:hAnsi="Calibri" w:cs="Calibri"/>
          <w:szCs w:val="22"/>
        </w:rPr>
        <w:t xml:space="preserve">Формирование и отправка телеграммы о </w:t>
      </w:r>
      <w:r>
        <w:rPr>
          <w:rFonts w:ascii="Calibri" w:hAnsi="Calibri" w:cs="Calibri"/>
          <w:szCs w:val="22"/>
        </w:rPr>
        <w:t>взвешивании</w:t>
      </w:r>
      <w:r w:rsidRPr="008E02D9">
        <w:rPr>
          <w:rFonts w:ascii="Calibri" w:hAnsi="Calibri" w:cs="Calibri"/>
          <w:szCs w:val="22"/>
        </w:rPr>
        <w:t xml:space="preserve"> заготовки в </w:t>
      </w:r>
      <w:r w:rsidRPr="008E02D9">
        <w:rPr>
          <w:rFonts w:ascii="Calibri" w:hAnsi="Calibri" w:cs="Calibri"/>
          <w:szCs w:val="22"/>
          <w:lang w:val="en-US"/>
        </w:rPr>
        <w:t>PIMS</w:t>
      </w:r>
      <w:r w:rsidRPr="008E02D9">
        <w:rPr>
          <w:rFonts w:ascii="Calibri" w:hAnsi="Calibri" w:cs="Calibri"/>
          <w:szCs w:val="22"/>
        </w:rPr>
        <w:t>.</w:t>
      </w:r>
    </w:p>
    <w:p w14:paraId="569ED010" w14:textId="77777777" w:rsidR="00374B0E" w:rsidRDefault="00932588">
      <w:pPr>
        <w:pStyle w:val="3"/>
        <w:numPr>
          <w:ilvl w:val="2"/>
          <w:numId w:val="5"/>
        </w:numPr>
        <w:ind w:left="709"/>
      </w:pPr>
      <w:bookmarkStart w:id="765" w:name="_Toc116467178"/>
      <w:r>
        <w:t>Автоматическая регистрация взвешивания на рольганговых весах</w:t>
      </w:r>
      <w:bookmarkEnd w:id="765"/>
    </w:p>
    <w:p w14:paraId="25A0CB3C" w14:textId="77777777" w:rsidR="00374B0E" w:rsidRDefault="00932588" w:rsidP="00374B0E">
      <w:r>
        <w:t xml:space="preserve">Автоматическая регистрация взвешивания производится только на рольганговых весах УНРС-1,2,3, при условии передачи весовым терминалом сигнала о стабилизации показаний веса. На верхнем уровне СП в модели производства регистрируются позиции взвешивания, которые соответствуют технологическим позициям взвешивания производственной линии.  </w:t>
      </w:r>
    </w:p>
    <w:p w14:paraId="24A172F9" w14:textId="77777777" w:rsidR="00374B0E" w:rsidRDefault="00932588" w:rsidP="00374B0E">
      <w:pPr>
        <w:rPr>
          <w:rFonts w:ascii="Calibri" w:hAnsi="Calibri" w:cs="Calibri"/>
          <w:bCs/>
          <w:szCs w:val="22"/>
        </w:rPr>
      </w:pPr>
      <w:r>
        <w:t xml:space="preserve">Нижний уровень СП регистрирует переходы на технологическую позицию взвешивания </w:t>
      </w:r>
      <w:r w:rsidRPr="002A12DA">
        <w:t>на основании данных о состоянии конечных выключателей и включении электродвигателей</w:t>
      </w:r>
      <w:r>
        <w:t>, а затем переда</w:t>
      </w:r>
      <w:r w:rsidR="00125AEE">
        <w:t>ё</w:t>
      </w:r>
      <w:r>
        <w:t>т информацию о переходе</w:t>
      </w:r>
      <w:r>
        <w:rPr>
          <w:rFonts w:ascii="Calibri" w:hAnsi="Calibri" w:cs="Calibri"/>
          <w:bCs/>
          <w:szCs w:val="22"/>
        </w:rPr>
        <w:t xml:space="preserve"> на верхний уровень СП. На нижнем уровне, процесс определения перехода и передачи информации на верхний уровень аналогичен стандартному процессу определения перехода ОП между позициями карты положения ОП.</w:t>
      </w:r>
    </w:p>
    <w:p w14:paraId="60C47A72" w14:textId="77777777" w:rsidR="00374B0E" w:rsidRDefault="00932588" w:rsidP="00374B0E">
      <w:pPr>
        <w:rPr>
          <w:rFonts w:ascii="Calibri" w:hAnsi="Calibri" w:cs="Calibri"/>
          <w:bCs/>
          <w:szCs w:val="22"/>
        </w:rPr>
      </w:pPr>
      <w:r>
        <w:rPr>
          <w:rFonts w:ascii="Calibri" w:hAnsi="Calibri" w:cs="Calibri"/>
          <w:bCs/>
          <w:szCs w:val="22"/>
        </w:rPr>
        <w:t xml:space="preserve">На АРМе оператора СП отображается список ОП, с идентифицирующей информацией, в том порядке, в котором ОП поступают на рольганг к УЗГМ. Для УНРС-1, список формируется на </w:t>
      </w:r>
      <w:r>
        <w:rPr>
          <w:rFonts w:ascii="Calibri" w:hAnsi="Calibri" w:cs="Calibri"/>
          <w:bCs/>
          <w:szCs w:val="22"/>
        </w:rPr>
        <w:lastRenderedPageBreak/>
        <w:t>основании данных о положении ОП на охладительном столе №2. Количество отображаемых ОП в списке не регламентируется.</w:t>
      </w:r>
    </w:p>
    <w:p w14:paraId="6C9A45E5" w14:textId="0B61FD9E" w:rsidR="00374B0E" w:rsidRDefault="00932588" w:rsidP="00374B0E">
      <w:r w:rsidRPr="00B962E7">
        <w:t>Весовые терминалы</w:t>
      </w:r>
      <w:r>
        <w:t xml:space="preserve"> УНРС-1,2,3</w:t>
      </w:r>
      <w:r w:rsidRPr="00DD4516">
        <w:t xml:space="preserve"> </w:t>
      </w:r>
      <w:r w:rsidRPr="00B962E7">
        <w:t xml:space="preserve">передают информацию </w:t>
      </w:r>
      <w:r>
        <w:t xml:space="preserve">в СП через </w:t>
      </w:r>
      <w:r w:rsidRPr="00B962E7">
        <w:t>О</w:t>
      </w:r>
      <w:r w:rsidRPr="00A235B0">
        <w:rPr>
          <w:lang w:val="en-US"/>
        </w:rPr>
        <w:t>PC</w:t>
      </w:r>
      <w:r>
        <w:t>-с</w:t>
      </w:r>
      <w:r w:rsidRPr="00B962E7">
        <w:t>ервер</w:t>
      </w:r>
      <w:r>
        <w:t>ы, установленные на стационарных ПК в производственной зоне</w:t>
      </w:r>
      <w:r w:rsidRPr="00B962E7">
        <w:t>.</w:t>
      </w:r>
      <w:r>
        <w:t xml:space="preserve"> Список таких серверов, с указанием места их расположения, указан в таблице </w:t>
      </w:r>
      <w:r w:rsidR="00CD4042">
        <w:t>4</w:t>
      </w:r>
      <w:r>
        <w:t>.</w:t>
      </w:r>
    </w:p>
    <w:p w14:paraId="75786444" w14:textId="53A34975" w:rsidR="00374B0E" w:rsidRPr="00DD4516" w:rsidRDefault="00932588" w:rsidP="00374B0E">
      <w:pPr>
        <w:spacing w:after="0"/>
        <w:jc w:val="right"/>
        <w:rPr>
          <w:i/>
          <w:iCs/>
        </w:rPr>
      </w:pPr>
      <w:r w:rsidRPr="00DD4516">
        <w:rPr>
          <w:i/>
          <w:iCs/>
        </w:rPr>
        <w:t xml:space="preserve">Таблица </w:t>
      </w:r>
      <w:r w:rsidR="00CD4042">
        <w:rPr>
          <w:i/>
          <w:iCs/>
        </w:rPr>
        <w:t>4</w:t>
      </w:r>
      <w:r w:rsidRPr="00DD4516">
        <w:rPr>
          <w:i/>
          <w:iCs/>
        </w:rPr>
        <w:t xml:space="preserve">. </w:t>
      </w:r>
      <w:r w:rsidRPr="00DD4516">
        <w:rPr>
          <w:rFonts w:eastAsia="Tahoma-Identity-H"/>
          <w:i/>
          <w:iCs/>
          <w:lang w:val="en-US"/>
        </w:rPr>
        <w:t>OPC</w:t>
      </w:r>
      <w:r w:rsidRPr="00DD4516">
        <w:rPr>
          <w:rFonts w:eastAsia="Tahoma-Identity-H"/>
          <w:i/>
          <w:iCs/>
        </w:rPr>
        <w:t xml:space="preserve">-серверы сбора информации с весовых терминалов </w:t>
      </w:r>
      <w:r w:rsidRPr="00DD4516">
        <w:rPr>
          <w:i/>
          <w:iCs/>
        </w:rPr>
        <w:t>УНРС-1,2,3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1803"/>
        <w:gridCol w:w="2878"/>
        <w:gridCol w:w="2334"/>
      </w:tblGrid>
      <w:tr w:rsidR="009162F4" w14:paraId="21001160" w14:textId="77777777" w:rsidTr="00DD4516">
        <w:tc>
          <w:tcPr>
            <w:tcW w:w="2284" w:type="dxa"/>
            <w:shd w:val="clear" w:color="auto" w:fill="auto"/>
          </w:tcPr>
          <w:p w14:paraId="26AB6B22" w14:textId="77777777" w:rsidR="00374B0E" w:rsidRPr="00B0049A" w:rsidRDefault="00932588" w:rsidP="009763E2">
            <w:pPr>
              <w:jc w:val="center"/>
            </w:pPr>
            <w:r>
              <w:t>Название устройства</w:t>
            </w:r>
          </w:p>
        </w:tc>
        <w:tc>
          <w:tcPr>
            <w:tcW w:w="1827" w:type="dxa"/>
            <w:shd w:val="clear" w:color="auto" w:fill="auto"/>
          </w:tcPr>
          <w:p w14:paraId="1939B685" w14:textId="77777777" w:rsidR="00374B0E" w:rsidRDefault="00932588" w:rsidP="009763E2">
            <w:pPr>
              <w:jc w:val="center"/>
            </w:pPr>
            <w:r>
              <w:t>Сетевое имя</w:t>
            </w:r>
          </w:p>
        </w:tc>
        <w:tc>
          <w:tcPr>
            <w:tcW w:w="2959" w:type="dxa"/>
            <w:shd w:val="clear" w:color="auto" w:fill="auto"/>
          </w:tcPr>
          <w:p w14:paraId="561BC483" w14:textId="77777777" w:rsidR="00374B0E" w:rsidRDefault="00932588" w:rsidP="009763E2">
            <w:pPr>
              <w:jc w:val="center"/>
            </w:pPr>
            <w:r>
              <w:t>Расположение ПК</w:t>
            </w:r>
          </w:p>
        </w:tc>
        <w:tc>
          <w:tcPr>
            <w:tcW w:w="2393" w:type="dxa"/>
            <w:shd w:val="clear" w:color="auto" w:fill="auto"/>
          </w:tcPr>
          <w:p w14:paraId="024EB846" w14:textId="77777777" w:rsidR="00374B0E" w:rsidRPr="00B0049A" w:rsidRDefault="00932588" w:rsidP="009763E2">
            <w:pPr>
              <w:jc w:val="center"/>
            </w:pPr>
            <w:r w:rsidRPr="00D97460">
              <w:rPr>
                <w:lang w:val="en-US"/>
              </w:rPr>
              <w:t>IP-</w:t>
            </w:r>
            <w:r>
              <w:t>адрес</w:t>
            </w:r>
          </w:p>
        </w:tc>
      </w:tr>
      <w:tr w:rsidR="009162F4" w14:paraId="50464A76" w14:textId="77777777" w:rsidTr="00DD4516">
        <w:tc>
          <w:tcPr>
            <w:tcW w:w="2284" w:type="dxa"/>
            <w:shd w:val="clear" w:color="auto" w:fill="auto"/>
          </w:tcPr>
          <w:p w14:paraId="1AA74F58" w14:textId="77777777" w:rsidR="00374B0E" w:rsidRDefault="00932588" w:rsidP="009763E2">
            <w:pPr>
              <w:jc w:val="center"/>
            </w:pPr>
            <w:r>
              <w:t>АРМ АВИС УНРС-1</w:t>
            </w:r>
          </w:p>
        </w:tc>
        <w:tc>
          <w:tcPr>
            <w:tcW w:w="1827" w:type="dxa"/>
            <w:shd w:val="clear" w:color="auto" w:fill="auto"/>
          </w:tcPr>
          <w:p w14:paraId="1F9BA7AE" w14:textId="77777777" w:rsidR="00374B0E" w:rsidRDefault="00932588" w:rsidP="009763E2">
            <w:pPr>
              <w:jc w:val="center"/>
            </w:pPr>
            <w:r>
              <w:t>s4000221453</w:t>
            </w:r>
          </w:p>
        </w:tc>
        <w:tc>
          <w:tcPr>
            <w:tcW w:w="2959" w:type="dxa"/>
            <w:shd w:val="clear" w:color="auto" w:fill="auto"/>
          </w:tcPr>
          <w:p w14:paraId="317C8758" w14:textId="77777777" w:rsidR="00374B0E" w:rsidRDefault="00932588" w:rsidP="009763E2">
            <w:pPr>
              <w:jc w:val="center"/>
            </w:pPr>
            <w:r>
              <w:t>ПУ охл. ст. МНЛ3-1</w:t>
            </w:r>
          </w:p>
        </w:tc>
        <w:tc>
          <w:tcPr>
            <w:tcW w:w="2393" w:type="dxa"/>
            <w:shd w:val="clear" w:color="auto" w:fill="auto"/>
          </w:tcPr>
          <w:p w14:paraId="1160F93D" w14:textId="77777777" w:rsidR="00374B0E" w:rsidRDefault="00932588" w:rsidP="009763E2">
            <w:pPr>
              <w:jc w:val="center"/>
            </w:pPr>
            <w:r>
              <w:t>10.4.200.114</w:t>
            </w:r>
          </w:p>
        </w:tc>
      </w:tr>
      <w:tr w:rsidR="009162F4" w14:paraId="14ED07A0" w14:textId="77777777" w:rsidTr="00DD4516">
        <w:tc>
          <w:tcPr>
            <w:tcW w:w="2284" w:type="dxa"/>
            <w:shd w:val="clear" w:color="auto" w:fill="auto"/>
          </w:tcPr>
          <w:p w14:paraId="33A37EA3" w14:textId="77777777" w:rsidR="00374B0E" w:rsidRDefault="00932588" w:rsidP="009763E2">
            <w:pPr>
              <w:jc w:val="center"/>
            </w:pPr>
            <w:r>
              <w:t>АРМ АВИС УНРС-2</w:t>
            </w:r>
          </w:p>
        </w:tc>
        <w:tc>
          <w:tcPr>
            <w:tcW w:w="1827" w:type="dxa"/>
            <w:shd w:val="clear" w:color="auto" w:fill="auto"/>
          </w:tcPr>
          <w:p w14:paraId="223E1107" w14:textId="77777777" w:rsidR="00374B0E" w:rsidRDefault="00932588" w:rsidP="009763E2">
            <w:pPr>
              <w:jc w:val="center"/>
            </w:pPr>
            <w:r>
              <w:t>z4221281</w:t>
            </w:r>
          </w:p>
        </w:tc>
        <w:tc>
          <w:tcPr>
            <w:tcW w:w="2959" w:type="dxa"/>
            <w:shd w:val="clear" w:color="auto" w:fill="auto"/>
          </w:tcPr>
          <w:p w14:paraId="421FFCE7" w14:textId="77777777" w:rsidR="00374B0E" w:rsidRDefault="00932588" w:rsidP="009763E2">
            <w:pPr>
              <w:jc w:val="center"/>
            </w:pPr>
            <w:r>
              <w:t>ПУ ролг. весов МНЛ3-2</w:t>
            </w:r>
          </w:p>
        </w:tc>
        <w:tc>
          <w:tcPr>
            <w:tcW w:w="2393" w:type="dxa"/>
            <w:shd w:val="clear" w:color="auto" w:fill="auto"/>
          </w:tcPr>
          <w:p w14:paraId="60360F12" w14:textId="77777777" w:rsidR="00374B0E" w:rsidRDefault="00932588" w:rsidP="009763E2">
            <w:pPr>
              <w:jc w:val="center"/>
            </w:pPr>
            <w:r>
              <w:t>10.4.200.74</w:t>
            </w:r>
          </w:p>
        </w:tc>
      </w:tr>
      <w:tr w:rsidR="009162F4" w14:paraId="192E5D84" w14:textId="77777777" w:rsidTr="00DD4516">
        <w:tc>
          <w:tcPr>
            <w:tcW w:w="2284" w:type="dxa"/>
            <w:shd w:val="clear" w:color="auto" w:fill="auto"/>
          </w:tcPr>
          <w:p w14:paraId="644A2FAF" w14:textId="77777777" w:rsidR="00374B0E" w:rsidRDefault="00932588" w:rsidP="009763E2">
            <w:pPr>
              <w:jc w:val="center"/>
            </w:pPr>
            <w:r>
              <w:t>АРМ АВИС УНРС-3</w:t>
            </w:r>
          </w:p>
        </w:tc>
        <w:tc>
          <w:tcPr>
            <w:tcW w:w="1827" w:type="dxa"/>
            <w:shd w:val="clear" w:color="auto" w:fill="auto"/>
          </w:tcPr>
          <w:p w14:paraId="0D142D03" w14:textId="77777777" w:rsidR="00374B0E" w:rsidRDefault="00932588" w:rsidP="009763E2">
            <w:pPr>
              <w:jc w:val="center"/>
            </w:pPr>
            <w:r>
              <w:t>z4221301</w:t>
            </w:r>
          </w:p>
        </w:tc>
        <w:tc>
          <w:tcPr>
            <w:tcW w:w="2959" w:type="dxa"/>
            <w:shd w:val="clear" w:color="auto" w:fill="auto"/>
          </w:tcPr>
          <w:p w14:paraId="5A0F76CC" w14:textId="77777777" w:rsidR="00374B0E" w:rsidRDefault="00932588" w:rsidP="009763E2">
            <w:pPr>
              <w:jc w:val="center"/>
            </w:pPr>
            <w:r>
              <w:t>ПУ ролг. весов МНЛ3-2</w:t>
            </w:r>
          </w:p>
        </w:tc>
        <w:tc>
          <w:tcPr>
            <w:tcW w:w="2393" w:type="dxa"/>
            <w:shd w:val="clear" w:color="auto" w:fill="auto"/>
          </w:tcPr>
          <w:p w14:paraId="1E4D5E7B" w14:textId="77777777" w:rsidR="00374B0E" w:rsidRDefault="00932588" w:rsidP="009763E2">
            <w:pPr>
              <w:jc w:val="center"/>
            </w:pPr>
            <w:r>
              <w:t>10.4.200.71</w:t>
            </w:r>
          </w:p>
        </w:tc>
      </w:tr>
    </w:tbl>
    <w:p w14:paraId="22C659B6" w14:textId="77777777" w:rsidR="00374B0E" w:rsidRDefault="00932588" w:rsidP="00374B0E">
      <w:pPr>
        <w:spacing w:before="240"/>
      </w:pPr>
      <w:r>
        <w:t xml:space="preserve">На АРМе оператора отображаются идентификатор заготовки, находящейся на взвешивании, и текущие показания весового терминала в реальном времени. </w:t>
      </w:r>
    </w:p>
    <w:p w14:paraId="2E6C5CE8" w14:textId="1B39E633" w:rsidR="00374B0E" w:rsidRDefault="00932588" w:rsidP="00374B0E">
      <w:r>
        <w:t xml:space="preserve">АРМ СП получает от весового терминала показания веса и сигнал о его стабилизации. При получении непрерывного сигнала стабилизации в течении </w:t>
      </w:r>
      <w:r w:rsidRPr="00B559E0">
        <w:t>заданного периода времени</w:t>
      </w:r>
      <w:r>
        <w:t xml:space="preserve"> и неизменности показаний веса за этот же период, </w:t>
      </w:r>
      <w:r w:rsidR="005B22AB">
        <w:t>на АРМе автоматически</w:t>
      </w:r>
      <w:r>
        <w:t xml:space="preserve"> фиксируются показания веса. </w:t>
      </w:r>
    </w:p>
    <w:p w14:paraId="0E34F631" w14:textId="113830AE" w:rsidR="00374B0E" w:rsidRDefault="00932588" w:rsidP="00374B0E">
      <w:r>
        <w:t>В том случае если весовой терминал не переда</w:t>
      </w:r>
      <w:r w:rsidR="003E2462">
        <w:t>ё</w:t>
      </w:r>
      <w:r>
        <w:t>т сигнал о стабилизации веса, оператор АРМа должен вручную фиксировать вес, нажимая на соответствующую кнопку на АРМе. При этом показания веса будут учитываться на момент нажатия кнопки</w:t>
      </w:r>
      <w:r w:rsidRPr="00A06BF3">
        <w:t>.</w:t>
      </w:r>
    </w:p>
    <w:p w14:paraId="681E1BFD" w14:textId="537648DD" w:rsidR="005B22AB" w:rsidRPr="005B22AB" w:rsidRDefault="00F5190C" w:rsidP="005B22AB">
      <w:r w:rsidRPr="001549AE">
        <w:rPr>
          <w:rPrChange w:id="766" w:author="Николай Богомолов" w:date="2022-09-09T16:09:00Z">
            <w:rPr>
              <w:highlight w:val="cyan"/>
            </w:rPr>
          </w:rPrChange>
        </w:rPr>
        <w:t xml:space="preserve">Зафиксированные показания веса передаются из АРМа на верхний уровень СП, где </w:t>
      </w:r>
      <w:r w:rsidR="005B22AB" w:rsidRPr="001549AE">
        <w:rPr>
          <w:rPrChange w:id="767" w:author="Николай Богомолов" w:date="2022-09-09T16:09:00Z">
            <w:rPr>
              <w:highlight w:val="cyan"/>
            </w:rPr>
          </w:rPrChange>
        </w:rPr>
        <w:t>по дате и времени регистрации показаний весового терминала ищется ОП, который находился в это время на позиции взвешивания. Для найденного ОП в модели прослеживаемости СП регистрируется факт взвешивания. При этом на АРМе оператора СП выводится информационное сообщение о фиксации веса для найденного ОП. Если ОП не был найден, то на АРМе оператора будет выведено информационное сообщение об отсутствии информации о взвешиваемом ОП. При необходимости, оператор АРМа может выполнить повторное взвешивание, при этом в СП фиксируется этот факт.</w:t>
      </w:r>
    </w:p>
    <w:p w14:paraId="20D57B56" w14:textId="07D054C2" w:rsidR="00374B0E" w:rsidRPr="003410C4" w:rsidRDefault="00932588" w:rsidP="00374B0E">
      <w:r>
        <w:t>При перемещении заготовки дальше по рольгангу, нижний уровень СП регистрирует факт перемещения ОП с позиции взвешивания и переда</w:t>
      </w:r>
      <w:r w:rsidR="003E2462">
        <w:t>ё</w:t>
      </w:r>
      <w:r>
        <w:t xml:space="preserve">т его на верхний уровень СП. На основании этого сигнала, верхний уровень СП формирует сообщение в инфраструктуру данных </w:t>
      </w:r>
      <w:r>
        <w:rPr>
          <w:lang w:val="en-US"/>
        </w:rPr>
        <w:t>PIMS</w:t>
      </w:r>
      <w:r>
        <w:t xml:space="preserve"> о взвешивании заготовки.</w:t>
      </w:r>
      <w:ins w:id="768" w:author="Николай Богомолов" w:date="2022-09-06T10:06:00Z">
        <w:r w:rsidR="003410C4" w:rsidRPr="003410C4">
          <w:rPr>
            <w:rPrChange w:id="769" w:author="Николай Богомолов" w:date="2022-09-06T10:06:00Z">
              <w:rPr>
                <w:lang w:val="en-US"/>
              </w:rPr>
            </w:rPrChange>
          </w:rPr>
          <w:t xml:space="preserve"> </w:t>
        </w:r>
        <w:r w:rsidR="003410C4" w:rsidRPr="00093787">
          <w:rPr>
            <w:highlight w:val="lightGray"/>
            <w:rPrChange w:id="770" w:author="Николай Богомолов" w:date="2022-09-19T15:31:00Z">
              <w:rPr/>
            </w:rPrChange>
          </w:rPr>
          <w:t xml:space="preserve">Для заготовок с типом «контрольная», </w:t>
        </w:r>
      </w:ins>
      <w:ins w:id="771" w:author="Николай Богомолов" w:date="2022-09-09T16:09:00Z">
        <w:r w:rsidR="001549AE" w:rsidRPr="00093787">
          <w:rPr>
            <w:highlight w:val="lightGray"/>
            <w:rPrChange w:id="772" w:author="Николай Богомолов" w:date="2022-09-19T15:31:00Z">
              <w:rPr>
                <w:highlight w:val="cyan"/>
              </w:rPr>
            </w:rPrChange>
          </w:rPr>
          <w:t>сформированное сообщение содержит специальный признак контрольного в</w:t>
        </w:r>
      </w:ins>
      <w:ins w:id="773" w:author="Николай Богомолов" w:date="2022-09-09T16:10:00Z">
        <w:r w:rsidR="001549AE" w:rsidRPr="00093787">
          <w:rPr>
            <w:highlight w:val="lightGray"/>
            <w:rPrChange w:id="774" w:author="Николай Богомолов" w:date="2022-09-19T15:31:00Z">
              <w:rPr>
                <w:highlight w:val="cyan"/>
              </w:rPr>
            </w:rPrChange>
          </w:rPr>
          <w:t xml:space="preserve">звешивания. </w:t>
        </w:r>
      </w:ins>
    </w:p>
    <w:p w14:paraId="38E95B4C" w14:textId="11D9161D" w:rsidR="00DE4999" w:rsidRPr="001549AE" w:rsidRDefault="00932588" w:rsidP="00374B0E">
      <w:r w:rsidRPr="001549AE">
        <w:rPr>
          <w:rPrChange w:id="775" w:author="Николай Богомолов" w:date="2022-09-09T16:10:00Z">
            <w:rPr>
              <w:highlight w:val="cyan"/>
            </w:rPr>
          </w:rPrChange>
        </w:rPr>
        <w:t>В том случае, если заготовка переместилась с позиции взвешивания на следующую позицию по рольгангу, а показания весового терминала не были зафиксированы</w:t>
      </w:r>
      <w:r w:rsidR="00CA0789" w:rsidRPr="001549AE">
        <w:rPr>
          <w:rPrChange w:id="776" w:author="Николай Богомолов" w:date="2022-09-09T16:10:00Z">
            <w:rPr>
              <w:highlight w:val="cyan"/>
            </w:rPr>
          </w:rPrChange>
        </w:rPr>
        <w:t xml:space="preserve"> (потеря связи АРМа СП и весового терминала, технические сбои в работе весов)</w:t>
      </w:r>
      <w:r w:rsidRPr="001549AE">
        <w:rPr>
          <w:rPrChange w:id="777" w:author="Николай Богомолов" w:date="2022-09-09T16:10:00Z">
            <w:rPr>
              <w:highlight w:val="cyan"/>
            </w:rPr>
          </w:rPrChange>
        </w:rPr>
        <w:t>, СП</w:t>
      </w:r>
      <w:r w:rsidR="00CA0789" w:rsidRPr="001549AE">
        <w:rPr>
          <w:rPrChange w:id="778" w:author="Николай Богомолов" w:date="2022-09-09T16:10:00Z">
            <w:rPr>
              <w:highlight w:val="cyan"/>
            </w:rPr>
          </w:rPrChange>
        </w:rPr>
        <w:t xml:space="preserve"> не регистрирует операцию взвешивания и не </w:t>
      </w:r>
      <w:r w:rsidRPr="001549AE">
        <w:rPr>
          <w:rPrChange w:id="779" w:author="Николай Богомолов" w:date="2022-09-09T16:10:00Z">
            <w:rPr>
              <w:highlight w:val="cyan"/>
            </w:rPr>
          </w:rPrChange>
        </w:rPr>
        <w:t>формирует</w:t>
      </w:r>
      <w:r w:rsidR="00CA0789" w:rsidRPr="001549AE">
        <w:rPr>
          <w:rPrChange w:id="780" w:author="Николай Богомолов" w:date="2022-09-09T16:10:00Z">
            <w:rPr>
              <w:highlight w:val="cyan"/>
            </w:rPr>
          </w:rPrChange>
        </w:rPr>
        <w:t xml:space="preserve"> никакого сообщения в инфраструктуру данных </w:t>
      </w:r>
      <w:r w:rsidR="00CA0789" w:rsidRPr="001549AE">
        <w:rPr>
          <w:lang w:val="en-US"/>
          <w:rPrChange w:id="781" w:author="Николай Богомолов" w:date="2022-09-09T16:10:00Z">
            <w:rPr>
              <w:highlight w:val="cyan"/>
              <w:lang w:val="en-US"/>
            </w:rPr>
          </w:rPrChange>
        </w:rPr>
        <w:t>PIMS</w:t>
      </w:r>
      <w:r w:rsidR="00055AE3" w:rsidRPr="001549AE">
        <w:rPr>
          <w:rPrChange w:id="782" w:author="Николай Богомолов" w:date="2022-09-09T16:10:00Z">
            <w:rPr>
              <w:highlight w:val="cyan"/>
            </w:rPr>
          </w:rPrChange>
        </w:rPr>
        <w:t>.</w:t>
      </w:r>
      <w:r w:rsidR="00055AE3" w:rsidRPr="001549AE">
        <w:t xml:space="preserve"> </w:t>
      </w:r>
    </w:p>
    <w:p w14:paraId="74408BE2" w14:textId="41DF9338" w:rsidR="0019445D" w:rsidRDefault="00F5190C" w:rsidP="0019445D">
      <w:r w:rsidRPr="001549AE">
        <w:rPr>
          <w:rPrChange w:id="783" w:author="Николай Богомолов" w:date="2022-09-09T16:10:00Z">
            <w:rPr>
              <w:highlight w:val="cyan"/>
            </w:rPr>
          </w:rPrChange>
        </w:rPr>
        <w:t xml:space="preserve">В СП реализован алгоритм автономной работы АРМа оператора СП при </w:t>
      </w:r>
      <w:r w:rsidR="006452A6" w:rsidRPr="001549AE">
        <w:rPr>
          <w:rPrChange w:id="784" w:author="Николай Богомолов" w:date="2022-09-09T16:10:00Z">
            <w:rPr>
              <w:highlight w:val="cyan"/>
            </w:rPr>
          </w:rPrChange>
        </w:rPr>
        <w:t>пропаже связи между верхним уровнем</w:t>
      </w:r>
      <w:r w:rsidRPr="001549AE">
        <w:rPr>
          <w:rPrChange w:id="785" w:author="Николай Богомолов" w:date="2022-09-09T16:10:00Z">
            <w:rPr>
              <w:highlight w:val="cyan"/>
            </w:rPr>
          </w:rPrChange>
        </w:rPr>
        <w:t xml:space="preserve"> СП и АРМом. </w:t>
      </w:r>
      <w:r w:rsidR="0019445D" w:rsidRPr="001549AE">
        <w:rPr>
          <w:rPrChange w:id="786" w:author="Николай Богомолов" w:date="2022-09-09T16:10:00Z">
            <w:rPr>
              <w:highlight w:val="cyan"/>
            </w:rPr>
          </w:rPrChange>
        </w:rPr>
        <w:t>В этом случае зафиксированные показания весового терминала в</w:t>
      </w:r>
      <w:r w:rsidR="00BF3630" w:rsidRPr="001549AE">
        <w:rPr>
          <w:rPrChange w:id="787" w:author="Николай Богомолов" w:date="2022-09-09T16:10:00Z">
            <w:rPr>
              <w:highlight w:val="cyan"/>
            </w:rPr>
          </w:rPrChange>
        </w:rPr>
        <w:t> </w:t>
      </w:r>
      <w:r w:rsidR="0019445D" w:rsidRPr="001549AE">
        <w:rPr>
          <w:rPrChange w:id="788" w:author="Николай Богомолов" w:date="2022-09-09T16:10:00Z">
            <w:rPr>
              <w:highlight w:val="cyan"/>
            </w:rPr>
          </w:rPrChange>
        </w:rPr>
        <w:t xml:space="preserve">привязке ко времени сохраняются на АРМе оператора. При восстановлении связи, АРМ автоматически </w:t>
      </w:r>
      <w:r w:rsidR="005132BD" w:rsidRPr="001549AE">
        <w:rPr>
          <w:rPrChange w:id="789" w:author="Николай Богомолов" w:date="2022-09-09T16:10:00Z">
            <w:rPr>
              <w:highlight w:val="cyan"/>
            </w:rPr>
          </w:rPrChange>
        </w:rPr>
        <w:t xml:space="preserve">передаёт </w:t>
      </w:r>
      <w:r w:rsidR="0019445D" w:rsidRPr="001549AE">
        <w:rPr>
          <w:rPrChange w:id="790" w:author="Николай Богомолов" w:date="2022-09-09T16:10:00Z">
            <w:rPr>
              <w:highlight w:val="cyan"/>
            </w:rPr>
          </w:rPrChange>
        </w:rPr>
        <w:t>на верхний уровень СП всю накопленную информацию. Верхний уровень СП выполняет поиск и регистрацию фактов взвешивания согласно стандартному алгоритму, при этом факт взвешивания регистрируется с указанием фактического времени взвешивания</w:t>
      </w:r>
      <w:r w:rsidR="008C11CE" w:rsidRPr="001549AE">
        <w:rPr>
          <w:rPrChange w:id="791" w:author="Николай Богомолов" w:date="2022-09-09T16:10:00Z">
            <w:rPr>
              <w:highlight w:val="cyan"/>
            </w:rPr>
          </w:rPrChange>
        </w:rPr>
        <w:t>, полученного из АРМа оператора СП.</w:t>
      </w:r>
    </w:p>
    <w:p w14:paraId="6B605044" w14:textId="77777777" w:rsidR="00374B0E" w:rsidRDefault="00932588" w:rsidP="00374B0E">
      <w:r>
        <w:lastRenderedPageBreak/>
        <w:t>Алгоритм автоматической регистрации взвешивания на рольганговых весах в СП, отображ</w:t>
      </w:r>
      <w:r w:rsidR="003E2462">
        <w:t>ё</w:t>
      </w:r>
      <w:r>
        <w:t>н на рисунке 8.</w:t>
      </w:r>
    </w:p>
    <w:p w14:paraId="68F442DA" w14:textId="77777777" w:rsidR="00374B0E" w:rsidRDefault="00932588" w:rsidP="00374B0E">
      <w:pPr>
        <w:spacing w:after="0"/>
      </w:pPr>
      <w:r>
        <w:object w:dxaOrig="9340" w:dyaOrig="9585" w14:anchorId="7106D9BD">
          <v:shape id="_x0000_i1037" type="#_x0000_t75" style="width:467.25pt;height:482.25pt" o:ole="">
            <v:imagedata r:id="rId32" o:title=""/>
          </v:shape>
          <o:OLEObject Type="Embed" ProgID="Visio.Drawing.15" ShapeID="_x0000_i1037" DrawAspect="Content" ObjectID="_1727081088" r:id="rId33"/>
        </w:object>
      </w:r>
    </w:p>
    <w:p w14:paraId="7DB592A9" w14:textId="77777777" w:rsidR="00374B0E" w:rsidRPr="00C5037F" w:rsidRDefault="00932588" w:rsidP="00374B0E">
      <w:pPr>
        <w:pStyle w:val="afa"/>
        <w:widowControl w:val="0"/>
        <w:autoSpaceDE w:val="0"/>
        <w:autoSpaceDN w:val="0"/>
        <w:spacing w:after="0"/>
        <w:jc w:val="center"/>
        <w:rPr>
          <w:i/>
          <w:iCs/>
        </w:rPr>
      </w:pPr>
      <w:r w:rsidRPr="00C5037F">
        <w:rPr>
          <w:i/>
          <w:iCs/>
        </w:rPr>
        <w:t>Рис. 8. Алгоритм автоматической регистрации взвешивания заготовки</w:t>
      </w:r>
    </w:p>
    <w:p w14:paraId="39C86C0F" w14:textId="77777777" w:rsidR="00374B0E" w:rsidRPr="00A62657" w:rsidRDefault="00932588" w:rsidP="00374B0E">
      <w:r w:rsidRPr="00C5037F">
        <w:t xml:space="preserve">При </w:t>
      </w:r>
      <w:r w:rsidR="00723A69" w:rsidRPr="00C5037F">
        <w:t>отсутствии показаний весового терминала на АРМе оператора (</w:t>
      </w:r>
      <w:r w:rsidRPr="00C5037F">
        <w:t>потер</w:t>
      </w:r>
      <w:r w:rsidR="00723A69" w:rsidRPr="00C5037F">
        <w:t>я</w:t>
      </w:r>
      <w:r w:rsidRPr="00C5037F">
        <w:t xml:space="preserve"> связи АРМа с весовым терминалом</w:t>
      </w:r>
      <w:r w:rsidR="00723A69" w:rsidRPr="00C5037F">
        <w:t>) регистрирование операции взвешивание не производится</w:t>
      </w:r>
      <w:r w:rsidRPr="00C5037F">
        <w:t>.</w:t>
      </w:r>
      <w:r>
        <w:t xml:space="preserve"> </w:t>
      </w:r>
    </w:p>
    <w:p w14:paraId="58E64F4B" w14:textId="77777777" w:rsidR="00374B0E" w:rsidRDefault="00932588">
      <w:pPr>
        <w:pStyle w:val="3"/>
        <w:numPr>
          <w:ilvl w:val="2"/>
          <w:numId w:val="5"/>
        </w:numPr>
        <w:ind w:left="709"/>
      </w:pPr>
      <w:bookmarkStart w:id="792" w:name="_Toc116467179"/>
      <w:r>
        <w:t>Ручная регистрация взвешивания на платформенных весах.</w:t>
      </w:r>
      <w:bookmarkEnd w:id="792"/>
    </w:p>
    <w:p w14:paraId="167CD3E7" w14:textId="77777777" w:rsidR="00374B0E" w:rsidRDefault="00932588" w:rsidP="00374B0E">
      <w:r>
        <w:t xml:space="preserve">Ручная регистрация взвешивания производится на весах повторной аттестации и платформенных весах УЗГМ.  Нижний уровень СП не регистрирует перемещения ОП на указанные агрегаты, а также перемещения ОП с указанных агрегатов.   </w:t>
      </w:r>
    </w:p>
    <w:p w14:paraId="4DDA0EB9" w14:textId="77777777" w:rsidR="00374B0E" w:rsidRDefault="00932588" w:rsidP="00374B0E">
      <w:pPr>
        <w:rPr>
          <w:rFonts w:ascii="Calibri" w:hAnsi="Calibri" w:cs="Calibri"/>
          <w:bCs/>
          <w:szCs w:val="22"/>
        </w:rPr>
      </w:pPr>
      <w:r>
        <w:rPr>
          <w:rFonts w:ascii="Calibri" w:hAnsi="Calibri" w:cs="Calibri"/>
          <w:bCs/>
          <w:szCs w:val="22"/>
        </w:rPr>
        <w:t xml:space="preserve">Оператор </w:t>
      </w:r>
      <w:r w:rsidRPr="00D63C58">
        <w:rPr>
          <w:rFonts w:ascii="Calibri" w:hAnsi="Calibri" w:cs="Calibri"/>
          <w:bCs/>
          <w:szCs w:val="22"/>
        </w:rPr>
        <w:t>АРМ</w:t>
      </w:r>
      <w:r>
        <w:rPr>
          <w:rFonts w:ascii="Calibri" w:hAnsi="Calibri" w:cs="Calibri"/>
          <w:bCs/>
          <w:szCs w:val="22"/>
        </w:rPr>
        <w:t>а</w:t>
      </w:r>
      <w:r w:rsidRPr="00D63C58">
        <w:rPr>
          <w:rFonts w:ascii="Calibri" w:hAnsi="Calibri" w:cs="Calibri"/>
          <w:bCs/>
          <w:szCs w:val="22"/>
        </w:rPr>
        <w:t xml:space="preserve"> СП </w:t>
      </w:r>
      <w:r>
        <w:rPr>
          <w:rFonts w:ascii="Calibri" w:hAnsi="Calibri" w:cs="Calibri"/>
          <w:bCs/>
          <w:szCs w:val="22"/>
        </w:rPr>
        <w:t xml:space="preserve">должен выбрать тот ОП, из предлагаемого списка, который соответствует фактической заготовке, поступившей на взвешивание. При отсутствии такого ОП в списке, оператор может указать номер плавки, ручья и порядковый номер заготовки. В этом случае СП сформирует новый ОП с идентификатором </w:t>
      </w:r>
      <w:r>
        <w:rPr>
          <w:rFonts w:ascii="Calibri" w:hAnsi="Calibri" w:cs="Calibri"/>
          <w:bCs/>
          <w:szCs w:val="22"/>
          <w:lang w:val="en-US"/>
        </w:rPr>
        <w:t>MES</w:t>
      </w:r>
      <w:r w:rsidRPr="003253ED">
        <w:rPr>
          <w:rFonts w:ascii="Calibri" w:hAnsi="Calibri" w:cs="Calibri"/>
          <w:bCs/>
          <w:szCs w:val="22"/>
        </w:rPr>
        <w:t xml:space="preserve"> </w:t>
      </w:r>
      <w:r>
        <w:rPr>
          <w:rFonts w:ascii="Calibri" w:hAnsi="Calibri" w:cs="Calibri"/>
          <w:bCs/>
          <w:szCs w:val="22"/>
          <w:lang w:val="en-US"/>
        </w:rPr>
        <w:t>PSI</w:t>
      </w:r>
      <w:r>
        <w:rPr>
          <w:rFonts w:ascii="Calibri" w:hAnsi="Calibri" w:cs="Calibri"/>
          <w:bCs/>
          <w:szCs w:val="22"/>
        </w:rPr>
        <w:t xml:space="preserve">, согласно правилам формирования такого идентификатора. </w:t>
      </w:r>
    </w:p>
    <w:p w14:paraId="4173A5D3" w14:textId="77777777" w:rsidR="00374B0E" w:rsidRDefault="00932588" w:rsidP="00374B0E">
      <w:r>
        <w:rPr>
          <w:rFonts w:ascii="Calibri" w:hAnsi="Calibri" w:cs="Calibri"/>
          <w:bCs/>
          <w:szCs w:val="22"/>
        </w:rPr>
        <w:lastRenderedPageBreak/>
        <w:t xml:space="preserve">После того, как оператор выбрал требуемый ОП, верхний уровень </w:t>
      </w:r>
      <w:r w:rsidRPr="00BC79AD">
        <w:rPr>
          <w:rFonts w:ascii="Calibri" w:hAnsi="Calibri" w:cs="Calibri"/>
          <w:bCs/>
          <w:szCs w:val="22"/>
        </w:rPr>
        <w:t xml:space="preserve">запрашивает показания веса с </w:t>
      </w:r>
      <w:r>
        <w:rPr>
          <w:rFonts w:ascii="Calibri" w:hAnsi="Calibri" w:cs="Calibri"/>
          <w:bCs/>
          <w:szCs w:val="22"/>
        </w:rPr>
        <w:t xml:space="preserve">соответствующего </w:t>
      </w:r>
      <w:r w:rsidRPr="00BC79AD">
        <w:rPr>
          <w:rFonts w:ascii="Calibri" w:hAnsi="Calibri" w:cs="Calibri"/>
          <w:bCs/>
          <w:szCs w:val="22"/>
        </w:rPr>
        <w:t>весового</w:t>
      </w:r>
      <w:r>
        <w:rPr>
          <w:rFonts w:ascii="Calibri" w:hAnsi="Calibri" w:cs="Calibri"/>
          <w:bCs/>
          <w:szCs w:val="22"/>
        </w:rPr>
        <w:t xml:space="preserve"> </w:t>
      </w:r>
      <w:r w:rsidR="00C820EB">
        <w:rPr>
          <w:rFonts w:ascii="Calibri" w:hAnsi="Calibri" w:cs="Calibri"/>
          <w:bCs/>
          <w:szCs w:val="22"/>
        </w:rPr>
        <w:t>терминала. Н</w:t>
      </w:r>
      <w:r>
        <w:rPr>
          <w:rFonts w:ascii="Calibri" w:hAnsi="Calibri" w:cs="Calibri"/>
          <w:bCs/>
          <w:szCs w:val="22"/>
        </w:rPr>
        <w:t>а</w:t>
      </w:r>
      <w:r>
        <w:t xml:space="preserve"> АРМе оператора отображаются идентификатор заготовки, находящейся на взвешивании, и текущие показания весового терминала в реальном времени. </w:t>
      </w:r>
    </w:p>
    <w:p w14:paraId="0CAD6898" w14:textId="77777777" w:rsidR="00374B0E" w:rsidRDefault="00932588" w:rsidP="00374B0E">
      <w:r>
        <w:t>Оператор АРМа должен вручную зафиксировать вес, нажимая на соответствующую кнопку на АРМе. При этом показания веса будут учитываться на момент нажатия кнопки. При необходимости, оператор АРМа может выполнить повторное взвешивание, при этом в СП фиксируется этот факт.</w:t>
      </w:r>
    </w:p>
    <w:p w14:paraId="739259FF" w14:textId="77777777" w:rsidR="00374B0E" w:rsidRDefault="00932588" w:rsidP="00374B0E">
      <w:r>
        <w:t>Оператор АРМа СП регистрирует завершение операции взвешивания пут</w:t>
      </w:r>
      <w:r w:rsidR="003E2462">
        <w:t>ё</w:t>
      </w:r>
      <w:r>
        <w:t xml:space="preserve">м нажатия соответствующей кнопки на АРМе. На основании этого факта, верхний уровень СП формирует сообщение в инфраструктуру данных </w:t>
      </w:r>
      <w:r w:rsidRPr="002B366C">
        <w:rPr>
          <w:lang w:val="en-US"/>
        </w:rPr>
        <w:t>PIMS</w:t>
      </w:r>
      <w:r>
        <w:t xml:space="preserve"> о взвешивании заготовки.</w:t>
      </w:r>
    </w:p>
    <w:p w14:paraId="5093701D" w14:textId="77777777" w:rsidR="00374B0E" w:rsidRDefault="00932588" w:rsidP="00374B0E">
      <w:r>
        <w:t>Алгоритм ручной регистрации взвешивания в СП, отображ</w:t>
      </w:r>
      <w:r w:rsidR="003E2462">
        <w:t>ё</w:t>
      </w:r>
      <w:r>
        <w:t>н на рисунке 9.</w:t>
      </w:r>
    </w:p>
    <w:p w14:paraId="4340F8B4" w14:textId="77777777" w:rsidR="00374B0E" w:rsidRDefault="00932588" w:rsidP="00374B0E">
      <w:pPr>
        <w:spacing w:after="0"/>
      </w:pPr>
      <w:r>
        <w:object w:dxaOrig="9153" w:dyaOrig="9780" w14:anchorId="2EDC2AF0">
          <v:shape id="_x0000_i1038" type="#_x0000_t75" style="width:460.5pt;height:489.75pt" o:ole="">
            <v:imagedata r:id="rId34" o:title=""/>
          </v:shape>
          <o:OLEObject Type="Embed" ProgID="Visio.Drawing.15" ShapeID="_x0000_i1038" DrawAspect="Content" ObjectID="_1727081089" r:id="rId35"/>
        </w:object>
      </w:r>
    </w:p>
    <w:p w14:paraId="2E91E802" w14:textId="77777777" w:rsidR="00374B0E" w:rsidRPr="00CE794C" w:rsidRDefault="00932588" w:rsidP="00374B0E">
      <w:pPr>
        <w:pStyle w:val="afa"/>
        <w:widowControl w:val="0"/>
        <w:autoSpaceDE w:val="0"/>
        <w:autoSpaceDN w:val="0"/>
        <w:spacing w:after="0"/>
        <w:jc w:val="center"/>
        <w:rPr>
          <w:rFonts w:ascii="Calibri" w:hAnsi="Calibri" w:cs="Calibri"/>
          <w:bCs/>
          <w:i/>
          <w:iCs/>
          <w:szCs w:val="22"/>
        </w:rPr>
      </w:pPr>
      <w:r w:rsidRPr="00CE794C">
        <w:rPr>
          <w:i/>
          <w:iCs/>
        </w:rPr>
        <w:t xml:space="preserve">Рис. </w:t>
      </w:r>
      <w:r>
        <w:rPr>
          <w:i/>
          <w:iCs/>
        </w:rPr>
        <w:t>9</w:t>
      </w:r>
      <w:r w:rsidRPr="00CE794C">
        <w:rPr>
          <w:i/>
          <w:iCs/>
        </w:rPr>
        <w:t xml:space="preserve">. Алгоритм </w:t>
      </w:r>
      <w:r>
        <w:rPr>
          <w:i/>
          <w:iCs/>
        </w:rPr>
        <w:t xml:space="preserve">ручной регистрации взвешивания </w:t>
      </w:r>
      <w:r w:rsidRPr="00CE794C">
        <w:rPr>
          <w:i/>
          <w:iCs/>
        </w:rPr>
        <w:t>заготовки</w:t>
      </w:r>
    </w:p>
    <w:p w14:paraId="2E7E6DAB" w14:textId="77777777" w:rsidR="00E87C5B" w:rsidRPr="00C5037F" w:rsidRDefault="00932588">
      <w:pPr>
        <w:pStyle w:val="3"/>
        <w:numPr>
          <w:ilvl w:val="2"/>
          <w:numId w:val="5"/>
        </w:numPr>
        <w:ind w:left="709"/>
      </w:pPr>
      <w:bookmarkStart w:id="793" w:name="_Toc116467180"/>
      <w:r w:rsidRPr="00C5037F">
        <w:lastRenderedPageBreak/>
        <w:t>Регистрация взвешивания контрольной заготовки</w:t>
      </w:r>
      <w:bookmarkEnd w:id="793"/>
    </w:p>
    <w:p w14:paraId="434203E6" w14:textId="77777777" w:rsidR="00E87C5B" w:rsidRPr="00C5037F" w:rsidRDefault="00932588" w:rsidP="00E87C5B">
      <w:r w:rsidRPr="00C5037F">
        <w:t xml:space="preserve">При необходимости провести взвешивание контрольной заготовки, оператор АРМа должен будет зарегистрировать крановую операцию вставки заготовки в линию на той позиции, куда </w:t>
      </w:r>
      <w:r w:rsidR="00B047E9" w:rsidRPr="00C5037F">
        <w:t>фактически вставляется контрольная заготовка.</w:t>
      </w:r>
    </w:p>
    <w:p w14:paraId="569C7308" w14:textId="6E8C8761" w:rsidR="005D1B44" w:rsidRPr="00C5037F" w:rsidRDefault="00932588" w:rsidP="00E87C5B">
      <w:r w:rsidRPr="00C5037F">
        <w:t>Регистрация взвешивания контрольной заготовки аналогична регистрации взвешивания обычной заготовки, с той лишь разницей, что для контрольной заготовки</w:t>
      </w:r>
      <w:ins w:id="794" w:author="Николай Богомолов" w:date="2022-09-14T14:15:00Z">
        <w:r w:rsidR="00C14BD5">
          <w:t>,</w:t>
        </w:r>
      </w:ins>
      <w:r w:rsidRPr="00C5037F">
        <w:t xml:space="preserve"> </w:t>
      </w:r>
      <w:ins w:id="795" w:author="Николай Богомолов" w:date="2022-09-14T14:15:00Z">
        <w:r w:rsidR="00C14BD5" w:rsidRPr="00DA6088">
          <w:rPr>
            <w:highlight w:val="lightGray"/>
            <w:rPrChange w:id="796" w:author="Николай Богомолов" w:date="2022-10-12T11:37:00Z">
              <w:rPr>
                <w:highlight w:val="cyan"/>
              </w:rPr>
            </w:rPrChange>
          </w:rPr>
          <w:t xml:space="preserve">сформированное сообщение </w:t>
        </w:r>
      </w:ins>
      <w:ins w:id="797" w:author="Николай Богомолов" w:date="2022-09-14T14:16:00Z">
        <w:r w:rsidR="00C14BD5" w:rsidRPr="00DA6088">
          <w:rPr>
            <w:highlight w:val="lightGray"/>
            <w:rPrChange w:id="798" w:author="Николай Богомолов" w:date="2022-10-12T11:37:00Z">
              <w:rPr>
                <w:highlight w:val="cyan"/>
              </w:rPr>
            </w:rPrChange>
          </w:rPr>
          <w:t xml:space="preserve">в инфраструктуру данных </w:t>
        </w:r>
        <w:r w:rsidR="00C14BD5" w:rsidRPr="00DA6088">
          <w:rPr>
            <w:highlight w:val="lightGray"/>
            <w:lang w:val="en-US"/>
            <w:rPrChange w:id="799" w:author="Николай Богомолов" w:date="2022-10-12T11:37:00Z">
              <w:rPr>
                <w:highlight w:val="cyan"/>
                <w:lang w:val="en-US"/>
              </w:rPr>
            </w:rPrChange>
          </w:rPr>
          <w:t>PIMS</w:t>
        </w:r>
        <w:r w:rsidR="00C14BD5" w:rsidRPr="00DA6088">
          <w:rPr>
            <w:highlight w:val="lightGray"/>
            <w:rPrChange w:id="800" w:author="Николай Богомолов" w:date="2022-10-12T11:37:00Z">
              <w:rPr>
                <w:highlight w:val="cyan"/>
              </w:rPr>
            </w:rPrChange>
          </w:rPr>
          <w:t xml:space="preserve"> </w:t>
        </w:r>
      </w:ins>
      <w:ins w:id="801" w:author="Николай Богомолов" w:date="2022-09-14T14:15:00Z">
        <w:r w:rsidR="00C14BD5" w:rsidRPr="00DA6088">
          <w:rPr>
            <w:highlight w:val="lightGray"/>
            <w:rPrChange w:id="802" w:author="Николай Богомолов" w:date="2022-10-12T11:37:00Z">
              <w:rPr>
                <w:highlight w:val="cyan"/>
              </w:rPr>
            </w:rPrChange>
          </w:rPr>
          <w:t xml:space="preserve">содержит специальный признак контрольного взвешивания. </w:t>
        </w:r>
      </w:ins>
      <w:del w:id="803" w:author="Николай Богомолов" w:date="2022-09-14T14:15:00Z">
        <w:r w:rsidRPr="00C5037F" w:rsidDel="00C14BD5">
          <w:delText>не формируется сообщение в инфраструктуру данных о взвешивании заготовки.</w:delText>
        </w:r>
      </w:del>
    </w:p>
    <w:p w14:paraId="4AF5EA00" w14:textId="77777777" w:rsidR="005D1B44" w:rsidRPr="00C5037F" w:rsidRDefault="00932588" w:rsidP="00E87C5B">
      <w:r w:rsidRPr="00C5037F">
        <w:t xml:space="preserve">В том случае если контрольная заготовка изымается с линии после взвешивания, оператор АРМа должен вручную зарегистрировать крановую операцию изъятия ОП с линии. </w:t>
      </w:r>
    </w:p>
    <w:p w14:paraId="571ED1A6" w14:textId="77777777" w:rsidR="00374B0E" w:rsidRPr="00C5037F" w:rsidRDefault="00932588">
      <w:pPr>
        <w:pStyle w:val="2"/>
        <w:numPr>
          <w:ilvl w:val="1"/>
          <w:numId w:val="5"/>
        </w:numPr>
        <w:ind w:left="709"/>
      </w:pPr>
      <w:bookmarkStart w:id="804" w:name="_Toc116467181"/>
      <w:r w:rsidRPr="00C5037F">
        <w:t>Крановые операции перемещения ОП</w:t>
      </w:r>
      <w:bookmarkEnd w:id="804"/>
    </w:p>
    <w:p w14:paraId="545DAA5D" w14:textId="77777777" w:rsidR="00374B0E" w:rsidRDefault="00932588" w:rsidP="00374B0E">
      <w:pPr>
        <w:rPr>
          <w:lang w:bidi="en-US"/>
        </w:rPr>
      </w:pPr>
      <w:r w:rsidRPr="00C5037F">
        <w:rPr>
          <w:lang w:bidi="en-US"/>
        </w:rPr>
        <w:t>Крановые операции перемещения ОП регистрируются в СП только в ручном режиме. В рамках регистрации крановых операций, СП выполняет следующие функции:</w:t>
      </w:r>
    </w:p>
    <w:p w14:paraId="285DA28E" w14:textId="77777777" w:rsidR="00374B0E" w:rsidRDefault="00932588">
      <w:pPr>
        <w:pStyle w:val="a"/>
        <w:numPr>
          <w:ilvl w:val="0"/>
          <w:numId w:val="17"/>
        </w:numPr>
        <w:rPr>
          <w:rFonts w:ascii="Calibri" w:hAnsi="Calibri" w:cs="Calibri"/>
          <w:bCs/>
          <w:szCs w:val="22"/>
        </w:rPr>
      </w:pPr>
      <w:r>
        <w:rPr>
          <w:rFonts w:ascii="Calibri" w:hAnsi="Calibri" w:cs="Calibri"/>
          <w:bCs/>
          <w:szCs w:val="22"/>
        </w:rPr>
        <w:t>Регистрация фактов изъятия ОП из производственной линии</w:t>
      </w:r>
      <w:r w:rsidRPr="008E02D9">
        <w:rPr>
          <w:rFonts w:ascii="Calibri" w:hAnsi="Calibri" w:cs="Calibri"/>
          <w:bCs/>
          <w:szCs w:val="22"/>
        </w:rPr>
        <w:t>;</w:t>
      </w:r>
    </w:p>
    <w:p w14:paraId="2B31E33A" w14:textId="77777777" w:rsidR="00374B0E" w:rsidRDefault="00932588">
      <w:pPr>
        <w:pStyle w:val="a"/>
        <w:numPr>
          <w:ilvl w:val="0"/>
          <w:numId w:val="17"/>
        </w:numPr>
        <w:rPr>
          <w:rFonts w:ascii="Calibri" w:hAnsi="Calibri" w:cs="Calibri"/>
          <w:bCs/>
          <w:szCs w:val="22"/>
        </w:rPr>
      </w:pPr>
      <w:r>
        <w:rPr>
          <w:rFonts w:ascii="Calibri" w:hAnsi="Calibri" w:cs="Calibri"/>
          <w:bCs/>
          <w:szCs w:val="22"/>
        </w:rPr>
        <w:t>Регистрация фактов вставки ОП на позицию производственной линии.</w:t>
      </w:r>
    </w:p>
    <w:p w14:paraId="33E6E00B" w14:textId="77777777" w:rsidR="00374B0E" w:rsidRPr="008E02D9" w:rsidRDefault="00932588">
      <w:pPr>
        <w:pStyle w:val="a"/>
        <w:numPr>
          <w:ilvl w:val="0"/>
          <w:numId w:val="17"/>
        </w:numPr>
        <w:rPr>
          <w:rFonts w:ascii="Calibri" w:hAnsi="Calibri" w:cs="Calibri"/>
          <w:bCs/>
          <w:szCs w:val="22"/>
        </w:rPr>
      </w:pPr>
      <w:r>
        <w:rPr>
          <w:rFonts w:ascii="Calibri" w:hAnsi="Calibri" w:cs="Calibri"/>
          <w:bCs/>
          <w:szCs w:val="22"/>
        </w:rPr>
        <w:t>Регистрация перемещения ОП между позициями производственной линии.</w:t>
      </w:r>
    </w:p>
    <w:p w14:paraId="3B2DD3C6" w14:textId="77777777" w:rsidR="00374B0E" w:rsidRDefault="00932588">
      <w:pPr>
        <w:pStyle w:val="3"/>
        <w:numPr>
          <w:ilvl w:val="2"/>
          <w:numId w:val="5"/>
        </w:numPr>
        <w:ind w:left="709"/>
      </w:pPr>
      <w:bookmarkStart w:id="805" w:name="_Toc116467182"/>
      <w:r>
        <w:t>Изъятие ОП из производственной линии</w:t>
      </w:r>
      <w:bookmarkEnd w:id="805"/>
    </w:p>
    <w:p w14:paraId="68221B3C" w14:textId="77777777" w:rsidR="00374B0E" w:rsidRPr="00872DD0" w:rsidRDefault="00932588" w:rsidP="00374B0E">
      <w:r>
        <w:t>Изъятие ОП из производственной линии регистрируется пут</w:t>
      </w:r>
      <w:r w:rsidR="003E2462">
        <w:t>ё</w:t>
      </w:r>
      <w:r>
        <w:t>м вызова соответствующей команды для выбранного ОП, на мнемосхеме участка. При</w:t>
      </w:r>
      <w:r w:rsidRPr="00872DD0">
        <w:t xml:space="preserve"> изъятии ОП из линии, </w:t>
      </w:r>
      <w:r>
        <w:t>оператор АРМа должен</w:t>
      </w:r>
      <w:r w:rsidRPr="00872DD0">
        <w:t xml:space="preserve"> указать причину изъятия, выбрав её из предложенных вариантов:</w:t>
      </w:r>
    </w:p>
    <w:p w14:paraId="7F7BB17F" w14:textId="77777777" w:rsidR="00374B0E" w:rsidRPr="00872DD0" w:rsidRDefault="00932588">
      <w:pPr>
        <w:pStyle w:val="a"/>
        <w:numPr>
          <w:ilvl w:val="0"/>
          <w:numId w:val="19"/>
        </w:numPr>
      </w:pPr>
      <w:r w:rsidRPr="00872DD0">
        <w:t>«в отходы» - ОП изымается из линии и в СП регистрируется факт образования металлоотходов в рамках плавки.</w:t>
      </w:r>
    </w:p>
    <w:p w14:paraId="47555A22" w14:textId="77777777" w:rsidR="00374B0E" w:rsidRPr="00D4525F" w:rsidRDefault="00932588">
      <w:pPr>
        <w:pStyle w:val="a"/>
        <w:numPr>
          <w:ilvl w:val="0"/>
          <w:numId w:val="19"/>
        </w:numPr>
        <w:rPr>
          <w:rFonts w:ascii="Calibri" w:hAnsi="Calibri" w:cs="Calibri"/>
          <w:bCs/>
          <w:szCs w:val="22"/>
        </w:rPr>
      </w:pPr>
      <w:r w:rsidRPr="00D4525F">
        <w:rPr>
          <w:rFonts w:ascii="Calibri" w:hAnsi="Calibri" w:cs="Calibri"/>
          <w:bCs/>
          <w:szCs w:val="22"/>
        </w:rPr>
        <w:t>«на осмотр» - ОП изымается из позиции линии и помещается в специализированную единую позицию, представляющую собой зону осмотра (доступно только для ОП с типом «Заготовка»);</w:t>
      </w:r>
    </w:p>
    <w:p w14:paraId="306FB414" w14:textId="77777777" w:rsidR="00374B0E" w:rsidRPr="00D4525F" w:rsidRDefault="00932588">
      <w:pPr>
        <w:pStyle w:val="a"/>
        <w:numPr>
          <w:ilvl w:val="0"/>
          <w:numId w:val="19"/>
        </w:numPr>
      </w:pPr>
      <w:r w:rsidRPr="00D4525F">
        <w:t xml:space="preserve">на кран» - ОП изымается из позиции линии и помещается в </w:t>
      </w:r>
      <w:r w:rsidRPr="0068289E">
        <w:t xml:space="preserve">специализированную </w:t>
      </w:r>
      <w:r>
        <w:t>единую позицию, представляющую собой зону крана</w:t>
      </w:r>
    </w:p>
    <w:p w14:paraId="485C220E" w14:textId="77777777" w:rsidR="00374B0E" w:rsidRDefault="00932588" w:rsidP="00374B0E">
      <w:r>
        <w:t>Для каждой позиции мнемосхемы участка в СП можно указать возможность изъятия ОП с этой позиции. В случае если позиция, на которой находится ОП, обладает возможностью изъятия, то для ОП, находящимся на ней, доступна команда изъятия. В ином случае, команда изъятия недоступна.</w:t>
      </w:r>
    </w:p>
    <w:p w14:paraId="1193552C" w14:textId="77777777" w:rsidR="00374B0E" w:rsidRPr="00872DD0" w:rsidRDefault="00932588" w:rsidP="00374B0E">
      <w:r w:rsidRPr="00872DD0">
        <w:t xml:space="preserve">Алгоритм работы СП при регистрации крановых операций изъятия из линии представлен на </w:t>
      </w:r>
      <w:r w:rsidRPr="00D846E6">
        <w:t>рисунке 10</w:t>
      </w:r>
      <w:r>
        <w:t>.</w:t>
      </w:r>
    </w:p>
    <w:p w14:paraId="5C37238B" w14:textId="77777777" w:rsidR="00374B0E" w:rsidRDefault="00932588" w:rsidP="00374B0E">
      <w:pPr>
        <w:pStyle w:val="afa"/>
        <w:widowControl w:val="0"/>
        <w:autoSpaceDE w:val="0"/>
        <w:autoSpaceDN w:val="0"/>
        <w:spacing w:after="0"/>
        <w:jc w:val="center"/>
      </w:pPr>
      <w:r>
        <w:object w:dxaOrig="8488" w:dyaOrig="9780" w14:anchorId="4F67F5A7">
          <v:shape id="_x0000_i1039" type="#_x0000_t75" style="width:426pt;height:489.75pt" o:ole="">
            <v:imagedata r:id="rId36" o:title=""/>
          </v:shape>
          <o:OLEObject Type="Embed" ProgID="Visio.Drawing.15" ShapeID="_x0000_i1039" DrawAspect="Content" ObjectID="_1727081090" r:id="rId37"/>
        </w:object>
      </w:r>
    </w:p>
    <w:p w14:paraId="4A5B6BEE" w14:textId="77777777" w:rsidR="00374B0E" w:rsidRPr="005A2A36" w:rsidRDefault="00932588" w:rsidP="00374B0E">
      <w:pPr>
        <w:pStyle w:val="afa"/>
        <w:widowControl w:val="0"/>
        <w:autoSpaceDE w:val="0"/>
        <w:autoSpaceDN w:val="0"/>
        <w:spacing w:after="0"/>
        <w:jc w:val="center"/>
        <w:rPr>
          <w:rFonts w:ascii="Calibri" w:hAnsi="Calibri" w:cs="Calibri"/>
          <w:bCs/>
          <w:i/>
          <w:iCs/>
          <w:szCs w:val="22"/>
        </w:rPr>
      </w:pPr>
      <w:r w:rsidRPr="005A2A36">
        <w:rPr>
          <w:i/>
          <w:iCs/>
        </w:rPr>
        <w:t xml:space="preserve">Рис. </w:t>
      </w:r>
      <w:r>
        <w:rPr>
          <w:i/>
          <w:iCs/>
        </w:rPr>
        <w:t>10.</w:t>
      </w:r>
      <w:r w:rsidRPr="005A2A36">
        <w:rPr>
          <w:i/>
          <w:iCs/>
        </w:rPr>
        <w:t xml:space="preserve"> Алгоритм регистрации крановой операции по снятию ОП с линии</w:t>
      </w:r>
    </w:p>
    <w:p w14:paraId="30485A89" w14:textId="77777777" w:rsidR="00374B0E" w:rsidRDefault="00932588">
      <w:pPr>
        <w:pStyle w:val="3"/>
        <w:numPr>
          <w:ilvl w:val="2"/>
          <w:numId w:val="5"/>
        </w:numPr>
        <w:ind w:left="709"/>
      </w:pPr>
      <w:bookmarkStart w:id="806" w:name="_Toc116467183"/>
      <w:r>
        <w:t>Вставка ОП в позицию производственной линии</w:t>
      </w:r>
      <w:bookmarkEnd w:id="806"/>
    </w:p>
    <w:p w14:paraId="62C601C6" w14:textId="77777777" w:rsidR="00374B0E" w:rsidRDefault="00932588" w:rsidP="00374B0E">
      <w:r>
        <w:t>Вставка ОП в позицию производственной линии регистрируется пут</w:t>
      </w:r>
      <w:r w:rsidR="003E2462">
        <w:t>ё</w:t>
      </w:r>
      <w:r>
        <w:t>м вызова соответствующей команды для выбранной позиции на мнемосхеме участка. При</w:t>
      </w:r>
      <w:r w:rsidRPr="00872DD0">
        <w:t xml:space="preserve"> </w:t>
      </w:r>
      <w:r>
        <w:t>вставке</w:t>
      </w:r>
      <w:r w:rsidRPr="00872DD0">
        <w:t xml:space="preserve"> ОП </w:t>
      </w:r>
      <w:r>
        <w:t>в позицию</w:t>
      </w:r>
      <w:r w:rsidRPr="00872DD0">
        <w:t xml:space="preserve"> линии, </w:t>
      </w:r>
      <w:r>
        <w:t>оператор АРМа должен</w:t>
      </w:r>
      <w:r w:rsidRPr="00872DD0">
        <w:t xml:space="preserve"> указать </w:t>
      </w:r>
      <w:r>
        <w:t>источник поступления ОП</w:t>
      </w:r>
      <w:r w:rsidRPr="00872DD0">
        <w:t xml:space="preserve">, выбрав </w:t>
      </w:r>
      <w:r>
        <w:t>его</w:t>
      </w:r>
      <w:r w:rsidRPr="00872DD0">
        <w:t xml:space="preserve"> из предложенных вариантов:</w:t>
      </w:r>
    </w:p>
    <w:p w14:paraId="613EF81F" w14:textId="77777777" w:rsidR="00374B0E" w:rsidRPr="00D4525F" w:rsidRDefault="00932588">
      <w:pPr>
        <w:pStyle w:val="a"/>
        <w:numPr>
          <w:ilvl w:val="0"/>
          <w:numId w:val="19"/>
        </w:numPr>
        <w:rPr>
          <w:rFonts w:ascii="Calibri" w:hAnsi="Calibri" w:cs="Calibri"/>
          <w:bCs/>
          <w:szCs w:val="22"/>
        </w:rPr>
      </w:pPr>
      <w:r w:rsidRPr="00D4525F">
        <w:rPr>
          <w:rFonts w:ascii="Calibri" w:hAnsi="Calibri" w:cs="Calibri"/>
          <w:bCs/>
          <w:szCs w:val="22"/>
        </w:rPr>
        <w:t>«</w:t>
      </w:r>
      <w:r>
        <w:rPr>
          <w:rFonts w:ascii="Calibri" w:hAnsi="Calibri" w:cs="Calibri"/>
          <w:bCs/>
          <w:szCs w:val="22"/>
          <w:lang w:val="en-US"/>
        </w:rPr>
        <w:t>c</w:t>
      </w:r>
      <w:r w:rsidRPr="00D4525F">
        <w:rPr>
          <w:rFonts w:ascii="Calibri" w:hAnsi="Calibri" w:cs="Calibri"/>
          <w:bCs/>
          <w:szCs w:val="22"/>
        </w:rPr>
        <w:t xml:space="preserve"> осмотр</w:t>
      </w:r>
      <w:r>
        <w:rPr>
          <w:rFonts w:ascii="Calibri" w:hAnsi="Calibri" w:cs="Calibri"/>
          <w:bCs/>
          <w:szCs w:val="22"/>
        </w:rPr>
        <w:t>а</w:t>
      </w:r>
      <w:r w:rsidRPr="00D4525F">
        <w:rPr>
          <w:rFonts w:ascii="Calibri" w:hAnsi="Calibri" w:cs="Calibri"/>
          <w:bCs/>
          <w:szCs w:val="22"/>
        </w:rPr>
        <w:t xml:space="preserve">» - ОП </w:t>
      </w:r>
      <w:r>
        <w:rPr>
          <w:rFonts w:ascii="Calibri" w:hAnsi="Calibri" w:cs="Calibri"/>
          <w:bCs/>
          <w:szCs w:val="22"/>
        </w:rPr>
        <w:t xml:space="preserve">вставляется из </w:t>
      </w:r>
      <w:r w:rsidRPr="00D4525F">
        <w:rPr>
          <w:rFonts w:ascii="Calibri" w:hAnsi="Calibri" w:cs="Calibri"/>
          <w:bCs/>
          <w:szCs w:val="22"/>
        </w:rPr>
        <w:t>специализированн</w:t>
      </w:r>
      <w:r>
        <w:rPr>
          <w:rFonts w:ascii="Calibri" w:hAnsi="Calibri" w:cs="Calibri"/>
          <w:bCs/>
          <w:szCs w:val="22"/>
        </w:rPr>
        <w:t>ой</w:t>
      </w:r>
      <w:r w:rsidRPr="00D4525F">
        <w:rPr>
          <w:rFonts w:ascii="Calibri" w:hAnsi="Calibri" w:cs="Calibri"/>
          <w:bCs/>
          <w:szCs w:val="22"/>
        </w:rPr>
        <w:t xml:space="preserve"> един</w:t>
      </w:r>
      <w:r>
        <w:rPr>
          <w:rFonts w:ascii="Calibri" w:hAnsi="Calibri" w:cs="Calibri"/>
          <w:bCs/>
          <w:szCs w:val="22"/>
        </w:rPr>
        <w:t>ой</w:t>
      </w:r>
      <w:r w:rsidRPr="00D4525F">
        <w:rPr>
          <w:rFonts w:ascii="Calibri" w:hAnsi="Calibri" w:cs="Calibri"/>
          <w:bCs/>
          <w:szCs w:val="22"/>
        </w:rPr>
        <w:t xml:space="preserve"> позици</w:t>
      </w:r>
      <w:r>
        <w:rPr>
          <w:rFonts w:ascii="Calibri" w:hAnsi="Calibri" w:cs="Calibri"/>
          <w:bCs/>
          <w:szCs w:val="22"/>
        </w:rPr>
        <w:t>и</w:t>
      </w:r>
      <w:r w:rsidRPr="00D4525F">
        <w:rPr>
          <w:rFonts w:ascii="Calibri" w:hAnsi="Calibri" w:cs="Calibri"/>
          <w:bCs/>
          <w:szCs w:val="22"/>
        </w:rPr>
        <w:t xml:space="preserve">, </w:t>
      </w:r>
      <w:r>
        <w:rPr>
          <w:rFonts w:ascii="Calibri" w:hAnsi="Calibri" w:cs="Calibri"/>
          <w:bCs/>
          <w:szCs w:val="22"/>
        </w:rPr>
        <w:t>которая представляет</w:t>
      </w:r>
      <w:r w:rsidRPr="00D4525F">
        <w:rPr>
          <w:rFonts w:ascii="Calibri" w:hAnsi="Calibri" w:cs="Calibri"/>
          <w:bCs/>
          <w:szCs w:val="22"/>
        </w:rPr>
        <w:t xml:space="preserve"> </w:t>
      </w:r>
      <w:r>
        <w:rPr>
          <w:rFonts w:ascii="Calibri" w:hAnsi="Calibri" w:cs="Calibri"/>
          <w:bCs/>
          <w:szCs w:val="22"/>
        </w:rPr>
        <w:t xml:space="preserve">собой </w:t>
      </w:r>
      <w:r w:rsidRPr="00D4525F">
        <w:rPr>
          <w:rFonts w:ascii="Calibri" w:hAnsi="Calibri" w:cs="Calibri"/>
          <w:bCs/>
          <w:szCs w:val="22"/>
        </w:rPr>
        <w:t>зону осмотра;</w:t>
      </w:r>
    </w:p>
    <w:p w14:paraId="47C1AC61" w14:textId="77777777" w:rsidR="00374B0E" w:rsidRDefault="00932588">
      <w:pPr>
        <w:pStyle w:val="a"/>
        <w:numPr>
          <w:ilvl w:val="0"/>
          <w:numId w:val="19"/>
        </w:numPr>
      </w:pPr>
      <w:r>
        <w:t>«с крана</w:t>
      </w:r>
      <w:r w:rsidRPr="00D4525F">
        <w:t xml:space="preserve">» - </w:t>
      </w:r>
      <w:r w:rsidRPr="00D4525F">
        <w:rPr>
          <w:rFonts w:ascii="Calibri" w:hAnsi="Calibri" w:cs="Calibri"/>
          <w:bCs/>
          <w:szCs w:val="22"/>
        </w:rPr>
        <w:t xml:space="preserve">ОП </w:t>
      </w:r>
      <w:r>
        <w:rPr>
          <w:rFonts w:ascii="Calibri" w:hAnsi="Calibri" w:cs="Calibri"/>
          <w:bCs/>
          <w:szCs w:val="22"/>
        </w:rPr>
        <w:t xml:space="preserve">вставляется из </w:t>
      </w:r>
      <w:r w:rsidRPr="00D4525F">
        <w:rPr>
          <w:rFonts w:ascii="Calibri" w:hAnsi="Calibri" w:cs="Calibri"/>
          <w:bCs/>
          <w:szCs w:val="22"/>
        </w:rPr>
        <w:t>специализированн</w:t>
      </w:r>
      <w:r>
        <w:rPr>
          <w:rFonts w:ascii="Calibri" w:hAnsi="Calibri" w:cs="Calibri"/>
          <w:bCs/>
          <w:szCs w:val="22"/>
        </w:rPr>
        <w:t>ой</w:t>
      </w:r>
      <w:r w:rsidRPr="00D4525F">
        <w:rPr>
          <w:rFonts w:ascii="Calibri" w:hAnsi="Calibri" w:cs="Calibri"/>
          <w:bCs/>
          <w:szCs w:val="22"/>
        </w:rPr>
        <w:t xml:space="preserve"> един</w:t>
      </w:r>
      <w:r>
        <w:rPr>
          <w:rFonts w:ascii="Calibri" w:hAnsi="Calibri" w:cs="Calibri"/>
          <w:bCs/>
          <w:szCs w:val="22"/>
        </w:rPr>
        <w:t>ой</w:t>
      </w:r>
      <w:r w:rsidRPr="00D4525F">
        <w:rPr>
          <w:rFonts w:ascii="Calibri" w:hAnsi="Calibri" w:cs="Calibri"/>
          <w:bCs/>
          <w:szCs w:val="22"/>
        </w:rPr>
        <w:t xml:space="preserve"> позици</w:t>
      </w:r>
      <w:r>
        <w:rPr>
          <w:rFonts w:ascii="Calibri" w:hAnsi="Calibri" w:cs="Calibri"/>
          <w:bCs/>
          <w:szCs w:val="22"/>
        </w:rPr>
        <w:t>и</w:t>
      </w:r>
      <w:r w:rsidRPr="00D4525F">
        <w:rPr>
          <w:rFonts w:ascii="Calibri" w:hAnsi="Calibri" w:cs="Calibri"/>
          <w:bCs/>
          <w:szCs w:val="22"/>
        </w:rPr>
        <w:t xml:space="preserve">, </w:t>
      </w:r>
      <w:r>
        <w:rPr>
          <w:rFonts w:ascii="Calibri" w:hAnsi="Calibri" w:cs="Calibri"/>
          <w:bCs/>
          <w:szCs w:val="22"/>
        </w:rPr>
        <w:t>которая представляет</w:t>
      </w:r>
      <w:r>
        <w:t xml:space="preserve"> собой зону крана;</w:t>
      </w:r>
    </w:p>
    <w:p w14:paraId="6BFEED63" w14:textId="77777777" w:rsidR="00374B0E" w:rsidRDefault="00932588">
      <w:pPr>
        <w:pStyle w:val="a"/>
        <w:numPr>
          <w:ilvl w:val="0"/>
          <w:numId w:val="19"/>
        </w:numPr>
      </w:pPr>
      <w:r>
        <w:t>«новый ОП» - на указанной позиции созда</w:t>
      </w:r>
      <w:r w:rsidR="00CB41E1">
        <w:t>ё</w:t>
      </w:r>
      <w:r>
        <w:t>тся новый ОП</w:t>
      </w:r>
      <w:r w:rsidR="005D1B44">
        <w:t>;</w:t>
      </w:r>
    </w:p>
    <w:p w14:paraId="2DE5DB3D" w14:textId="77777777" w:rsidR="005D1B44" w:rsidRDefault="00932588">
      <w:pPr>
        <w:pStyle w:val="a"/>
        <w:numPr>
          <w:ilvl w:val="0"/>
          <w:numId w:val="19"/>
        </w:numPr>
      </w:pPr>
      <w:r>
        <w:t xml:space="preserve">«контрольный ОП» - на указанной позиции </w:t>
      </w:r>
      <w:r w:rsidR="00B225A4">
        <w:t>создаётся</w:t>
      </w:r>
      <w:r>
        <w:t xml:space="preserve"> новый ОП со специальным признаком «контрольная». Для такого ОП не указываются значения идентифицирующих свойств.</w:t>
      </w:r>
    </w:p>
    <w:p w14:paraId="661878C4" w14:textId="77777777" w:rsidR="00374B0E" w:rsidRPr="00D4525F" w:rsidRDefault="00932588" w:rsidP="00374B0E">
      <w:r>
        <w:t>При выборе источников поступления ОП «с осмотра»</w:t>
      </w:r>
      <w:r w:rsidR="001426E7">
        <w:t xml:space="preserve"> или</w:t>
      </w:r>
      <w:r>
        <w:t xml:space="preserve"> «с крана», оператору предоставляется возможность выбрать вставляемый ОП из списка. Содержимое списка представляет собой текущее </w:t>
      </w:r>
      <w:r>
        <w:lastRenderedPageBreak/>
        <w:t>состояние соответствующей зоны, т.е. перечень ОП, которые в данный момент находятся в выбранной зоне.</w:t>
      </w:r>
    </w:p>
    <w:p w14:paraId="53DDED97" w14:textId="77777777" w:rsidR="00374B0E" w:rsidRDefault="00932588" w:rsidP="00374B0E">
      <w:r>
        <w:t>При выборе источника «новый ОП», оператор АРМа должен</w:t>
      </w:r>
      <w:r w:rsidRPr="00872DD0">
        <w:t xml:space="preserve"> указать идентифицирующие свойства добавляемого ОП (цеховой идентификатор и идентификатор </w:t>
      </w:r>
      <w:r w:rsidRPr="00872DD0">
        <w:rPr>
          <w:lang w:val="en-US"/>
        </w:rPr>
        <w:t>MES</w:t>
      </w:r>
      <w:r w:rsidRPr="00872DD0">
        <w:t xml:space="preserve"> </w:t>
      </w:r>
      <w:r w:rsidRPr="00872DD0">
        <w:rPr>
          <w:lang w:val="en-US"/>
        </w:rPr>
        <w:t>PSI</w:t>
      </w:r>
      <w:r w:rsidRPr="00872DD0">
        <w:t>)</w:t>
      </w:r>
      <w:r>
        <w:t xml:space="preserve"> для создания нового ОП и вставки его на указанную позицию.</w:t>
      </w:r>
    </w:p>
    <w:p w14:paraId="03F09366" w14:textId="77777777" w:rsidR="00374B0E" w:rsidRDefault="00932588" w:rsidP="00374B0E">
      <w:r>
        <w:t>Для каждой позиции мнемосхемы участка в СП можно указать возможность вставки ОП на эту позицию. В случае если позиция обладает возможностью вставки, то для не</w:t>
      </w:r>
      <w:r w:rsidR="003E2462">
        <w:t>ё</w:t>
      </w:r>
      <w:r>
        <w:t xml:space="preserve"> доступна команда вставки ОП. В ином случае, команда вставки недоступна. </w:t>
      </w:r>
    </w:p>
    <w:p w14:paraId="3F5365DB" w14:textId="77777777" w:rsidR="00374B0E" w:rsidRPr="00872DD0" w:rsidRDefault="00932588" w:rsidP="00374B0E">
      <w:r w:rsidRPr="00872DD0">
        <w:t xml:space="preserve">Алгоритм работы СП при регистрации крановых операций вставки ОП в линию представлен на </w:t>
      </w:r>
      <w:r w:rsidRPr="00BA7C44">
        <w:t>рисунке 11.</w:t>
      </w:r>
    </w:p>
    <w:p w14:paraId="7D774611" w14:textId="77777777" w:rsidR="00374B0E" w:rsidRPr="00872DD0" w:rsidRDefault="00932588" w:rsidP="00374B0E">
      <w:pPr>
        <w:pStyle w:val="afa"/>
        <w:widowControl w:val="0"/>
        <w:autoSpaceDE w:val="0"/>
        <w:autoSpaceDN w:val="0"/>
        <w:spacing w:after="0"/>
        <w:jc w:val="center"/>
        <w:rPr>
          <w:rFonts w:ascii="Calibri" w:hAnsi="Calibri" w:cs="Calibri"/>
          <w:bCs/>
          <w:szCs w:val="22"/>
        </w:rPr>
      </w:pPr>
      <w:r>
        <w:object w:dxaOrig="8488" w:dyaOrig="8877" w14:anchorId="6247F7E9">
          <v:shape id="_x0000_i1040" type="#_x0000_t75" style="width:426pt;height:447pt" o:ole="">
            <v:imagedata r:id="rId38" o:title=""/>
          </v:shape>
          <o:OLEObject Type="Embed" ProgID="Visio.Drawing.15" ShapeID="_x0000_i1040" DrawAspect="Content" ObjectID="_1727081091" r:id="rId39"/>
        </w:object>
      </w:r>
    </w:p>
    <w:p w14:paraId="63C7ED44" w14:textId="77777777" w:rsidR="00374B0E" w:rsidRPr="001549AE" w:rsidRDefault="00932588" w:rsidP="00374B0E">
      <w:pPr>
        <w:pStyle w:val="afa"/>
        <w:widowControl w:val="0"/>
        <w:autoSpaceDE w:val="0"/>
        <w:autoSpaceDN w:val="0"/>
        <w:spacing w:after="0"/>
        <w:jc w:val="center"/>
        <w:rPr>
          <w:rFonts w:ascii="Calibri" w:hAnsi="Calibri" w:cs="Calibri"/>
          <w:bCs/>
          <w:szCs w:val="22"/>
        </w:rPr>
      </w:pPr>
      <w:r w:rsidRPr="001549AE">
        <w:rPr>
          <w:i/>
          <w:iCs/>
        </w:rPr>
        <w:t>Рис. 11. Алгоритм регистрации крановой операции по вставке ОП в линию</w:t>
      </w:r>
    </w:p>
    <w:p w14:paraId="07E6238C" w14:textId="77777777" w:rsidR="00F12D5B" w:rsidRPr="001549AE" w:rsidRDefault="00932588">
      <w:pPr>
        <w:pStyle w:val="10"/>
        <w:numPr>
          <w:ilvl w:val="0"/>
          <w:numId w:val="5"/>
        </w:numPr>
        <w:ind w:left="426" w:hanging="426"/>
      </w:pPr>
      <w:bookmarkStart w:id="807" w:name="_Toc109637038"/>
      <w:bookmarkStart w:id="808" w:name="_Toc116467184"/>
      <w:r w:rsidRPr="001549AE">
        <w:lastRenderedPageBreak/>
        <w:t>Аппаратное обеспечение</w:t>
      </w:r>
      <w:bookmarkEnd w:id="807"/>
      <w:r w:rsidRPr="001549AE">
        <w:t xml:space="preserve"> СП</w:t>
      </w:r>
      <w:bookmarkEnd w:id="808"/>
    </w:p>
    <w:p w14:paraId="22EE5D2C" w14:textId="77777777" w:rsidR="007E602E" w:rsidRPr="001549AE" w:rsidRDefault="00932588">
      <w:pPr>
        <w:pStyle w:val="2"/>
        <w:numPr>
          <w:ilvl w:val="1"/>
          <w:numId w:val="5"/>
        </w:numPr>
        <w:ind w:left="709"/>
      </w:pPr>
      <w:bookmarkStart w:id="809" w:name="_Toc116467185"/>
      <w:r w:rsidRPr="001549AE">
        <w:t>Общие положения</w:t>
      </w:r>
      <w:bookmarkEnd w:id="809"/>
    </w:p>
    <w:p w14:paraId="2D791403" w14:textId="77777777" w:rsidR="00A04446" w:rsidRPr="001549AE" w:rsidRDefault="00932588" w:rsidP="00A04446">
      <w:r w:rsidRPr="001549AE">
        <w:t>Существующий комплекс технических средств автоматизации модернизируется согласно разработанной схеме КТС.  Схема представлена в Приложении 1 «ЭСПЦ Структурная схема КТС СПП».</w:t>
      </w:r>
      <w:r w:rsidRPr="001549AE">
        <w:br/>
        <w:t>Информация о технических средствах из схемы КТС представлена в табличном виде в Приложении 2 «ЭСПЦ Перечень технических средства автоматизации».</w:t>
      </w:r>
    </w:p>
    <w:p w14:paraId="19018551" w14:textId="77777777" w:rsidR="00CA70A4" w:rsidRPr="001549AE" w:rsidRDefault="00932588" w:rsidP="00A04446">
      <w:r w:rsidRPr="001549AE">
        <w:t xml:space="preserve">Общая архитектурная схема системы «Поток» и </w:t>
      </w:r>
      <w:r w:rsidRPr="001549AE">
        <w:rPr>
          <w:lang w:val="en-US"/>
        </w:rPr>
        <w:t>PIMS</w:t>
      </w:r>
      <w:r w:rsidRPr="001549AE">
        <w:t xml:space="preserve"> представлена в Приложении 3 «Архитектура система ПИМС и ПОТОК».</w:t>
      </w:r>
    </w:p>
    <w:p w14:paraId="6A64402D" w14:textId="77777777" w:rsidR="00A04446" w:rsidRPr="001549AE" w:rsidRDefault="00932588" w:rsidP="00A04446">
      <w:r w:rsidRPr="001549AE">
        <w:t xml:space="preserve">Для реализации системы прослеживаемости </w:t>
      </w:r>
      <w:r w:rsidR="00EA53C0" w:rsidRPr="001549AE">
        <w:rPr>
          <w:rPrChange w:id="810" w:author="Николай Богомолов" w:date="2022-09-09T16:10:00Z">
            <w:rPr>
              <w:highlight w:val="cyan"/>
            </w:rPr>
          </w:rPrChange>
        </w:rPr>
        <w:t>требуется</w:t>
      </w:r>
      <w:r w:rsidRPr="001549AE">
        <w:rPr>
          <w:rPrChange w:id="811" w:author="Николай Богомолов" w:date="2022-09-09T16:10:00Z">
            <w:rPr>
              <w:highlight w:val="cyan"/>
            </w:rPr>
          </w:rPrChange>
        </w:rPr>
        <w:t xml:space="preserve"> </w:t>
      </w:r>
      <w:r w:rsidR="0053712B" w:rsidRPr="001549AE">
        <w:rPr>
          <w:rPrChange w:id="812" w:author="Николай Богомолов" w:date="2022-09-09T16:10:00Z">
            <w:rPr>
              <w:highlight w:val="cyan"/>
            </w:rPr>
          </w:rPrChange>
        </w:rPr>
        <w:t xml:space="preserve">поставка, монтаж и подключение в ЛВС </w:t>
      </w:r>
      <w:r w:rsidRPr="001549AE">
        <w:t>следующего нового оборудования:</w:t>
      </w:r>
    </w:p>
    <w:p w14:paraId="22FEF0B1" w14:textId="77777777" w:rsidR="00A04446" w:rsidRPr="001549AE" w:rsidRDefault="00932588" w:rsidP="00A04446">
      <w:pPr>
        <w:pStyle w:val="a"/>
      </w:pPr>
      <w:r w:rsidRPr="001549AE">
        <w:t>Шкафы с контроллерами СП на каждом из участков (УНРС-1, УНРС-2, УНРС-3).</w:t>
      </w:r>
    </w:p>
    <w:p w14:paraId="296470D2" w14:textId="77777777" w:rsidR="0021278F" w:rsidRPr="001549AE" w:rsidRDefault="00932588" w:rsidP="00A04446">
      <w:pPr>
        <w:pStyle w:val="a"/>
      </w:pPr>
      <w:r w:rsidRPr="001549AE">
        <w:t>Коммуникационные процессоры для контроллеров технологии, не имеющих выход в ТСПД ЭСПЦ.</w:t>
      </w:r>
    </w:p>
    <w:p w14:paraId="0D48FCD0" w14:textId="77777777" w:rsidR="00A04446" w:rsidRPr="001549AE" w:rsidRDefault="00932588" w:rsidP="00A04446">
      <w:pPr>
        <w:pStyle w:val="a"/>
      </w:pPr>
      <w:r w:rsidRPr="001549AE">
        <w:t>Преобразователи интерфейсов Moxa Nport для связи с весовыми терминалами УЗГМ.</w:t>
      </w:r>
    </w:p>
    <w:p w14:paraId="441766D8" w14:textId="77777777" w:rsidR="00A04446" w:rsidRPr="001549AE" w:rsidRDefault="00932588" w:rsidP="00A04446">
      <w:pPr>
        <w:pStyle w:val="a"/>
      </w:pPr>
      <w:r w:rsidRPr="001549AE">
        <w:t>Сервер системы прослеживаемости – «верхний» уровень.</w:t>
      </w:r>
    </w:p>
    <w:p w14:paraId="50D1378C" w14:textId="77777777" w:rsidR="00A04446" w:rsidRPr="001549AE" w:rsidRDefault="00932588" w:rsidP="00A04446">
      <w:pPr>
        <w:pStyle w:val="a"/>
      </w:pPr>
      <w:r w:rsidRPr="001549AE">
        <w:t>АРМы системы прослеживаемости.</w:t>
      </w:r>
    </w:p>
    <w:p w14:paraId="054CCFDA" w14:textId="77777777" w:rsidR="0053712B" w:rsidRPr="001549AE" w:rsidRDefault="0053712B" w:rsidP="00A04446">
      <w:pPr>
        <w:pStyle w:val="a"/>
        <w:rPr>
          <w:rPrChange w:id="813" w:author="Николай Богомолов" w:date="2022-09-09T16:10:00Z">
            <w:rPr>
              <w:highlight w:val="cyan"/>
            </w:rPr>
          </w:rPrChange>
        </w:rPr>
      </w:pPr>
      <w:r w:rsidRPr="001549AE">
        <w:rPr>
          <w:rPrChange w:id="814" w:author="Николай Богомолов" w:date="2022-09-09T16:10:00Z">
            <w:rPr>
              <w:highlight w:val="cyan"/>
            </w:rPr>
          </w:rPrChange>
        </w:rPr>
        <w:t xml:space="preserve">Промышленные программаторы для наладки и дальнейшего </w:t>
      </w:r>
      <w:r w:rsidR="00087CE6" w:rsidRPr="001549AE">
        <w:rPr>
          <w:rPrChange w:id="815" w:author="Николай Богомолов" w:date="2022-09-09T16:10:00Z">
            <w:rPr>
              <w:highlight w:val="cyan"/>
            </w:rPr>
          </w:rPrChange>
        </w:rPr>
        <w:t>сопровождения</w:t>
      </w:r>
      <w:r w:rsidRPr="001549AE">
        <w:rPr>
          <w:rPrChange w:id="816" w:author="Николай Богомолов" w:date="2022-09-09T16:10:00Z">
            <w:rPr>
              <w:highlight w:val="cyan"/>
            </w:rPr>
          </w:rPrChange>
        </w:rPr>
        <w:t xml:space="preserve"> </w:t>
      </w:r>
      <w:r w:rsidR="00066221" w:rsidRPr="001549AE">
        <w:rPr>
          <w:rPrChange w:id="817" w:author="Николай Богомолов" w:date="2022-09-09T16:10:00Z">
            <w:rPr>
              <w:highlight w:val="cyan"/>
            </w:rPr>
          </w:rPrChange>
        </w:rPr>
        <w:t xml:space="preserve">ПО </w:t>
      </w:r>
      <w:r w:rsidRPr="001549AE">
        <w:rPr>
          <w:rPrChange w:id="818" w:author="Николай Богомолов" w:date="2022-09-09T16:10:00Z">
            <w:rPr>
              <w:highlight w:val="cyan"/>
            </w:rPr>
          </w:rPrChange>
        </w:rPr>
        <w:t>КП</w:t>
      </w:r>
      <w:r w:rsidR="00066221" w:rsidRPr="001549AE">
        <w:rPr>
          <w:rPrChange w:id="819" w:author="Николай Богомолов" w:date="2022-09-09T16:10:00Z">
            <w:rPr>
              <w:highlight w:val="cyan"/>
            </w:rPr>
          </w:rPrChange>
        </w:rPr>
        <w:t>.</w:t>
      </w:r>
    </w:p>
    <w:p w14:paraId="6ECE9770" w14:textId="77777777" w:rsidR="00A04446" w:rsidRPr="001549AE" w:rsidRDefault="00932588" w:rsidP="00A04446">
      <w:r w:rsidRPr="001549AE">
        <w:t>Новое оборудование и каналы передачи данных показаны на схеме КТС красным цветом, а также отмечены в Перечне технических средства автоматизации признаком «требуется установка».</w:t>
      </w:r>
    </w:p>
    <w:p w14:paraId="06949B34" w14:textId="77777777" w:rsidR="00066221" w:rsidRPr="001549AE" w:rsidRDefault="00066221" w:rsidP="00A04446">
      <w:pPr>
        <w:rPr>
          <w:b/>
          <w:bCs/>
          <w:i/>
          <w:iCs/>
          <w:rPrChange w:id="820" w:author="Николай Богомолов" w:date="2022-09-09T16:10:00Z">
            <w:rPr>
              <w:b/>
              <w:bCs/>
              <w:i/>
              <w:iCs/>
              <w:highlight w:val="cyan"/>
            </w:rPr>
          </w:rPrChange>
        </w:rPr>
      </w:pPr>
      <w:r w:rsidRPr="001549AE">
        <w:rPr>
          <w:b/>
          <w:bCs/>
          <w:i/>
          <w:iCs/>
          <w:rPrChange w:id="821" w:author="Николай Богомолов" w:date="2022-09-09T16:10:00Z">
            <w:rPr>
              <w:b/>
              <w:bCs/>
              <w:i/>
              <w:iCs/>
              <w:highlight w:val="cyan"/>
            </w:rPr>
          </w:rPrChange>
        </w:rPr>
        <w:t>Обращаем внимание!</w:t>
      </w:r>
    </w:p>
    <w:p w14:paraId="0E12C294" w14:textId="566F0E16" w:rsidR="00066221" w:rsidRPr="006232C4" w:rsidRDefault="00066221" w:rsidP="00A04446">
      <w:pPr>
        <w:rPr>
          <w:b/>
          <w:bCs/>
        </w:rPr>
      </w:pPr>
      <w:r w:rsidRPr="001549AE">
        <w:rPr>
          <w:rPrChange w:id="822" w:author="Николай Богомолов" w:date="2022-09-09T16:10:00Z">
            <w:rPr>
              <w:highlight w:val="cyan"/>
            </w:rPr>
          </w:rPrChange>
        </w:rPr>
        <w:t>Поставка</w:t>
      </w:r>
      <w:r w:rsidR="00685C04" w:rsidRPr="001549AE">
        <w:rPr>
          <w:rPrChange w:id="823" w:author="Николай Богомолов" w:date="2022-09-09T16:10:00Z">
            <w:rPr>
              <w:highlight w:val="cyan"/>
            </w:rPr>
          </w:rPrChange>
        </w:rPr>
        <w:t xml:space="preserve">, монтаж, пуско-наладочные работы и </w:t>
      </w:r>
      <w:r w:rsidR="00CD4042" w:rsidRPr="001549AE">
        <w:rPr>
          <w:rPrChange w:id="824" w:author="Николай Богомолов" w:date="2022-09-09T16:10:00Z">
            <w:rPr>
              <w:highlight w:val="cyan"/>
            </w:rPr>
          </w:rPrChange>
        </w:rPr>
        <w:t>ввод в</w:t>
      </w:r>
      <w:r w:rsidR="00685C04" w:rsidRPr="001549AE">
        <w:rPr>
          <w:rPrChange w:id="825" w:author="Николай Богомолов" w:date="2022-09-09T16:10:00Z">
            <w:rPr>
              <w:highlight w:val="cyan"/>
            </w:rPr>
          </w:rPrChange>
        </w:rPr>
        <w:t xml:space="preserve"> эксплуатацию нового </w:t>
      </w:r>
      <w:r w:rsidRPr="001549AE">
        <w:rPr>
          <w:rPrChange w:id="826" w:author="Николай Богомолов" w:date="2022-09-09T16:10:00Z">
            <w:rPr>
              <w:highlight w:val="cyan"/>
            </w:rPr>
          </w:rPrChange>
        </w:rPr>
        <w:t xml:space="preserve">оборудования, </w:t>
      </w:r>
      <w:r w:rsidR="00685C04" w:rsidRPr="001549AE">
        <w:rPr>
          <w:rPrChange w:id="827" w:author="Николай Богомолов" w:date="2022-09-09T16:10:00Z">
            <w:rPr>
              <w:highlight w:val="cyan"/>
            </w:rPr>
          </w:rPrChange>
        </w:rPr>
        <w:t xml:space="preserve">а </w:t>
      </w:r>
      <w:r w:rsidR="00CD4042" w:rsidRPr="001549AE">
        <w:rPr>
          <w:rPrChange w:id="828" w:author="Николай Богомолов" w:date="2022-09-09T16:10:00Z">
            <w:rPr>
              <w:highlight w:val="cyan"/>
            </w:rPr>
          </w:rPrChange>
        </w:rPr>
        <w:t>также прокладка</w:t>
      </w:r>
      <w:r w:rsidRPr="001549AE">
        <w:rPr>
          <w:rPrChange w:id="829" w:author="Николай Богомолов" w:date="2022-09-09T16:10:00Z">
            <w:rPr>
              <w:highlight w:val="cyan"/>
            </w:rPr>
          </w:rPrChange>
        </w:rPr>
        <w:t xml:space="preserve"> </w:t>
      </w:r>
      <w:r w:rsidR="00685C04" w:rsidRPr="001549AE">
        <w:rPr>
          <w:rPrChange w:id="830" w:author="Николай Богомолов" w:date="2022-09-09T16:10:00Z">
            <w:rPr>
              <w:highlight w:val="cyan"/>
            </w:rPr>
          </w:rPrChange>
        </w:rPr>
        <w:t>и подключение к ЛВС</w:t>
      </w:r>
      <w:r w:rsidRPr="001549AE">
        <w:rPr>
          <w:rPrChange w:id="831" w:author="Николай Богомолов" w:date="2022-09-09T16:10:00Z">
            <w:rPr>
              <w:highlight w:val="cyan"/>
            </w:rPr>
          </w:rPrChange>
        </w:rPr>
        <w:t xml:space="preserve"> </w:t>
      </w:r>
      <w:r w:rsidRPr="001549AE">
        <w:rPr>
          <w:b/>
          <w:bCs/>
          <w:rPrChange w:id="832" w:author="Николай Богомолов" w:date="2022-09-09T16:10:00Z">
            <w:rPr>
              <w:b/>
              <w:bCs/>
              <w:highlight w:val="cyan"/>
            </w:rPr>
          </w:rPrChange>
        </w:rPr>
        <w:t>не входит</w:t>
      </w:r>
      <w:r w:rsidRPr="001549AE">
        <w:rPr>
          <w:rPrChange w:id="833" w:author="Николай Богомолов" w:date="2022-09-09T16:10:00Z">
            <w:rPr>
              <w:highlight w:val="cyan"/>
            </w:rPr>
          </w:rPrChange>
        </w:rPr>
        <w:t xml:space="preserve"> в объём работ </w:t>
      </w:r>
      <w:r w:rsidR="00685C04" w:rsidRPr="001549AE">
        <w:rPr>
          <w:rPrChange w:id="834" w:author="Николай Богомолов" w:date="2022-09-09T16:10:00Z">
            <w:rPr>
              <w:highlight w:val="cyan"/>
            </w:rPr>
          </w:rPrChange>
        </w:rPr>
        <w:t xml:space="preserve">по договору №626-Д от 10 марта 2022г. с компанией ЗАО «АСК» </w:t>
      </w:r>
      <w:r w:rsidRPr="001549AE">
        <w:rPr>
          <w:rPrChange w:id="835" w:author="Николай Богомолов" w:date="2022-09-09T16:10:00Z">
            <w:rPr>
              <w:highlight w:val="cyan"/>
            </w:rPr>
          </w:rPrChange>
        </w:rPr>
        <w:t xml:space="preserve">на разработку и наладку Системы </w:t>
      </w:r>
      <w:r w:rsidR="00685C04" w:rsidRPr="001549AE">
        <w:rPr>
          <w:rPrChange w:id="836" w:author="Николай Богомолов" w:date="2022-09-09T16:10:00Z">
            <w:rPr>
              <w:highlight w:val="cyan"/>
            </w:rPr>
          </w:rPrChange>
        </w:rPr>
        <w:t>прослеживаемости.</w:t>
      </w:r>
    </w:p>
    <w:p w14:paraId="4BBCA16C" w14:textId="77777777" w:rsidR="001F5A03" w:rsidRPr="00FE3F64" w:rsidRDefault="00932588">
      <w:pPr>
        <w:pStyle w:val="2"/>
        <w:numPr>
          <w:ilvl w:val="1"/>
          <w:numId w:val="5"/>
        </w:numPr>
        <w:ind w:left="709"/>
        <w:rPr>
          <w:strike/>
        </w:rPr>
      </w:pPr>
      <w:bookmarkStart w:id="837" w:name="_Toc116467186"/>
      <w:r w:rsidRPr="00FE3F64">
        <w:t>Нижний уровень СП</w:t>
      </w:r>
      <w:bookmarkEnd w:id="837"/>
    </w:p>
    <w:p w14:paraId="1E89913E" w14:textId="77777777" w:rsidR="00506803" w:rsidRDefault="00932588" w:rsidP="00114CE7">
      <w:r>
        <w:t>Участок УНРС ЭСПЦ на нижнем уровне СП разбивается на 3 независимые модели: УНРС-1, УНРС-2, УНРС-3. На каждый из участков устанавливается отдельный контроллер СП. Сети сбора информации о состоянии участков также независимые.</w:t>
      </w:r>
      <w:r w:rsidR="00C066D0">
        <w:t xml:space="preserve"> Неполадки в сети передачи данных, неполадки оборудования базовой автоматизации или</w:t>
      </w:r>
      <w:r w:rsidR="006D7A43">
        <w:t xml:space="preserve"> программный</w:t>
      </w:r>
      <w:r w:rsidR="00C066D0">
        <w:t xml:space="preserve"> сбой прослеживаемости на одном из участков никак не повлияет </w:t>
      </w:r>
      <w:r w:rsidR="006D7A43">
        <w:t xml:space="preserve">на </w:t>
      </w:r>
      <w:r w:rsidR="00C066D0">
        <w:t>прослеживаемость других участк</w:t>
      </w:r>
      <w:r w:rsidR="006D7A43">
        <w:t>ов</w:t>
      </w:r>
      <w:r w:rsidR="00C066D0">
        <w:t>.</w:t>
      </w:r>
    </w:p>
    <w:p w14:paraId="1E95B0C5" w14:textId="77777777" w:rsidR="00A04446" w:rsidRPr="00FE3526" w:rsidRDefault="00932588" w:rsidP="00114CE7">
      <w:r>
        <w:t>Каждый контроллер СП оснащается двумя интерфейсами: один для связи с</w:t>
      </w:r>
      <w:r w:rsidR="0084779B">
        <w:t> </w:t>
      </w:r>
      <w:r>
        <w:t xml:space="preserve">оборудованием технологии и транспорта, второй интерфейс для связи с сервером </w:t>
      </w:r>
      <w:r w:rsidR="007E602E">
        <w:t>приложений СП</w:t>
      </w:r>
      <w:r>
        <w:t xml:space="preserve">. </w:t>
      </w:r>
      <w:r w:rsidRPr="008C5D41">
        <w:t>Таким образом</w:t>
      </w:r>
      <w:r w:rsidR="00BA0103" w:rsidRPr="008C5D41">
        <w:t>,</w:t>
      </w:r>
      <w:r w:rsidRPr="008C5D41">
        <w:t xml:space="preserve"> достигается физическое разделение сетей и повышается информационная защищ</w:t>
      </w:r>
      <w:r w:rsidR="00DA497D" w:rsidRPr="008C5D41">
        <w:t>ё</w:t>
      </w:r>
      <w:r w:rsidRPr="008C5D41">
        <w:t>ннос</w:t>
      </w:r>
      <w:r w:rsidR="00FE3526" w:rsidRPr="008C5D41">
        <w:t>ть.</w:t>
      </w:r>
    </w:p>
    <w:p w14:paraId="6FAB46B6" w14:textId="77777777" w:rsidR="00C31631" w:rsidRDefault="00932588" w:rsidP="00114CE7">
      <w:r>
        <w:t>В качестве ПЛК прослеживаемости используются п</w:t>
      </w:r>
      <w:r w:rsidR="00403BCB" w:rsidRPr="004C39BE">
        <w:t xml:space="preserve">рограммируемые логические контроллеры, фирмы Siemens, </w:t>
      </w:r>
      <w:r>
        <w:t>серии</w:t>
      </w:r>
      <w:r w:rsidR="00403BCB" w:rsidRPr="004C39BE">
        <w:t xml:space="preserve"> S7-1515</w:t>
      </w:r>
      <w:r>
        <w:t>.</w:t>
      </w:r>
    </w:p>
    <w:p w14:paraId="18C4A975" w14:textId="783ECFCF" w:rsidR="00D745C6" w:rsidRDefault="000E6197" w:rsidP="00114CE7">
      <w:r w:rsidRPr="001549AE">
        <w:rPr>
          <w:rPrChange w:id="838" w:author="Николай Богомолов" w:date="2022-09-09T16:10:00Z">
            <w:rPr>
              <w:highlight w:val="cyan"/>
            </w:rPr>
          </w:rPrChange>
        </w:rPr>
        <w:t xml:space="preserve">Требования </w:t>
      </w:r>
      <w:r w:rsidRPr="001549AE">
        <w:t>к основному</w:t>
      </w:r>
      <w:r w:rsidRPr="00087CE6">
        <w:t xml:space="preserve"> шкафному оборудованию СП «нижнего» уровня представлены в Таблице </w:t>
      </w:r>
      <w:r w:rsidR="00066BDF">
        <w:t>5</w:t>
      </w:r>
      <w:r w:rsidR="00932588" w:rsidRPr="00087CE6">
        <w:t>.</w:t>
      </w:r>
    </w:p>
    <w:p w14:paraId="4BA5B25D" w14:textId="02F9F27A" w:rsidR="007E602E" w:rsidRPr="007E602E" w:rsidRDefault="00932588" w:rsidP="007E602E">
      <w:pPr>
        <w:spacing w:after="0"/>
        <w:jc w:val="right"/>
        <w:rPr>
          <w:i/>
          <w:iCs/>
        </w:rPr>
      </w:pPr>
      <w:r w:rsidRPr="007E602E">
        <w:rPr>
          <w:i/>
          <w:iCs/>
        </w:rPr>
        <w:t xml:space="preserve">Таблица </w:t>
      </w:r>
      <w:r w:rsidR="00066BDF">
        <w:rPr>
          <w:i/>
          <w:iCs/>
        </w:rPr>
        <w:t>5</w:t>
      </w:r>
      <w:r w:rsidRPr="007E602E">
        <w:rPr>
          <w:i/>
          <w:iCs/>
        </w:rPr>
        <w:t>. Список оборудования шкафа СП «нижнего» уровня.</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1742"/>
        <w:gridCol w:w="3744"/>
        <w:gridCol w:w="837"/>
        <w:gridCol w:w="836"/>
        <w:gridCol w:w="799"/>
        <w:gridCol w:w="863"/>
      </w:tblGrid>
      <w:tr w:rsidR="009162F4" w14:paraId="7ECD4587" w14:textId="77777777" w:rsidTr="000E6197">
        <w:tc>
          <w:tcPr>
            <w:tcW w:w="530" w:type="dxa"/>
            <w:tcBorders>
              <w:top w:val="single" w:sz="4" w:space="0" w:color="auto"/>
              <w:left w:val="single" w:sz="4" w:space="0" w:color="auto"/>
              <w:bottom w:val="single" w:sz="4" w:space="0" w:color="auto"/>
              <w:right w:val="single" w:sz="4" w:space="0" w:color="auto"/>
            </w:tcBorders>
            <w:hideMark/>
          </w:tcPr>
          <w:p w14:paraId="2EB870DA" w14:textId="77777777" w:rsidR="002F25D1" w:rsidRDefault="00932588">
            <w:pPr>
              <w:rPr>
                <w:rFonts w:cstheme="minorHAnsi"/>
                <w:szCs w:val="22"/>
              </w:rPr>
            </w:pPr>
            <w:r>
              <w:rPr>
                <w:rFonts w:cstheme="minorHAnsi"/>
                <w:szCs w:val="22"/>
                <w:lang w:eastAsia="ru-RU"/>
              </w:rPr>
              <w:t>№</w:t>
            </w:r>
            <w:r>
              <w:rPr>
                <w:rFonts w:cstheme="minorHAnsi"/>
                <w:szCs w:val="22"/>
                <w:lang w:eastAsia="ru-RU"/>
              </w:rPr>
              <w:br/>
              <w:t>п/п</w:t>
            </w:r>
          </w:p>
        </w:tc>
        <w:tc>
          <w:tcPr>
            <w:tcW w:w="1742" w:type="dxa"/>
            <w:tcBorders>
              <w:top w:val="single" w:sz="4" w:space="0" w:color="auto"/>
              <w:left w:val="single" w:sz="4" w:space="0" w:color="auto"/>
              <w:bottom w:val="single" w:sz="4" w:space="0" w:color="auto"/>
              <w:right w:val="single" w:sz="4" w:space="0" w:color="auto"/>
            </w:tcBorders>
            <w:vAlign w:val="center"/>
            <w:hideMark/>
          </w:tcPr>
          <w:p w14:paraId="74CE3794" w14:textId="77777777" w:rsidR="002F25D1" w:rsidRDefault="00932588">
            <w:pPr>
              <w:spacing w:after="0" w:line="240" w:lineRule="auto"/>
              <w:jc w:val="center"/>
              <w:rPr>
                <w:rFonts w:cstheme="minorHAnsi"/>
                <w:szCs w:val="22"/>
                <w:lang w:eastAsia="ru-RU"/>
              </w:rPr>
            </w:pPr>
            <w:r>
              <w:rPr>
                <w:rFonts w:cstheme="minorHAnsi"/>
                <w:szCs w:val="22"/>
                <w:lang w:eastAsia="ru-RU"/>
              </w:rPr>
              <w:t>Производитель</w:t>
            </w:r>
          </w:p>
          <w:p w14:paraId="2637278C" w14:textId="77777777" w:rsidR="002F25D1" w:rsidRDefault="00932588">
            <w:pPr>
              <w:spacing w:after="0"/>
              <w:jc w:val="center"/>
              <w:rPr>
                <w:rFonts w:cstheme="minorHAnsi"/>
                <w:szCs w:val="22"/>
              </w:rPr>
            </w:pPr>
            <w:r>
              <w:rPr>
                <w:rFonts w:cstheme="minorHAnsi"/>
                <w:szCs w:val="22"/>
                <w:lang w:eastAsia="ru-RU"/>
              </w:rPr>
              <w:t>Заказной номер</w:t>
            </w:r>
          </w:p>
        </w:tc>
        <w:tc>
          <w:tcPr>
            <w:tcW w:w="3744" w:type="dxa"/>
            <w:tcBorders>
              <w:top w:val="single" w:sz="4" w:space="0" w:color="auto"/>
              <w:left w:val="single" w:sz="4" w:space="0" w:color="auto"/>
              <w:bottom w:val="single" w:sz="4" w:space="0" w:color="auto"/>
              <w:right w:val="single" w:sz="4" w:space="0" w:color="auto"/>
            </w:tcBorders>
            <w:vAlign w:val="center"/>
            <w:hideMark/>
          </w:tcPr>
          <w:p w14:paraId="2CF4E639" w14:textId="77777777" w:rsidR="002F25D1" w:rsidRDefault="00932588">
            <w:pPr>
              <w:jc w:val="center"/>
              <w:rPr>
                <w:rFonts w:cstheme="minorHAnsi"/>
                <w:szCs w:val="22"/>
              </w:rPr>
            </w:pPr>
            <w:r>
              <w:rPr>
                <w:rFonts w:cstheme="minorHAnsi"/>
                <w:szCs w:val="22"/>
                <w:lang w:eastAsia="ru-RU"/>
              </w:rPr>
              <w:t>Наименование</w:t>
            </w:r>
          </w:p>
        </w:tc>
        <w:tc>
          <w:tcPr>
            <w:tcW w:w="837" w:type="dxa"/>
            <w:tcBorders>
              <w:top w:val="single" w:sz="4" w:space="0" w:color="auto"/>
              <w:left w:val="single" w:sz="4" w:space="0" w:color="auto"/>
              <w:bottom w:val="single" w:sz="4" w:space="0" w:color="auto"/>
              <w:right w:val="single" w:sz="4" w:space="0" w:color="auto"/>
            </w:tcBorders>
            <w:hideMark/>
          </w:tcPr>
          <w:p w14:paraId="4A30F3AB" w14:textId="77777777" w:rsidR="002F25D1" w:rsidRDefault="00932588">
            <w:pPr>
              <w:spacing w:before="60"/>
              <w:jc w:val="center"/>
              <w:rPr>
                <w:rFonts w:cstheme="minorHAnsi"/>
                <w:szCs w:val="22"/>
              </w:rPr>
            </w:pPr>
            <w:r>
              <w:rPr>
                <w:rFonts w:cstheme="minorHAnsi"/>
                <w:szCs w:val="22"/>
              </w:rPr>
              <w:t>УНРС-1</w:t>
            </w:r>
          </w:p>
        </w:tc>
        <w:tc>
          <w:tcPr>
            <w:tcW w:w="836" w:type="dxa"/>
            <w:tcBorders>
              <w:top w:val="single" w:sz="4" w:space="0" w:color="auto"/>
              <w:left w:val="single" w:sz="4" w:space="0" w:color="auto"/>
              <w:bottom w:val="single" w:sz="4" w:space="0" w:color="auto"/>
              <w:right w:val="single" w:sz="4" w:space="0" w:color="auto"/>
            </w:tcBorders>
            <w:hideMark/>
          </w:tcPr>
          <w:p w14:paraId="5300D497" w14:textId="77777777" w:rsidR="002F25D1" w:rsidRDefault="00932588">
            <w:pPr>
              <w:spacing w:before="60"/>
              <w:jc w:val="center"/>
              <w:rPr>
                <w:rFonts w:cstheme="minorHAnsi"/>
                <w:szCs w:val="22"/>
              </w:rPr>
            </w:pPr>
            <w:r>
              <w:rPr>
                <w:rFonts w:cstheme="minorHAnsi"/>
                <w:szCs w:val="22"/>
              </w:rPr>
              <w:t>УНРС-2</w:t>
            </w:r>
          </w:p>
        </w:tc>
        <w:tc>
          <w:tcPr>
            <w:tcW w:w="799" w:type="dxa"/>
            <w:tcBorders>
              <w:top w:val="single" w:sz="4" w:space="0" w:color="auto"/>
              <w:left w:val="single" w:sz="4" w:space="0" w:color="auto"/>
              <w:bottom w:val="single" w:sz="4" w:space="0" w:color="auto"/>
              <w:right w:val="single" w:sz="4" w:space="0" w:color="auto"/>
            </w:tcBorders>
            <w:hideMark/>
          </w:tcPr>
          <w:p w14:paraId="61E88D27" w14:textId="77777777" w:rsidR="002F25D1" w:rsidRDefault="00932588">
            <w:pPr>
              <w:spacing w:before="60"/>
              <w:jc w:val="center"/>
              <w:rPr>
                <w:rFonts w:cstheme="minorHAnsi"/>
                <w:szCs w:val="22"/>
              </w:rPr>
            </w:pPr>
            <w:r>
              <w:rPr>
                <w:rFonts w:cstheme="minorHAnsi"/>
                <w:szCs w:val="22"/>
              </w:rPr>
              <w:t>УНРС-3</w:t>
            </w:r>
          </w:p>
        </w:tc>
        <w:tc>
          <w:tcPr>
            <w:tcW w:w="863" w:type="dxa"/>
            <w:tcBorders>
              <w:top w:val="single" w:sz="4" w:space="0" w:color="auto"/>
              <w:left w:val="single" w:sz="4" w:space="0" w:color="auto"/>
              <w:bottom w:val="single" w:sz="4" w:space="0" w:color="auto"/>
              <w:right w:val="single" w:sz="4" w:space="0" w:color="auto"/>
            </w:tcBorders>
            <w:hideMark/>
          </w:tcPr>
          <w:p w14:paraId="317C0B61" w14:textId="77777777" w:rsidR="002F25D1" w:rsidRDefault="00932588">
            <w:pPr>
              <w:rPr>
                <w:rFonts w:cstheme="minorHAnsi"/>
                <w:szCs w:val="22"/>
              </w:rPr>
            </w:pPr>
            <w:r>
              <w:rPr>
                <w:rFonts w:cstheme="minorHAnsi"/>
                <w:szCs w:val="22"/>
              </w:rPr>
              <w:t>Общее</w:t>
            </w:r>
            <w:r>
              <w:rPr>
                <w:rFonts w:cstheme="minorHAnsi"/>
                <w:szCs w:val="22"/>
              </w:rPr>
              <w:br/>
              <w:t>кол-во</w:t>
            </w:r>
          </w:p>
        </w:tc>
      </w:tr>
      <w:tr w:rsidR="009162F4" w14:paraId="316F744F" w14:textId="77777777" w:rsidTr="000E6197">
        <w:tc>
          <w:tcPr>
            <w:tcW w:w="530" w:type="dxa"/>
            <w:tcBorders>
              <w:top w:val="single" w:sz="4" w:space="0" w:color="auto"/>
              <w:left w:val="single" w:sz="4" w:space="0" w:color="auto"/>
              <w:bottom w:val="single" w:sz="4" w:space="0" w:color="auto"/>
              <w:right w:val="single" w:sz="4" w:space="0" w:color="auto"/>
            </w:tcBorders>
            <w:hideMark/>
          </w:tcPr>
          <w:p w14:paraId="23F13C36" w14:textId="77777777" w:rsidR="002F25D1" w:rsidRDefault="00932588">
            <w:pPr>
              <w:spacing w:before="120"/>
              <w:jc w:val="center"/>
              <w:rPr>
                <w:rFonts w:cstheme="minorHAnsi"/>
                <w:szCs w:val="22"/>
              </w:rPr>
            </w:pPr>
            <w:r>
              <w:rPr>
                <w:rFonts w:cstheme="minorHAnsi"/>
                <w:szCs w:val="22"/>
              </w:rPr>
              <w:lastRenderedPageBreak/>
              <w:t>1</w:t>
            </w:r>
          </w:p>
        </w:tc>
        <w:tc>
          <w:tcPr>
            <w:tcW w:w="1742" w:type="dxa"/>
            <w:tcBorders>
              <w:top w:val="single" w:sz="4" w:space="0" w:color="auto"/>
              <w:left w:val="single" w:sz="4" w:space="0" w:color="auto"/>
              <w:bottom w:val="single" w:sz="4" w:space="0" w:color="auto"/>
              <w:right w:val="single" w:sz="4" w:space="0" w:color="auto"/>
            </w:tcBorders>
            <w:vAlign w:val="center"/>
            <w:hideMark/>
          </w:tcPr>
          <w:p w14:paraId="789FBA4E" w14:textId="77777777" w:rsidR="002F25D1" w:rsidRDefault="00932588">
            <w:pPr>
              <w:spacing w:after="0" w:line="240" w:lineRule="auto"/>
              <w:rPr>
                <w:rFonts w:cstheme="minorHAnsi"/>
                <w:szCs w:val="22"/>
                <w:lang w:eastAsia="ru-RU"/>
              </w:rPr>
            </w:pPr>
            <w:r>
              <w:rPr>
                <w:rFonts w:cstheme="minorHAnsi"/>
                <w:szCs w:val="22"/>
                <w:lang w:eastAsia="ru-RU"/>
              </w:rPr>
              <w:t>Siemens</w:t>
            </w:r>
          </w:p>
          <w:p w14:paraId="22BB489C" w14:textId="77777777" w:rsidR="002F25D1" w:rsidRDefault="00932588">
            <w:pPr>
              <w:spacing w:after="0"/>
              <w:rPr>
                <w:rFonts w:cstheme="minorHAnsi"/>
                <w:szCs w:val="22"/>
              </w:rPr>
            </w:pPr>
            <w:r>
              <w:rPr>
                <w:rFonts w:cstheme="minorHAnsi"/>
                <w:szCs w:val="22"/>
                <w:lang w:eastAsia="ru-RU"/>
              </w:rPr>
              <w:t>6ES7590-1AE80-0AA0</w:t>
            </w:r>
          </w:p>
        </w:tc>
        <w:tc>
          <w:tcPr>
            <w:tcW w:w="3744" w:type="dxa"/>
            <w:tcBorders>
              <w:top w:val="single" w:sz="4" w:space="0" w:color="auto"/>
              <w:left w:val="single" w:sz="4" w:space="0" w:color="auto"/>
              <w:bottom w:val="single" w:sz="4" w:space="0" w:color="auto"/>
              <w:right w:val="single" w:sz="4" w:space="0" w:color="auto"/>
            </w:tcBorders>
            <w:vAlign w:val="center"/>
            <w:hideMark/>
          </w:tcPr>
          <w:p w14:paraId="05DD4F55" w14:textId="77777777" w:rsidR="002F25D1" w:rsidRDefault="00932588">
            <w:pPr>
              <w:spacing w:after="0"/>
              <w:rPr>
                <w:rFonts w:cstheme="minorHAnsi"/>
                <w:szCs w:val="22"/>
              </w:rPr>
            </w:pPr>
            <w:r>
              <w:rPr>
                <w:rFonts w:cstheme="minorHAnsi"/>
                <w:szCs w:val="22"/>
                <w:lang w:eastAsia="ru-RU"/>
              </w:rPr>
              <w:t xml:space="preserve">SIMATIC S7-1500, ПРОФИЛЬНАЯ ШИНА 482 MM </w:t>
            </w:r>
          </w:p>
        </w:tc>
        <w:tc>
          <w:tcPr>
            <w:tcW w:w="837" w:type="dxa"/>
            <w:tcBorders>
              <w:top w:val="single" w:sz="4" w:space="0" w:color="auto"/>
              <w:left w:val="single" w:sz="4" w:space="0" w:color="auto"/>
              <w:bottom w:val="single" w:sz="4" w:space="0" w:color="auto"/>
              <w:right w:val="single" w:sz="4" w:space="0" w:color="auto"/>
            </w:tcBorders>
            <w:hideMark/>
          </w:tcPr>
          <w:p w14:paraId="16392E5F" w14:textId="77777777" w:rsidR="002F25D1" w:rsidRDefault="00932588">
            <w:pPr>
              <w:spacing w:before="120"/>
              <w:jc w:val="center"/>
              <w:rPr>
                <w:rFonts w:cstheme="minorHAnsi"/>
                <w:szCs w:val="22"/>
              </w:rPr>
            </w:pPr>
            <w:r>
              <w:rPr>
                <w:rFonts w:cstheme="minorHAnsi"/>
                <w:szCs w:val="22"/>
              </w:rPr>
              <w:t>1</w:t>
            </w:r>
          </w:p>
        </w:tc>
        <w:tc>
          <w:tcPr>
            <w:tcW w:w="836" w:type="dxa"/>
            <w:tcBorders>
              <w:top w:val="single" w:sz="4" w:space="0" w:color="auto"/>
              <w:left w:val="single" w:sz="4" w:space="0" w:color="auto"/>
              <w:bottom w:val="single" w:sz="4" w:space="0" w:color="auto"/>
              <w:right w:val="single" w:sz="4" w:space="0" w:color="auto"/>
            </w:tcBorders>
            <w:hideMark/>
          </w:tcPr>
          <w:p w14:paraId="2AB4B8B9" w14:textId="77777777" w:rsidR="002F25D1" w:rsidRDefault="00932588">
            <w:pPr>
              <w:spacing w:before="120"/>
              <w:jc w:val="center"/>
              <w:rPr>
                <w:rFonts w:cstheme="minorHAnsi"/>
                <w:szCs w:val="22"/>
              </w:rPr>
            </w:pPr>
            <w:r>
              <w:rPr>
                <w:rFonts w:cstheme="minorHAnsi"/>
                <w:szCs w:val="22"/>
              </w:rPr>
              <w:t>1</w:t>
            </w:r>
          </w:p>
        </w:tc>
        <w:tc>
          <w:tcPr>
            <w:tcW w:w="799" w:type="dxa"/>
            <w:tcBorders>
              <w:top w:val="single" w:sz="4" w:space="0" w:color="auto"/>
              <w:left w:val="single" w:sz="4" w:space="0" w:color="auto"/>
              <w:bottom w:val="single" w:sz="4" w:space="0" w:color="auto"/>
              <w:right w:val="single" w:sz="4" w:space="0" w:color="auto"/>
            </w:tcBorders>
            <w:hideMark/>
          </w:tcPr>
          <w:p w14:paraId="721F4C3F" w14:textId="77777777" w:rsidR="002F25D1" w:rsidRDefault="00932588">
            <w:pPr>
              <w:spacing w:before="120"/>
              <w:jc w:val="center"/>
              <w:rPr>
                <w:rFonts w:cstheme="minorHAnsi"/>
                <w:szCs w:val="22"/>
              </w:rPr>
            </w:pPr>
            <w:r>
              <w:rPr>
                <w:rFonts w:cstheme="minorHAnsi"/>
                <w:szCs w:val="22"/>
              </w:rPr>
              <w:t>1</w:t>
            </w:r>
          </w:p>
        </w:tc>
        <w:tc>
          <w:tcPr>
            <w:tcW w:w="863" w:type="dxa"/>
            <w:tcBorders>
              <w:top w:val="single" w:sz="4" w:space="0" w:color="auto"/>
              <w:left w:val="single" w:sz="4" w:space="0" w:color="auto"/>
              <w:bottom w:val="single" w:sz="4" w:space="0" w:color="auto"/>
              <w:right w:val="single" w:sz="4" w:space="0" w:color="auto"/>
            </w:tcBorders>
            <w:hideMark/>
          </w:tcPr>
          <w:p w14:paraId="35BD122F" w14:textId="77777777" w:rsidR="002F25D1" w:rsidRDefault="00932588">
            <w:pPr>
              <w:spacing w:before="120"/>
              <w:jc w:val="center"/>
              <w:rPr>
                <w:rFonts w:cstheme="minorHAnsi"/>
                <w:szCs w:val="22"/>
              </w:rPr>
            </w:pPr>
            <w:r>
              <w:rPr>
                <w:rFonts w:cstheme="minorHAnsi"/>
                <w:szCs w:val="22"/>
              </w:rPr>
              <w:t>3</w:t>
            </w:r>
          </w:p>
        </w:tc>
      </w:tr>
      <w:tr w:rsidR="009162F4" w14:paraId="255A8F92" w14:textId="77777777" w:rsidTr="000E6197">
        <w:tc>
          <w:tcPr>
            <w:tcW w:w="530" w:type="dxa"/>
            <w:tcBorders>
              <w:top w:val="single" w:sz="4" w:space="0" w:color="auto"/>
              <w:left w:val="single" w:sz="4" w:space="0" w:color="auto"/>
              <w:bottom w:val="single" w:sz="4" w:space="0" w:color="auto"/>
              <w:right w:val="single" w:sz="4" w:space="0" w:color="auto"/>
            </w:tcBorders>
            <w:hideMark/>
          </w:tcPr>
          <w:p w14:paraId="1BCDCF5F" w14:textId="77777777" w:rsidR="002F25D1" w:rsidRDefault="00932588">
            <w:pPr>
              <w:spacing w:before="120"/>
              <w:jc w:val="center"/>
              <w:rPr>
                <w:rFonts w:cstheme="minorHAnsi"/>
                <w:szCs w:val="22"/>
              </w:rPr>
            </w:pPr>
            <w:r>
              <w:rPr>
                <w:rFonts w:cstheme="minorHAnsi"/>
                <w:szCs w:val="22"/>
              </w:rPr>
              <w:t>2</w:t>
            </w:r>
          </w:p>
        </w:tc>
        <w:tc>
          <w:tcPr>
            <w:tcW w:w="1742" w:type="dxa"/>
            <w:tcBorders>
              <w:top w:val="single" w:sz="4" w:space="0" w:color="auto"/>
              <w:left w:val="single" w:sz="4" w:space="0" w:color="auto"/>
              <w:bottom w:val="single" w:sz="4" w:space="0" w:color="auto"/>
              <w:right w:val="single" w:sz="4" w:space="0" w:color="auto"/>
            </w:tcBorders>
            <w:vAlign w:val="center"/>
            <w:hideMark/>
          </w:tcPr>
          <w:p w14:paraId="41992CBA" w14:textId="77777777" w:rsidR="002F25D1" w:rsidRDefault="00932588">
            <w:pPr>
              <w:spacing w:after="0" w:line="240" w:lineRule="auto"/>
              <w:rPr>
                <w:rFonts w:cstheme="minorHAnsi"/>
                <w:szCs w:val="22"/>
                <w:lang w:eastAsia="ru-RU"/>
              </w:rPr>
            </w:pPr>
            <w:r>
              <w:rPr>
                <w:rFonts w:cstheme="minorHAnsi"/>
                <w:szCs w:val="22"/>
                <w:lang w:eastAsia="ru-RU"/>
              </w:rPr>
              <w:t>Siemens</w:t>
            </w:r>
          </w:p>
          <w:p w14:paraId="2C55C4C5" w14:textId="77777777" w:rsidR="002F25D1" w:rsidRDefault="00932588">
            <w:pPr>
              <w:spacing w:after="0"/>
              <w:rPr>
                <w:rFonts w:cstheme="minorHAnsi"/>
                <w:szCs w:val="22"/>
              </w:rPr>
            </w:pPr>
            <w:r>
              <w:rPr>
                <w:rFonts w:cstheme="minorHAnsi"/>
                <w:szCs w:val="22"/>
                <w:lang w:eastAsia="ru-RU"/>
              </w:rPr>
              <w:t>6EP3334-7SB00-3AX0</w:t>
            </w:r>
          </w:p>
        </w:tc>
        <w:tc>
          <w:tcPr>
            <w:tcW w:w="3744" w:type="dxa"/>
            <w:tcBorders>
              <w:top w:val="single" w:sz="4" w:space="0" w:color="auto"/>
              <w:left w:val="single" w:sz="4" w:space="0" w:color="auto"/>
              <w:bottom w:val="single" w:sz="4" w:space="0" w:color="auto"/>
              <w:right w:val="single" w:sz="4" w:space="0" w:color="auto"/>
            </w:tcBorders>
            <w:vAlign w:val="center"/>
            <w:hideMark/>
          </w:tcPr>
          <w:p w14:paraId="716A944D" w14:textId="77777777" w:rsidR="002F25D1" w:rsidRDefault="00932588">
            <w:pPr>
              <w:spacing w:after="0"/>
              <w:rPr>
                <w:rFonts w:cstheme="minorHAnsi"/>
                <w:szCs w:val="22"/>
              </w:rPr>
            </w:pPr>
            <w:r>
              <w:rPr>
                <w:rFonts w:cstheme="minorHAnsi"/>
                <w:szCs w:val="22"/>
                <w:lang w:eastAsia="ru-RU"/>
              </w:rPr>
              <w:t>SITOP, стабилизированный блок питания PSU6200 24 V/10 A</w:t>
            </w:r>
          </w:p>
        </w:tc>
        <w:tc>
          <w:tcPr>
            <w:tcW w:w="837" w:type="dxa"/>
            <w:tcBorders>
              <w:top w:val="single" w:sz="4" w:space="0" w:color="auto"/>
              <w:left w:val="single" w:sz="4" w:space="0" w:color="auto"/>
              <w:bottom w:val="single" w:sz="4" w:space="0" w:color="auto"/>
              <w:right w:val="single" w:sz="4" w:space="0" w:color="auto"/>
            </w:tcBorders>
            <w:hideMark/>
          </w:tcPr>
          <w:p w14:paraId="20C84CE7" w14:textId="77777777" w:rsidR="002F25D1" w:rsidRDefault="00932588">
            <w:pPr>
              <w:spacing w:before="120"/>
              <w:jc w:val="center"/>
              <w:rPr>
                <w:rFonts w:cstheme="minorHAnsi"/>
                <w:szCs w:val="22"/>
              </w:rPr>
            </w:pPr>
            <w:r>
              <w:rPr>
                <w:rFonts w:cstheme="minorHAnsi"/>
                <w:szCs w:val="22"/>
              </w:rPr>
              <w:t>1</w:t>
            </w:r>
          </w:p>
        </w:tc>
        <w:tc>
          <w:tcPr>
            <w:tcW w:w="836" w:type="dxa"/>
            <w:tcBorders>
              <w:top w:val="single" w:sz="4" w:space="0" w:color="auto"/>
              <w:left w:val="single" w:sz="4" w:space="0" w:color="auto"/>
              <w:bottom w:val="single" w:sz="4" w:space="0" w:color="auto"/>
              <w:right w:val="single" w:sz="4" w:space="0" w:color="auto"/>
            </w:tcBorders>
            <w:hideMark/>
          </w:tcPr>
          <w:p w14:paraId="3F3B085E" w14:textId="77777777" w:rsidR="002F25D1" w:rsidRDefault="00932588">
            <w:pPr>
              <w:spacing w:before="120"/>
              <w:jc w:val="center"/>
              <w:rPr>
                <w:rFonts w:cstheme="minorHAnsi"/>
                <w:szCs w:val="22"/>
              </w:rPr>
            </w:pPr>
            <w:r>
              <w:rPr>
                <w:rFonts w:cstheme="minorHAnsi"/>
                <w:szCs w:val="22"/>
              </w:rPr>
              <w:t>1</w:t>
            </w:r>
          </w:p>
        </w:tc>
        <w:tc>
          <w:tcPr>
            <w:tcW w:w="799" w:type="dxa"/>
            <w:tcBorders>
              <w:top w:val="single" w:sz="4" w:space="0" w:color="auto"/>
              <w:left w:val="single" w:sz="4" w:space="0" w:color="auto"/>
              <w:bottom w:val="single" w:sz="4" w:space="0" w:color="auto"/>
              <w:right w:val="single" w:sz="4" w:space="0" w:color="auto"/>
            </w:tcBorders>
            <w:hideMark/>
          </w:tcPr>
          <w:p w14:paraId="56BCDECE" w14:textId="77777777" w:rsidR="002F25D1" w:rsidRDefault="00932588">
            <w:pPr>
              <w:spacing w:before="120"/>
              <w:jc w:val="center"/>
              <w:rPr>
                <w:rFonts w:cstheme="minorHAnsi"/>
                <w:szCs w:val="22"/>
              </w:rPr>
            </w:pPr>
            <w:r>
              <w:rPr>
                <w:rFonts w:cstheme="minorHAnsi"/>
                <w:szCs w:val="22"/>
              </w:rPr>
              <w:t>1</w:t>
            </w:r>
          </w:p>
        </w:tc>
        <w:tc>
          <w:tcPr>
            <w:tcW w:w="863" w:type="dxa"/>
            <w:tcBorders>
              <w:top w:val="single" w:sz="4" w:space="0" w:color="auto"/>
              <w:left w:val="single" w:sz="4" w:space="0" w:color="auto"/>
              <w:bottom w:val="single" w:sz="4" w:space="0" w:color="auto"/>
              <w:right w:val="single" w:sz="4" w:space="0" w:color="auto"/>
            </w:tcBorders>
            <w:hideMark/>
          </w:tcPr>
          <w:p w14:paraId="26BC6AD1" w14:textId="77777777" w:rsidR="002F25D1" w:rsidRDefault="00932588">
            <w:pPr>
              <w:spacing w:before="120"/>
              <w:jc w:val="center"/>
              <w:rPr>
                <w:rFonts w:cstheme="minorHAnsi"/>
                <w:szCs w:val="22"/>
              </w:rPr>
            </w:pPr>
            <w:r>
              <w:rPr>
                <w:rFonts w:cstheme="minorHAnsi"/>
                <w:szCs w:val="22"/>
              </w:rPr>
              <w:t>3</w:t>
            </w:r>
          </w:p>
        </w:tc>
      </w:tr>
      <w:tr w:rsidR="009162F4" w14:paraId="74A75695" w14:textId="77777777" w:rsidTr="000E6197">
        <w:tc>
          <w:tcPr>
            <w:tcW w:w="530" w:type="dxa"/>
            <w:tcBorders>
              <w:top w:val="single" w:sz="4" w:space="0" w:color="auto"/>
              <w:left w:val="single" w:sz="4" w:space="0" w:color="auto"/>
              <w:bottom w:val="single" w:sz="4" w:space="0" w:color="auto"/>
              <w:right w:val="single" w:sz="4" w:space="0" w:color="auto"/>
            </w:tcBorders>
            <w:hideMark/>
          </w:tcPr>
          <w:p w14:paraId="1E429DFF" w14:textId="77777777" w:rsidR="002F25D1" w:rsidRDefault="00932588">
            <w:pPr>
              <w:spacing w:before="120"/>
              <w:jc w:val="center"/>
              <w:rPr>
                <w:rFonts w:cstheme="minorHAnsi"/>
                <w:szCs w:val="22"/>
              </w:rPr>
            </w:pPr>
            <w:r>
              <w:rPr>
                <w:rFonts w:cstheme="minorHAnsi"/>
                <w:szCs w:val="22"/>
              </w:rPr>
              <w:t>3</w:t>
            </w:r>
          </w:p>
        </w:tc>
        <w:tc>
          <w:tcPr>
            <w:tcW w:w="1742" w:type="dxa"/>
            <w:tcBorders>
              <w:top w:val="single" w:sz="4" w:space="0" w:color="auto"/>
              <w:left w:val="single" w:sz="4" w:space="0" w:color="auto"/>
              <w:bottom w:val="single" w:sz="4" w:space="0" w:color="auto"/>
              <w:right w:val="single" w:sz="4" w:space="0" w:color="auto"/>
            </w:tcBorders>
            <w:vAlign w:val="center"/>
            <w:hideMark/>
          </w:tcPr>
          <w:p w14:paraId="7CB3FDD3" w14:textId="77777777" w:rsidR="002F25D1" w:rsidRDefault="00932588">
            <w:pPr>
              <w:spacing w:after="0" w:line="240" w:lineRule="auto"/>
              <w:rPr>
                <w:rFonts w:cstheme="minorHAnsi"/>
                <w:szCs w:val="22"/>
                <w:lang w:eastAsia="ru-RU"/>
              </w:rPr>
            </w:pPr>
            <w:r>
              <w:rPr>
                <w:rFonts w:cstheme="minorHAnsi"/>
                <w:szCs w:val="22"/>
                <w:lang w:eastAsia="ru-RU"/>
              </w:rPr>
              <w:t>Siemens</w:t>
            </w:r>
          </w:p>
          <w:p w14:paraId="201D7EB7" w14:textId="77777777" w:rsidR="002F25D1" w:rsidRDefault="00932588">
            <w:pPr>
              <w:spacing w:after="0"/>
              <w:rPr>
                <w:rFonts w:cstheme="minorHAnsi"/>
                <w:szCs w:val="22"/>
              </w:rPr>
            </w:pPr>
            <w:r>
              <w:rPr>
                <w:rFonts w:cstheme="minorHAnsi"/>
                <w:szCs w:val="22"/>
                <w:lang w:eastAsia="ru-RU"/>
              </w:rPr>
              <w:t>6ES7515-2AM02-0AB0</w:t>
            </w:r>
          </w:p>
        </w:tc>
        <w:tc>
          <w:tcPr>
            <w:tcW w:w="3744" w:type="dxa"/>
            <w:tcBorders>
              <w:top w:val="single" w:sz="4" w:space="0" w:color="auto"/>
              <w:left w:val="single" w:sz="4" w:space="0" w:color="auto"/>
              <w:bottom w:val="single" w:sz="4" w:space="0" w:color="auto"/>
              <w:right w:val="single" w:sz="4" w:space="0" w:color="auto"/>
            </w:tcBorders>
            <w:vAlign w:val="center"/>
            <w:hideMark/>
          </w:tcPr>
          <w:p w14:paraId="2692FE16" w14:textId="77777777" w:rsidR="002F25D1" w:rsidRDefault="00932588">
            <w:pPr>
              <w:spacing w:after="0"/>
              <w:rPr>
                <w:rFonts w:cstheme="minorHAnsi"/>
                <w:szCs w:val="22"/>
              </w:rPr>
            </w:pPr>
            <w:r>
              <w:rPr>
                <w:rFonts w:cstheme="minorHAnsi"/>
                <w:szCs w:val="22"/>
                <w:lang w:eastAsia="ru-RU"/>
              </w:rPr>
              <w:t>SIMATIC S7-1500, центральный процессор CPU 1515-2 PN</w:t>
            </w:r>
          </w:p>
        </w:tc>
        <w:tc>
          <w:tcPr>
            <w:tcW w:w="837" w:type="dxa"/>
            <w:tcBorders>
              <w:top w:val="single" w:sz="4" w:space="0" w:color="auto"/>
              <w:left w:val="single" w:sz="4" w:space="0" w:color="auto"/>
              <w:bottom w:val="single" w:sz="4" w:space="0" w:color="auto"/>
              <w:right w:val="single" w:sz="4" w:space="0" w:color="auto"/>
            </w:tcBorders>
            <w:hideMark/>
          </w:tcPr>
          <w:p w14:paraId="702A5008" w14:textId="77777777" w:rsidR="002F25D1" w:rsidRDefault="00932588">
            <w:pPr>
              <w:spacing w:before="120"/>
              <w:jc w:val="center"/>
              <w:rPr>
                <w:rFonts w:cstheme="minorHAnsi"/>
                <w:szCs w:val="22"/>
              </w:rPr>
            </w:pPr>
            <w:r>
              <w:rPr>
                <w:rFonts w:cstheme="minorHAnsi"/>
                <w:szCs w:val="22"/>
              </w:rPr>
              <w:t>1</w:t>
            </w:r>
          </w:p>
        </w:tc>
        <w:tc>
          <w:tcPr>
            <w:tcW w:w="836" w:type="dxa"/>
            <w:tcBorders>
              <w:top w:val="single" w:sz="4" w:space="0" w:color="auto"/>
              <w:left w:val="single" w:sz="4" w:space="0" w:color="auto"/>
              <w:bottom w:val="single" w:sz="4" w:space="0" w:color="auto"/>
              <w:right w:val="single" w:sz="4" w:space="0" w:color="auto"/>
            </w:tcBorders>
            <w:hideMark/>
          </w:tcPr>
          <w:p w14:paraId="224D2C08" w14:textId="77777777" w:rsidR="002F25D1" w:rsidRDefault="00932588">
            <w:pPr>
              <w:spacing w:before="120"/>
              <w:jc w:val="center"/>
              <w:rPr>
                <w:rFonts w:cstheme="minorHAnsi"/>
                <w:szCs w:val="22"/>
              </w:rPr>
            </w:pPr>
            <w:r>
              <w:rPr>
                <w:rFonts w:cstheme="minorHAnsi"/>
                <w:szCs w:val="22"/>
              </w:rPr>
              <w:t>1</w:t>
            </w:r>
          </w:p>
        </w:tc>
        <w:tc>
          <w:tcPr>
            <w:tcW w:w="799" w:type="dxa"/>
            <w:tcBorders>
              <w:top w:val="single" w:sz="4" w:space="0" w:color="auto"/>
              <w:left w:val="single" w:sz="4" w:space="0" w:color="auto"/>
              <w:bottom w:val="single" w:sz="4" w:space="0" w:color="auto"/>
              <w:right w:val="single" w:sz="4" w:space="0" w:color="auto"/>
            </w:tcBorders>
            <w:hideMark/>
          </w:tcPr>
          <w:p w14:paraId="059F02C1" w14:textId="77777777" w:rsidR="002F25D1" w:rsidRDefault="00932588">
            <w:pPr>
              <w:spacing w:before="120"/>
              <w:jc w:val="center"/>
              <w:rPr>
                <w:rFonts w:cstheme="minorHAnsi"/>
                <w:szCs w:val="22"/>
              </w:rPr>
            </w:pPr>
            <w:r>
              <w:rPr>
                <w:rFonts w:cstheme="minorHAnsi"/>
                <w:szCs w:val="22"/>
              </w:rPr>
              <w:t>1</w:t>
            </w:r>
          </w:p>
        </w:tc>
        <w:tc>
          <w:tcPr>
            <w:tcW w:w="863" w:type="dxa"/>
            <w:tcBorders>
              <w:top w:val="single" w:sz="4" w:space="0" w:color="auto"/>
              <w:left w:val="single" w:sz="4" w:space="0" w:color="auto"/>
              <w:bottom w:val="single" w:sz="4" w:space="0" w:color="auto"/>
              <w:right w:val="single" w:sz="4" w:space="0" w:color="auto"/>
            </w:tcBorders>
            <w:hideMark/>
          </w:tcPr>
          <w:p w14:paraId="40396368" w14:textId="77777777" w:rsidR="002F25D1" w:rsidRDefault="00932588">
            <w:pPr>
              <w:spacing w:before="120"/>
              <w:jc w:val="center"/>
              <w:rPr>
                <w:rFonts w:cstheme="minorHAnsi"/>
                <w:szCs w:val="22"/>
              </w:rPr>
            </w:pPr>
            <w:r>
              <w:rPr>
                <w:rFonts w:cstheme="minorHAnsi"/>
                <w:szCs w:val="22"/>
              </w:rPr>
              <w:t>3</w:t>
            </w:r>
          </w:p>
        </w:tc>
      </w:tr>
      <w:tr w:rsidR="009162F4" w14:paraId="0DECE59E" w14:textId="77777777" w:rsidTr="000E6197">
        <w:tc>
          <w:tcPr>
            <w:tcW w:w="530" w:type="dxa"/>
            <w:tcBorders>
              <w:top w:val="single" w:sz="4" w:space="0" w:color="auto"/>
              <w:left w:val="single" w:sz="4" w:space="0" w:color="auto"/>
              <w:bottom w:val="single" w:sz="4" w:space="0" w:color="auto"/>
              <w:right w:val="single" w:sz="4" w:space="0" w:color="auto"/>
            </w:tcBorders>
            <w:hideMark/>
          </w:tcPr>
          <w:p w14:paraId="52B18F1C" w14:textId="77777777" w:rsidR="002F25D1" w:rsidRPr="00C5037F" w:rsidRDefault="00932588">
            <w:pPr>
              <w:spacing w:before="120"/>
              <w:jc w:val="center"/>
              <w:rPr>
                <w:rFonts w:cstheme="minorHAnsi"/>
                <w:szCs w:val="22"/>
              </w:rPr>
            </w:pPr>
            <w:r w:rsidRPr="00C5037F">
              <w:rPr>
                <w:rFonts w:cstheme="minorHAnsi"/>
                <w:szCs w:val="22"/>
              </w:rPr>
              <w:t>4</w:t>
            </w:r>
          </w:p>
        </w:tc>
        <w:tc>
          <w:tcPr>
            <w:tcW w:w="1742" w:type="dxa"/>
            <w:tcBorders>
              <w:top w:val="single" w:sz="4" w:space="0" w:color="auto"/>
              <w:left w:val="single" w:sz="4" w:space="0" w:color="auto"/>
              <w:bottom w:val="single" w:sz="4" w:space="0" w:color="auto"/>
              <w:right w:val="single" w:sz="4" w:space="0" w:color="auto"/>
            </w:tcBorders>
            <w:vAlign w:val="center"/>
            <w:hideMark/>
          </w:tcPr>
          <w:p w14:paraId="00CBFE1E" w14:textId="77777777" w:rsidR="002F25D1" w:rsidRPr="00C5037F" w:rsidRDefault="00932588">
            <w:pPr>
              <w:spacing w:after="0" w:line="240" w:lineRule="auto"/>
              <w:rPr>
                <w:rFonts w:cstheme="minorHAnsi"/>
                <w:szCs w:val="22"/>
                <w:lang w:eastAsia="ru-RU"/>
              </w:rPr>
            </w:pPr>
            <w:r w:rsidRPr="00C5037F">
              <w:rPr>
                <w:rFonts w:cstheme="minorHAnsi"/>
                <w:szCs w:val="22"/>
                <w:lang w:eastAsia="ru-RU"/>
              </w:rPr>
              <w:t>Siemens</w:t>
            </w:r>
          </w:p>
          <w:p w14:paraId="2CE06951" w14:textId="77777777" w:rsidR="002F25D1" w:rsidRPr="00C5037F" w:rsidRDefault="00932588">
            <w:pPr>
              <w:spacing w:after="0"/>
              <w:rPr>
                <w:rFonts w:cstheme="minorHAnsi"/>
                <w:szCs w:val="22"/>
              </w:rPr>
            </w:pPr>
            <w:r w:rsidRPr="00C5037F">
              <w:rPr>
                <w:rFonts w:cstheme="minorHAnsi"/>
                <w:szCs w:val="22"/>
                <w:lang w:eastAsia="ru-RU"/>
              </w:rPr>
              <w:t>6ES7954-8LL03-0AA0</w:t>
            </w:r>
          </w:p>
        </w:tc>
        <w:tc>
          <w:tcPr>
            <w:tcW w:w="3744" w:type="dxa"/>
            <w:tcBorders>
              <w:top w:val="single" w:sz="4" w:space="0" w:color="auto"/>
              <w:left w:val="single" w:sz="4" w:space="0" w:color="auto"/>
              <w:bottom w:val="single" w:sz="4" w:space="0" w:color="auto"/>
              <w:right w:val="single" w:sz="4" w:space="0" w:color="auto"/>
            </w:tcBorders>
            <w:vAlign w:val="center"/>
            <w:hideMark/>
          </w:tcPr>
          <w:p w14:paraId="3835068B" w14:textId="77777777" w:rsidR="002F25D1" w:rsidRPr="00C5037F" w:rsidRDefault="00932588">
            <w:pPr>
              <w:spacing w:after="0"/>
              <w:rPr>
                <w:rFonts w:cstheme="minorHAnsi"/>
                <w:szCs w:val="22"/>
              </w:rPr>
            </w:pPr>
            <w:r w:rsidRPr="00C5037F">
              <w:rPr>
                <w:rFonts w:cstheme="minorHAnsi"/>
                <w:szCs w:val="22"/>
                <w:lang w:eastAsia="ru-RU"/>
              </w:rPr>
              <w:t>SIMATIC S7, карта памяти для S7-1X00 CPU, 3,3 В FLASH, 256 Мбайт</w:t>
            </w:r>
          </w:p>
        </w:tc>
        <w:tc>
          <w:tcPr>
            <w:tcW w:w="837" w:type="dxa"/>
            <w:tcBorders>
              <w:top w:val="single" w:sz="4" w:space="0" w:color="auto"/>
              <w:left w:val="single" w:sz="4" w:space="0" w:color="auto"/>
              <w:bottom w:val="single" w:sz="4" w:space="0" w:color="auto"/>
              <w:right w:val="single" w:sz="4" w:space="0" w:color="auto"/>
            </w:tcBorders>
            <w:hideMark/>
          </w:tcPr>
          <w:p w14:paraId="6548D7BA" w14:textId="77777777" w:rsidR="002F25D1" w:rsidRPr="00C5037F" w:rsidRDefault="00932588">
            <w:pPr>
              <w:spacing w:before="120"/>
              <w:jc w:val="center"/>
              <w:rPr>
                <w:rFonts w:cstheme="minorHAnsi"/>
                <w:szCs w:val="22"/>
              </w:rPr>
            </w:pPr>
            <w:r w:rsidRPr="00C5037F">
              <w:rPr>
                <w:rFonts w:cstheme="minorHAnsi"/>
                <w:szCs w:val="22"/>
              </w:rPr>
              <w:t>1</w:t>
            </w:r>
          </w:p>
        </w:tc>
        <w:tc>
          <w:tcPr>
            <w:tcW w:w="836" w:type="dxa"/>
            <w:tcBorders>
              <w:top w:val="single" w:sz="4" w:space="0" w:color="auto"/>
              <w:left w:val="single" w:sz="4" w:space="0" w:color="auto"/>
              <w:bottom w:val="single" w:sz="4" w:space="0" w:color="auto"/>
              <w:right w:val="single" w:sz="4" w:space="0" w:color="auto"/>
            </w:tcBorders>
            <w:hideMark/>
          </w:tcPr>
          <w:p w14:paraId="3688D8D5" w14:textId="77777777" w:rsidR="002F25D1" w:rsidRPr="00C5037F" w:rsidRDefault="00932588">
            <w:pPr>
              <w:spacing w:before="120"/>
              <w:jc w:val="center"/>
              <w:rPr>
                <w:rFonts w:cstheme="minorHAnsi"/>
                <w:szCs w:val="22"/>
              </w:rPr>
            </w:pPr>
            <w:r w:rsidRPr="00C5037F">
              <w:rPr>
                <w:rFonts w:cstheme="minorHAnsi"/>
                <w:szCs w:val="22"/>
              </w:rPr>
              <w:t>1</w:t>
            </w:r>
          </w:p>
        </w:tc>
        <w:tc>
          <w:tcPr>
            <w:tcW w:w="799" w:type="dxa"/>
            <w:tcBorders>
              <w:top w:val="single" w:sz="4" w:space="0" w:color="auto"/>
              <w:left w:val="single" w:sz="4" w:space="0" w:color="auto"/>
              <w:bottom w:val="single" w:sz="4" w:space="0" w:color="auto"/>
              <w:right w:val="single" w:sz="4" w:space="0" w:color="auto"/>
            </w:tcBorders>
            <w:hideMark/>
          </w:tcPr>
          <w:p w14:paraId="3AF32A30" w14:textId="77777777" w:rsidR="002F25D1" w:rsidRPr="00C5037F" w:rsidRDefault="00932588">
            <w:pPr>
              <w:spacing w:before="120"/>
              <w:jc w:val="center"/>
              <w:rPr>
                <w:rFonts w:cstheme="minorHAnsi"/>
                <w:szCs w:val="22"/>
              </w:rPr>
            </w:pPr>
            <w:r w:rsidRPr="00C5037F">
              <w:rPr>
                <w:rFonts w:cstheme="minorHAnsi"/>
                <w:szCs w:val="22"/>
              </w:rPr>
              <w:t>1</w:t>
            </w:r>
          </w:p>
        </w:tc>
        <w:tc>
          <w:tcPr>
            <w:tcW w:w="863" w:type="dxa"/>
            <w:tcBorders>
              <w:top w:val="single" w:sz="4" w:space="0" w:color="auto"/>
              <w:left w:val="single" w:sz="4" w:space="0" w:color="auto"/>
              <w:bottom w:val="single" w:sz="4" w:space="0" w:color="auto"/>
              <w:right w:val="single" w:sz="4" w:space="0" w:color="auto"/>
            </w:tcBorders>
            <w:hideMark/>
          </w:tcPr>
          <w:p w14:paraId="1DA63FDE" w14:textId="77777777" w:rsidR="002F25D1" w:rsidRPr="00C5037F" w:rsidRDefault="00932588">
            <w:pPr>
              <w:spacing w:before="120"/>
              <w:jc w:val="center"/>
              <w:rPr>
                <w:rFonts w:cstheme="minorHAnsi"/>
                <w:szCs w:val="22"/>
              </w:rPr>
            </w:pPr>
            <w:r w:rsidRPr="00C5037F">
              <w:rPr>
                <w:rFonts w:cstheme="minorHAnsi"/>
                <w:szCs w:val="22"/>
              </w:rPr>
              <w:t>3</w:t>
            </w:r>
          </w:p>
        </w:tc>
      </w:tr>
      <w:tr w:rsidR="009162F4" w14:paraId="69D13F3E" w14:textId="77777777" w:rsidTr="000E6197">
        <w:tc>
          <w:tcPr>
            <w:tcW w:w="530" w:type="dxa"/>
            <w:tcBorders>
              <w:top w:val="single" w:sz="4" w:space="0" w:color="auto"/>
              <w:left w:val="single" w:sz="4" w:space="0" w:color="auto"/>
              <w:bottom w:val="single" w:sz="4" w:space="0" w:color="auto"/>
              <w:right w:val="single" w:sz="4" w:space="0" w:color="auto"/>
            </w:tcBorders>
            <w:hideMark/>
          </w:tcPr>
          <w:p w14:paraId="54319A31" w14:textId="77777777" w:rsidR="002F25D1" w:rsidRPr="00C5037F" w:rsidRDefault="00932588">
            <w:pPr>
              <w:spacing w:before="120"/>
              <w:jc w:val="center"/>
              <w:rPr>
                <w:rFonts w:cstheme="minorHAnsi"/>
                <w:szCs w:val="22"/>
              </w:rPr>
            </w:pPr>
            <w:r w:rsidRPr="00C5037F">
              <w:rPr>
                <w:rFonts w:cstheme="minorHAnsi"/>
                <w:szCs w:val="22"/>
              </w:rPr>
              <w:t>5</w:t>
            </w:r>
          </w:p>
        </w:tc>
        <w:tc>
          <w:tcPr>
            <w:tcW w:w="1742" w:type="dxa"/>
            <w:tcBorders>
              <w:top w:val="single" w:sz="4" w:space="0" w:color="auto"/>
              <w:left w:val="single" w:sz="4" w:space="0" w:color="auto"/>
              <w:bottom w:val="single" w:sz="4" w:space="0" w:color="auto"/>
              <w:right w:val="single" w:sz="4" w:space="0" w:color="auto"/>
            </w:tcBorders>
            <w:vAlign w:val="center"/>
            <w:hideMark/>
          </w:tcPr>
          <w:p w14:paraId="0DF521B2" w14:textId="77777777" w:rsidR="002F25D1" w:rsidRPr="00C5037F" w:rsidRDefault="00932588">
            <w:pPr>
              <w:spacing w:after="0" w:line="240" w:lineRule="auto"/>
              <w:rPr>
                <w:rFonts w:cstheme="minorHAnsi"/>
                <w:szCs w:val="22"/>
                <w:lang w:eastAsia="ru-RU"/>
              </w:rPr>
            </w:pPr>
            <w:r w:rsidRPr="00C5037F">
              <w:rPr>
                <w:rFonts w:cstheme="minorHAnsi"/>
                <w:szCs w:val="22"/>
                <w:lang w:eastAsia="ru-RU"/>
              </w:rPr>
              <w:t>Siemens</w:t>
            </w:r>
            <w:r w:rsidRPr="00C5037F">
              <w:rPr>
                <w:rFonts w:cstheme="minorHAnsi"/>
                <w:szCs w:val="22"/>
                <w:lang w:eastAsia="ru-RU"/>
              </w:rPr>
              <w:br/>
              <w:t>6ES7521-1BL00-0AB0</w:t>
            </w:r>
          </w:p>
        </w:tc>
        <w:tc>
          <w:tcPr>
            <w:tcW w:w="3744" w:type="dxa"/>
            <w:tcBorders>
              <w:top w:val="single" w:sz="4" w:space="0" w:color="auto"/>
              <w:left w:val="single" w:sz="4" w:space="0" w:color="auto"/>
              <w:bottom w:val="single" w:sz="4" w:space="0" w:color="auto"/>
              <w:right w:val="single" w:sz="4" w:space="0" w:color="auto"/>
            </w:tcBorders>
            <w:vAlign w:val="center"/>
            <w:hideMark/>
          </w:tcPr>
          <w:p w14:paraId="101A5F9E" w14:textId="77777777" w:rsidR="002F25D1" w:rsidRPr="00C5037F" w:rsidRDefault="00932588">
            <w:pPr>
              <w:spacing w:after="0"/>
              <w:rPr>
                <w:rFonts w:cstheme="minorHAnsi"/>
                <w:szCs w:val="22"/>
                <w:lang w:eastAsia="ru-RU"/>
              </w:rPr>
            </w:pPr>
            <w:r w:rsidRPr="00C5037F">
              <w:rPr>
                <w:rFonts w:cstheme="minorHAnsi"/>
                <w:color w:val="000000"/>
                <w:szCs w:val="22"/>
                <w:shd w:val="clear" w:color="auto" w:fill="FFFFFF"/>
              </w:rPr>
              <w:t>SIMATIC S7-1500, МОДУЛЬ ДИСКРЕТНЫХ ВХОДОВ DI32 X DC24V, 32 КАНАЛА</w:t>
            </w:r>
          </w:p>
        </w:tc>
        <w:tc>
          <w:tcPr>
            <w:tcW w:w="837" w:type="dxa"/>
            <w:tcBorders>
              <w:top w:val="single" w:sz="4" w:space="0" w:color="auto"/>
              <w:left w:val="single" w:sz="4" w:space="0" w:color="auto"/>
              <w:bottom w:val="single" w:sz="4" w:space="0" w:color="auto"/>
              <w:right w:val="single" w:sz="4" w:space="0" w:color="auto"/>
            </w:tcBorders>
            <w:hideMark/>
          </w:tcPr>
          <w:p w14:paraId="5ED2DB7B" w14:textId="77777777" w:rsidR="002F25D1" w:rsidRPr="00C5037F" w:rsidRDefault="00932588">
            <w:pPr>
              <w:spacing w:before="120"/>
              <w:jc w:val="center"/>
              <w:rPr>
                <w:rFonts w:cstheme="minorHAnsi"/>
                <w:szCs w:val="22"/>
              </w:rPr>
            </w:pPr>
            <w:r w:rsidRPr="00C5037F">
              <w:rPr>
                <w:rFonts w:cstheme="minorHAnsi"/>
                <w:szCs w:val="22"/>
              </w:rPr>
              <w:t>1</w:t>
            </w:r>
          </w:p>
        </w:tc>
        <w:tc>
          <w:tcPr>
            <w:tcW w:w="836" w:type="dxa"/>
            <w:tcBorders>
              <w:top w:val="single" w:sz="4" w:space="0" w:color="auto"/>
              <w:left w:val="single" w:sz="4" w:space="0" w:color="auto"/>
              <w:bottom w:val="single" w:sz="4" w:space="0" w:color="auto"/>
              <w:right w:val="single" w:sz="4" w:space="0" w:color="auto"/>
            </w:tcBorders>
            <w:hideMark/>
          </w:tcPr>
          <w:p w14:paraId="5A3AE888" w14:textId="77777777" w:rsidR="002F25D1" w:rsidRPr="00C5037F" w:rsidRDefault="00932588">
            <w:pPr>
              <w:spacing w:before="120"/>
              <w:jc w:val="center"/>
              <w:rPr>
                <w:rFonts w:cstheme="minorHAnsi"/>
                <w:szCs w:val="22"/>
              </w:rPr>
            </w:pPr>
            <w:r w:rsidRPr="00C5037F">
              <w:rPr>
                <w:rFonts w:cstheme="minorHAnsi"/>
                <w:szCs w:val="22"/>
              </w:rPr>
              <w:t>1</w:t>
            </w:r>
          </w:p>
        </w:tc>
        <w:tc>
          <w:tcPr>
            <w:tcW w:w="799" w:type="dxa"/>
            <w:tcBorders>
              <w:top w:val="single" w:sz="4" w:space="0" w:color="auto"/>
              <w:left w:val="single" w:sz="4" w:space="0" w:color="auto"/>
              <w:bottom w:val="single" w:sz="4" w:space="0" w:color="auto"/>
              <w:right w:val="single" w:sz="4" w:space="0" w:color="auto"/>
            </w:tcBorders>
            <w:hideMark/>
          </w:tcPr>
          <w:p w14:paraId="20F783FF" w14:textId="77777777" w:rsidR="002F25D1" w:rsidRPr="00C5037F" w:rsidRDefault="00932588">
            <w:pPr>
              <w:spacing w:before="120"/>
              <w:jc w:val="center"/>
              <w:rPr>
                <w:rFonts w:cstheme="minorHAnsi"/>
                <w:szCs w:val="22"/>
              </w:rPr>
            </w:pPr>
            <w:r w:rsidRPr="00C5037F">
              <w:rPr>
                <w:rFonts w:cstheme="minorHAnsi"/>
                <w:szCs w:val="22"/>
              </w:rPr>
              <w:t>1</w:t>
            </w:r>
          </w:p>
        </w:tc>
        <w:tc>
          <w:tcPr>
            <w:tcW w:w="863" w:type="dxa"/>
            <w:tcBorders>
              <w:top w:val="single" w:sz="4" w:space="0" w:color="auto"/>
              <w:left w:val="single" w:sz="4" w:space="0" w:color="auto"/>
              <w:bottom w:val="single" w:sz="4" w:space="0" w:color="auto"/>
              <w:right w:val="single" w:sz="4" w:space="0" w:color="auto"/>
            </w:tcBorders>
            <w:hideMark/>
          </w:tcPr>
          <w:p w14:paraId="528F9844" w14:textId="77777777" w:rsidR="002F25D1" w:rsidRPr="00C5037F" w:rsidRDefault="00932588">
            <w:pPr>
              <w:spacing w:before="120"/>
              <w:jc w:val="center"/>
              <w:rPr>
                <w:rFonts w:cstheme="minorHAnsi"/>
                <w:szCs w:val="22"/>
              </w:rPr>
            </w:pPr>
            <w:r w:rsidRPr="00C5037F">
              <w:rPr>
                <w:rFonts w:cstheme="minorHAnsi"/>
                <w:szCs w:val="22"/>
              </w:rPr>
              <w:t>3</w:t>
            </w:r>
          </w:p>
        </w:tc>
      </w:tr>
    </w:tbl>
    <w:p w14:paraId="1B7425DC" w14:textId="3C351694" w:rsidR="00E45944" w:rsidRPr="00C80A28" w:rsidRDefault="000E6197" w:rsidP="002F25D1">
      <w:pPr>
        <w:spacing w:before="240"/>
      </w:pPr>
      <w:r w:rsidRPr="00C80A28">
        <w:rPr>
          <w:rPrChange w:id="839" w:author="Николай Богомолов" w:date="2022-09-09T16:10:00Z">
            <w:rPr>
              <w:highlight w:val="cyan"/>
            </w:rPr>
          </w:rPrChange>
        </w:rPr>
        <w:t xml:space="preserve">Требования </w:t>
      </w:r>
      <w:r w:rsidRPr="00C80A28">
        <w:t>к преобразователям интерфейсов для связи с весовыми терминалами УЗГМ представлены в</w:t>
      </w:r>
      <w:r w:rsidRPr="00C80A28">
        <w:rPr>
          <w:lang w:val="en-US"/>
        </w:rPr>
        <w:t> </w:t>
      </w:r>
      <w:r w:rsidRPr="00C80A28">
        <w:t>Таблице </w:t>
      </w:r>
      <w:r w:rsidR="00066BDF" w:rsidRPr="00C80A28">
        <w:t>6</w:t>
      </w:r>
      <w:r w:rsidRPr="00C80A28">
        <w:t xml:space="preserve">. </w:t>
      </w:r>
    </w:p>
    <w:p w14:paraId="51DD37D2" w14:textId="0AF37B90" w:rsidR="007E602E" w:rsidRPr="00C80A28" w:rsidRDefault="00932588" w:rsidP="002F25D1">
      <w:pPr>
        <w:spacing w:after="0"/>
        <w:jc w:val="right"/>
        <w:rPr>
          <w:i/>
          <w:iCs/>
        </w:rPr>
      </w:pPr>
      <w:r w:rsidRPr="00C80A28">
        <w:rPr>
          <w:i/>
          <w:iCs/>
        </w:rPr>
        <w:t xml:space="preserve">Таблица </w:t>
      </w:r>
      <w:r w:rsidR="00066BDF" w:rsidRPr="00C80A28">
        <w:rPr>
          <w:i/>
          <w:iCs/>
        </w:rPr>
        <w:t>6</w:t>
      </w:r>
      <w:r w:rsidRPr="00C80A28">
        <w:rPr>
          <w:i/>
          <w:iCs/>
        </w:rPr>
        <w:t>. Список преобразователей интерфейсов для связи с весовыми терминалами УЗГМ.</w:t>
      </w:r>
    </w:p>
    <w:tbl>
      <w:tblPr>
        <w:tblW w:w="9351" w:type="dxa"/>
        <w:tblLayout w:type="fixed"/>
        <w:tblLook w:val="04A0" w:firstRow="1" w:lastRow="0" w:firstColumn="1" w:lastColumn="0" w:noHBand="0" w:noVBand="1"/>
      </w:tblPr>
      <w:tblGrid>
        <w:gridCol w:w="562"/>
        <w:gridCol w:w="2127"/>
        <w:gridCol w:w="5811"/>
        <w:gridCol w:w="851"/>
      </w:tblGrid>
      <w:tr w:rsidR="009162F4" w:rsidRPr="00C80A28" w14:paraId="522666BD" w14:textId="77777777" w:rsidTr="004159E0">
        <w:trPr>
          <w:trHeight w:val="461"/>
        </w:trPr>
        <w:tc>
          <w:tcPr>
            <w:tcW w:w="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B35765" w14:textId="77777777" w:rsidR="00475A07" w:rsidRPr="00C80A28" w:rsidRDefault="00932588" w:rsidP="004159E0">
            <w:pPr>
              <w:spacing w:after="0" w:line="240" w:lineRule="auto"/>
              <w:jc w:val="center"/>
              <w:rPr>
                <w:rFonts w:ascii="Arial" w:hAnsi="Arial" w:cs="Arial"/>
                <w:sz w:val="18"/>
                <w:szCs w:val="18"/>
                <w:lang w:eastAsia="ru-RU"/>
              </w:rPr>
            </w:pPr>
            <w:r w:rsidRPr="00C80A28">
              <w:rPr>
                <w:rFonts w:ascii="Arial" w:hAnsi="Arial" w:cs="Arial"/>
                <w:sz w:val="18"/>
                <w:szCs w:val="18"/>
                <w:lang w:eastAsia="ru-RU"/>
              </w:rPr>
              <w:t>№</w:t>
            </w:r>
            <w:r w:rsidRPr="00C80A28">
              <w:rPr>
                <w:rFonts w:ascii="Arial" w:hAnsi="Arial" w:cs="Arial"/>
                <w:sz w:val="18"/>
                <w:szCs w:val="18"/>
                <w:lang w:eastAsia="ru-RU"/>
              </w:rPr>
              <w:br/>
              <w:t>п/п</w:t>
            </w:r>
          </w:p>
        </w:tc>
        <w:tc>
          <w:tcPr>
            <w:tcW w:w="2127" w:type="dxa"/>
            <w:tcBorders>
              <w:top w:val="single" w:sz="4" w:space="0" w:color="auto"/>
              <w:left w:val="nil"/>
              <w:bottom w:val="single" w:sz="4" w:space="0" w:color="auto"/>
              <w:right w:val="single" w:sz="4" w:space="0" w:color="auto"/>
            </w:tcBorders>
            <w:shd w:val="clear" w:color="000000" w:fill="FFFFFF"/>
            <w:vAlign w:val="center"/>
            <w:hideMark/>
          </w:tcPr>
          <w:p w14:paraId="312C8AF2" w14:textId="77777777" w:rsidR="00475A07" w:rsidRPr="00C80A28" w:rsidRDefault="00932588" w:rsidP="004159E0">
            <w:pPr>
              <w:spacing w:after="0" w:line="240" w:lineRule="auto"/>
              <w:jc w:val="center"/>
              <w:rPr>
                <w:rFonts w:ascii="Arial" w:hAnsi="Arial" w:cs="Arial"/>
                <w:sz w:val="18"/>
                <w:szCs w:val="18"/>
                <w:lang w:eastAsia="ru-RU"/>
              </w:rPr>
            </w:pPr>
            <w:r w:rsidRPr="00C80A28">
              <w:rPr>
                <w:rFonts w:ascii="Arial" w:hAnsi="Arial" w:cs="Arial"/>
                <w:sz w:val="18"/>
                <w:szCs w:val="18"/>
                <w:lang w:eastAsia="ru-RU"/>
              </w:rPr>
              <w:t>Производитель</w:t>
            </w:r>
          </w:p>
          <w:p w14:paraId="14DB23CF" w14:textId="77777777" w:rsidR="00475A07" w:rsidRPr="00C80A28" w:rsidRDefault="00932588" w:rsidP="004159E0">
            <w:pPr>
              <w:spacing w:after="0" w:line="240" w:lineRule="auto"/>
              <w:jc w:val="center"/>
              <w:rPr>
                <w:rFonts w:ascii="Arial" w:hAnsi="Arial" w:cs="Arial"/>
                <w:sz w:val="18"/>
                <w:szCs w:val="18"/>
                <w:lang w:eastAsia="ru-RU"/>
              </w:rPr>
            </w:pPr>
            <w:r w:rsidRPr="00C80A28">
              <w:rPr>
                <w:rFonts w:ascii="Arial" w:hAnsi="Arial" w:cs="Arial"/>
                <w:sz w:val="18"/>
                <w:szCs w:val="18"/>
                <w:lang w:eastAsia="ru-RU"/>
              </w:rPr>
              <w:t>Заказной номер</w:t>
            </w:r>
          </w:p>
        </w:tc>
        <w:tc>
          <w:tcPr>
            <w:tcW w:w="5811" w:type="dxa"/>
            <w:tcBorders>
              <w:top w:val="single" w:sz="4" w:space="0" w:color="auto"/>
              <w:left w:val="nil"/>
              <w:bottom w:val="single" w:sz="4" w:space="0" w:color="auto"/>
              <w:right w:val="single" w:sz="4" w:space="0" w:color="auto"/>
            </w:tcBorders>
            <w:shd w:val="clear" w:color="000000" w:fill="FFFFFF"/>
            <w:vAlign w:val="center"/>
            <w:hideMark/>
          </w:tcPr>
          <w:p w14:paraId="35F97106" w14:textId="77777777" w:rsidR="00475A07" w:rsidRPr="00C80A28" w:rsidRDefault="00932588" w:rsidP="004159E0">
            <w:pPr>
              <w:spacing w:after="0" w:line="240" w:lineRule="auto"/>
              <w:jc w:val="center"/>
              <w:rPr>
                <w:rFonts w:ascii="Arial" w:hAnsi="Arial" w:cs="Arial"/>
                <w:sz w:val="18"/>
                <w:szCs w:val="18"/>
                <w:lang w:eastAsia="ru-RU"/>
              </w:rPr>
            </w:pPr>
            <w:r w:rsidRPr="00C80A28">
              <w:rPr>
                <w:rFonts w:ascii="Arial" w:hAnsi="Arial" w:cs="Arial"/>
                <w:sz w:val="18"/>
                <w:szCs w:val="18"/>
                <w:lang w:eastAsia="ru-RU"/>
              </w:rPr>
              <w:t>Наименование</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14:paraId="3D71CF31" w14:textId="77777777" w:rsidR="00475A07" w:rsidRPr="00C80A28" w:rsidRDefault="00932588" w:rsidP="004159E0">
            <w:pPr>
              <w:spacing w:after="0" w:line="240" w:lineRule="auto"/>
              <w:jc w:val="center"/>
              <w:rPr>
                <w:rFonts w:ascii="Arial" w:hAnsi="Arial" w:cs="Arial"/>
                <w:sz w:val="18"/>
                <w:szCs w:val="18"/>
                <w:lang w:eastAsia="ru-RU"/>
              </w:rPr>
            </w:pPr>
            <w:r w:rsidRPr="00C80A28">
              <w:rPr>
                <w:rFonts w:ascii="Arial" w:hAnsi="Arial" w:cs="Arial"/>
                <w:sz w:val="18"/>
                <w:szCs w:val="18"/>
                <w:lang w:eastAsia="ru-RU"/>
              </w:rPr>
              <w:t>Общее</w:t>
            </w:r>
            <w:r w:rsidRPr="00C80A28">
              <w:rPr>
                <w:rFonts w:ascii="Arial" w:hAnsi="Arial" w:cs="Arial"/>
                <w:sz w:val="18"/>
                <w:szCs w:val="18"/>
                <w:lang w:eastAsia="ru-RU"/>
              </w:rPr>
              <w:br/>
              <w:t>кол-во</w:t>
            </w:r>
          </w:p>
        </w:tc>
      </w:tr>
      <w:tr w:rsidR="009162F4" w:rsidRPr="00C80A28" w14:paraId="52D40075" w14:textId="77777777" w:rsidTr="004159E0">
        <w:trPr>
          <w:trHeight w:val="288"/>
        </w:trPr>
        <w:tc>
          <w:tcPr>
            <w:tcW w:w="562" w:type="dxa"/>
            <w:tcBorders>
              <w:top w:val="nil"/>
              <w:left w:val="single" w:sz="4" w:space="0" w:color="auto"/>
              <w:bottom w:val="single" w:sz="4" w:space="0" w:color="auto"/>
              <w:right w:val="single" w:sz="4" w:space="0" w:color="auto"/>
            </w:tcBorders>
            <w:shd w:val="clear" w:color="000000" w:fill="FFFFFF"/>
            <w:noWrap/>
            <w:vAlign w:val="center"/>
            <w:hideMark/>
          </w:tcPr>
          <w:p w14:paraId="264035A1" w14:textId="77777777" w:rsidR="00475A07" w:rsidRPr="00C80A28" w:rsidRDefault="00932588" w:rsidP="004159E0">
            <w:pPr>
              <w:spacing w:after="0" w:line="240" w:lineRule="auto"/>
              <w:jc w:val="center"/>
              <w:rPr>
                <w:rFonts w:ascii="Arial" w:hAnsi="Arial" w:cs="Arial"/>
                <w:sz w:val="18"/>
                <w:szCs w:val="18"/>
                <w:lang w:eastAsia="ru-RU"/>
              </w:rPr>
            </w:pPr>
            <w:r w:rsidRPr="00C80A28">
              <w:rPr>
                <w:rFonts w:ascii="Arial" w:hAnsi="Arial" w:cs="Arial"/>
                <w:sz w:val="18"/>
                <w:szCs w:val="18"/>
                <w:lang w:eastAsia="ru-RU"/>
              </w:rPr>
              <w:t>1</w:t>
            </w:r>
          </w:p>
        </w:tc>
        <w:tc>
          <w:tcPr>
            <w:tcW w:w="2127" w:type="dxa"/>
            <w:tcBorders>
              <w:top w:val="nil"/>
              <w:left w:val="nil"/>
              <w:bottom w:val="single" w:sz="4" w:space="0" w:color="auto"/>
              <w:right w:val="single" w:sz="4" w:space="0" w:color="auto"/>
            </w:tcBorders>
            <w:shd w:val="clear" w:color="000000" w:fill="FFFFFF"/>
            <w:noWrap/>
            <w:vAlign w:val="center"/>
            <w:hideMark/>
          </w:tcPr>
          <w:p w14:paraId="08563A95" w14:textId="77777777" w:rsidR="00475A07" w:rsidRPr="00C80A28" w:rsidRDefault="00932588" w:rsidP="004159E0">
            <w:pPr>
              <w:spacing w:after="0" w:line="240" w:lineRule="auto"/>
              <w:rPr>
                <w:rFonts w:cstheme="minorHAnsi"/>
                <w:szCs w:val="22"/>
                <w:lang w:val="en-US" w:eastAsia="ru-RU"/>
              </w:rPr>
            </w:pPr>
            <w:r w:rsidRPr="00C80A28">
              <w:rPr>
                <w:rFonts w:cstheme="minorHAnsi"/>
                <w:szCs w:val="22"/>
                <w:lang w:val="en-US" w:eastAsia="ru-RU"/>
              </w:rPr>
              <w:t>Moxa</w:t>
            </w:r>
          </w:p>
          <w:p w14:paraId="6F12187A" w14:textId="77777777" w:rsidR="00475A07" w:rsidRPr="00C80A28" w:rsidRDefault="00932588" w:rsidP="004159E0">
            <w:pPr>
              <w:spacing w:after="0" w:line="240" w:lineRule="auto"/>
              <w:rPr>
                <w:rFonts w:cstheme="minorHAnsi"/>
                <w:szCs w:val="22"/>
                <w:lang w:eastAsia="ru-RU"/>
              </w:rPr>
            </w:pPr>
            <w:r w:rsidRPr="00C80A28">
              <w:rPr>
                <w:rFonts w:cstheme="minorHAnsi"/>
                <w:szCs w:val="22"/>
                <w:lang w:eastAsia="ru-RU"/>
              </w:rPr>
              <w:t>Артикул 1160828</w:t>
            </w:r>
          </w:p>
        </w:tc>
        <w:tc>
          <w:tcPr>
            <w:tcW w:w="5811" w:type="dxa"/>
            <w:tcBorders>
              <w:top w:val="nil"/>
              <w:left w:val="nil"/>
              <w:bottom w:val="single" w:sz="4" w:space="0" w:color="auto"/>
              <w:right w:val="single" w:sz="4" w:space="0" w:color="auto"/>
            </w:tcBorders>
            <w:shd w:val="clear" w:color="000000" w:fill="FFFFFF"/>
            <w:noWrap/>
            <w:vAlign w:val="center"/>
            <w:hideMark/>
          </w:tcPr>
          <w:p w14:paraId="244202EC" w14:textId="77777777" w:rsidR="00475A07" w:rsidRPr="00C80A28" w:rsidRDefault="00932588" w:rsidP="004159E0">
            <w:pPr>
              <w:spacing w:after="0" w:line="240" w:lineRule="auto"/>
              <w:rPr>
                <w:rFonts w:cstheme="minorHAnsi"/>
                <w:szCs w:val="22"/>
                <w:lang w:eastAsia="ru-RU"/>
              </w:rPr>
            </w:pPr>
            <w:r w:rsidRPr="00C80A28">
              <w:rPr>
                <w:rFonts w:cstheme="minorHAnsi"/>
                <w:szCs w:val="22"/>
                <w:lang w:eastAsia="ru-RU"/>
              </w:rPr>
              <w:t>ПРЕОБРАЗОВАТЕЛЬ NPORT IA-5150</w:t>
            </w:r>
          </w:p>
        </w:tc>
        <w:tc>
          <w:tcPr>
            <w:tcW w:w="851" w:type="dxa"/>
            <w:tcBorders>
              <w:top w:val="nil"/>
              <w:left w:val="nil"/>
              <w:bottom w:val="single" w:sz="4" w:space="0" w:color="auto"/>
              <w:right w:val="single" w:sz="4" w:space="0" w:color="auto"/>
            </w:tcBorders>
            <w:shd w:val="clear" w:color="000000" w:fill="FFFFFF"/>
            <w:noWrap/>
            <w:vAlign w:val="center"/>
            <w:hideMark/>
          </w:tcPr>
          <w:p w14:paraId="1376E24B" w14:textId="77777777" w:rsidR="00475A07" w:rsidRPr="00C80A28" w:rsidRDefault="00932588" w:rsidP="004159E0">
            <w:pPr>
              <w:spacing w:after="0" w:line="240" w:lineRule="auto"/>
              <w:jc w:val="center"/>
              <w:rPr>
                <w:rFonts w:ascii="Arial" w:hAnsi="Arial" w:cs="Arial"/>
                <w:sz w:val="18"/>
                <w:szCs w:val="18"/>
                <w:lang w:eastAsia="ru-RU"/>
              </w:rPr>
            </w:pPr>
            <w:r w:rsidRPr="00C80A28">
              <w:rPr>
                <w:rFonts w:ascii="Arial" w:hAnsi="Arial" w:cs="Arial"/>
                <w:sz w:val="18"/>
                <w:szCs w:val="18"/>
                <w:lang w:eastAsia="ru-RU"/>
              </w:rPr>
              <w:t>3</w:t>
            </w:r>
          </w:p>
        </w:tc>
      </w:tr>
    </w:tbl>
    <w:p w14:paraId="2A225E99" w14:textId="4A2DD979" w:rsidR="00066221" w:rsidRPr="00C80A28" w:rsidRDefault="00066221" w:rsidP="00066221">
      <w:pPr>
        <w:spacing w:before="240"/>
        <w:rPr>
          <w:rPrChange w:id="840" w:author="Николай Богомолов" w:date="2022-09-09T16:10:00Z">
            <w:rPr>
              <w:highlight w:val="cyan"/>
            </w:rPr>
          </w:rPrChange>
        </w:rPr>
      </w:pPr>
      <w:bookmarkStart w:id="841" w:name="_Toc109637041"/>
      <w:r w:rsidRPr="00C80A28">
        <w:rPr>
          <w:rPrChange w:id="842" w:author="Николай Богомолов" w:date="2022-09-09T16:10:00Z">
            <w:rPr>
              <w:highlight w:val="cyan"/>
            </w:rPr>
          </w:rPrChange>
        </w:rPr>
        <w:t xml:space="preserve">Требования к промышленным программаторам, используемым для наладки и дальнейшего </w:t>
      </w:r>
      <w:r w:rsidR="00087CE6" w:rsidRPr="00C80A28">
        <w:rPr>
          <w:rPrChange w:id="843" w:author="Николай Богомолов" w:date="2022-09-09T16:10:00Z">
            <w:rPr>
              <w:highlight w:val="cyan"/>
            </w:rPr>
          </w:rPrChange>
        </w:rPr>
        <w:t>сопровождения</w:t>
      </w:r>
      <w:r w:rsidRPr="00C80A28">
        <w:rPr>
          <w:rPrChange w:id="844" w:author="Николай Богомолов" w:date="2022-09-09T16:10:00Z">
            <w:rPr>
              <w:highlight w:val="cyan"/>
            </w:rPr>
          </w:rPrChange>
        </w:rPr>
        <w:t xml:space="preserve"> ПО КП, представлены Таблице </w:t>
      </w:r>
      <w:r w:rsidR="00066BDF" w:rsidRPr="00C80A28">
        <w:rPr>
          <w:rPrChange w:id="845" w:author="Николай Богомолов" w:date="2022-09-09T16:10:00Z">
            <w:rPr>
              <w:highlight w:val="cyan"/>
            </w:rPr>
          </w:rPrChange>
        </w:rPr>
        <w:t>7</w:t>
      </w:r>
      <w:r w:rsidRPr="00C80A28">
        <w:rPr>
          <w:rPrChange w:id="846" w:author="Николай Богомолов" w:date="2022-09-09T16:10:00Z">
            <w:rPr>
              <w:highlight w:val="cyan"/>
            </w:rPr>
          </w:rPrChange>
        </w:rPr>
        <w:t xml:space="preserve">. </w:t>
      </w:r>
    </w:p>
    <w:p w14:paraId="0393E21C" w14:textId="2C06E1DC" w:rsidR="00066221" w:rsidRPr="00C80A28" w:rsidRDefault="00066221" w:rsidP="00066221">
      <w:pPr>
        <w:spacing w:after="0"/>
        <w:jc w:val="right"/>
        <w:rPr>
          <w:i/>
          <w:iCs/>
          <w:rPrChange w:id="847" w:author="Николай Богомолов" w:date="2022-09-09T16:10:00Z">
            <w:rPr>
              <w:i/>
              <w:iCs/>
              <w:highlight w:val="cyan"/>
            </w:rPr>
          </w:rPrChange>
        </w:rPr>
      </w:pPr>
      <w:r w:rsidRPr="00C80A28">
        <w:rPr>
          <w:i/>
          <w:iCs/>
          <w:rPrChange w:id="848" w:author="Николай Богомолов" w:date="2022-09-09T16:10:00Z">
            <w:rPr>
              <w:i/>
              <w:iCs/>
              <w:highlight w:val="cyan"/>
            </w:rPr>
          </w:rPrChange>
        </w:rPr>
        <w:t xml:space="preserve">Таблица </w:t>
      </w:r>
      <w:r w:rsidR="00066BDF" w:rsidRPr="00C80A28">
        <w:rPr>
          <w:i/>
          <w:iCs/>
          <w:rPrChange w:id="849" w:author="Николай Богомолов" w:date="2022-09-09T16:10:00Z">
            <w:rPr>
              <w:i/>
              <w:iCs/>
              <w:highlight w:val="cyan"/>
            </w:rPr>
          </w:rPrChange>
        </w:rPr>
        <w:t>7</w:t>
      </w:r>
      <w:r w:rsidRPr="00C80A28">
        <w:rPr>
          <w:i/>
          <w:iCs/>
          <w:rPrChange w:id="850" w:author="Николай Богомолов" w:date="2022-09-09T16:10:00Z">
            <w:rPr>
              <w:i/>
              <w:iCs/>
              <w:highlight w:val="cyan"/>
            </w:rPr>
          </w:rPrChange>
        </w:rPr>
        <w:t xml:space="preserve">. Список </w:t>
      </w:r>
      <w:r w:rsidR="00087CE6" w:rsidRPr="00C80A28">
        <w:rPr>
          <w:i/>
          <w:iCs/>
          <w:rPrChange w:id="851" w:author="Николай Богомолов" w:date="2022-09-09T16:10:00Z">
            <w:rPr>
              <w:i/>
              <w:iCs/>
              <w:highlight w:val="cyan"/>
            </w:rPr>
          </w:rPrChange>
        </w:rPr>
        <w:t>программаторов для наладки и сопровождения.</w:t>
      </w:r>
    </w:p>
    <w:tbl>
      <w:tblPr>
        <w:tblW w:w="9351" w:type="dxa"/>
        <w:tblLayout w:type="fixed"/>
        <w:tblLook w:val="04A0" w:firstRow="1" w:lastRow="0" w:firstColumn="1" w:lastColumn="0" w:noHBand="0" w:noVBand="1"/>
      </w:tblPr>
      <w:tblGrid>
        <w:gridCol w:w="562"/>
        <w:gridCol w:w="2127"/>
        <w:gridCol w:w="5811"/>
        <w:gridCol w:w="851"/>
      </w:tblGrid>
      <w:tr w:rsidR="00066221" w:rsidRPr="00C80A28" w14:paraId="060BA079" w14:textId="77777777" w:rsidTr="00C974E9">
        <w:trPr>
          <w:trHeight w:val="461"/>
        </w:trPr>
        <w:tc>
          <w:tcPr>
            <w:tcW w:w="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560D6F" w14:textId="77777777" w:rsidR="00066221" w:rsidRPr="00C80A28" w:rsidRDefault="00066221" w:rsidP="00C974E9">
            <w:pPr>
              <w:spacing w:after="0" w:line="240" w:lineRule="auto"/>
              <w:jc w:val="center"/>
              <w:rPr>
                <w:rFonts w:ascii="Arial" w:hAnsi="Arial" w:cs="Arial"/>
                <w:sz w:val="18"/>
                <w:szCs w:val="18"/>
                <w:lang w:eastAsia="ru-RU"/>
                <w:rPrChange w:id="852" w:author="Николай Богомолов" w:date="2022-09-09T16:10:00Z">
                  <w:rPr>
                    <w:rFonts w:ascii="Arial" w:hAnsi="Arial" w:cs="Arial"/>
                    <w:sz w:val="18"/>
                    <w:szCs w:val="18"/>
                    <w:highlight w:val="cyan"/>
                    <w:lang w:eastAsia="ru-RU"/>
                  </w:rPr>
                </w:rPrChange>
              </w:rPr>
            </w:pPr>
            <w:r w:rsidRPr="00C80A28">
              <w:rPr>
                <w:rFonts w:ascii="Arial" w:hAnsi="Arial" w:cs="Arial"/>
                <w:sz w:val="18"/>
                <w:szCs w:val="18"/>
                <w:lang w:eastAsia="ru-RU"/>
                <w:rPrChange w:id="853" w:author="Николай Богомолов" w:date="2022-09-09T16:10:00Z">
                  <w:rPr>
                    <w:rFonts w:ascii="Arial" w:hAnsi="Arial" w:cs="Arial"/>
                    <w:sz w:val="18"/>
                    <w:szCs w:val="18"/>
                    <w:highlight w:val="cyan"/>
                    <w:lang w:eastAsia="ru-RU"/>
                  </w:rPr>
                </w:rPrChange>
              </w:rPr>
              <w:t>№</w:t>
            </w:r>
            <w:r w:rsidRPr="00C80A28">
              <w:rPr>
                <w:rFonts w:ascii="Arial" w:hAnsi="Arial" w:cs="Arial"/>
                <w:sz w:val="18"/>
                <w:szCs w:val="18"/>
                <w:lang w:eastAsia="ru-RU"/>
                <w:rPrChange w:id="854" w:author="Николай Богомолов" w:date="2022-09-09T16:10:00Z">
                  <w:rPr>
                    <w:rFonts w:ascii="Arial" w:hAnsi="Arial" w:cs="Arial"/>
                    <w:sz w:val="18"/>
                    <w:szCs w:val="18"/>
                    <w:highlight w:val="cyan"/>
                    <w:lang w:eastAsia="ru-RU"/>
                  </w:rPr>
                </w:rPrChange>
              </w:rPr>
              <w:br/>
              <w:t>п/п</w:t>
            </w:r>
          </w:p>
        </w:tc>
        <w:tc>
          <w:tcPr>
            <w:tcW w:w="2127" w:type="dxa"/>
            <w:tcBorders>
              <w:top w:val="single" w:sz="4" w:space="0" w:color="auto"/>
              <w:left w:val="nil"/>
              <w:bottom w:val="single" w:sz="4" w:space="0" w:color="auto"/>
              <w:right w:val="single" w:sz="4" w:space="0" w:color="auto"/>
            </w:tcBorders>
            <w:shd w:val="clear" w:color="000000" w:fill="FFFFFF"/>
            <w:vAlign w:val="center"/>
            <w:hideMark/>
          </w:tcPr>
          <w:p w14:paraId="0F4E3D2F" w14:textId="77777777" w:rsidR="00066221" w:rsidRPr="00C80A28" w:rsidRDefault="00066221" w:rsidP="00C974E9">
            <w:pPr>
              <w:spacing w:after="0" w:line="240" w:lineRule="auto"/>
              <w:jc w:val="center"/>
              <w:rPr>
                <w:rFonts w:ascii="Arial" w:hAnsi="Arial" w:cs="Arial"/>
                <w:sz w:val="18"/>
                <w:szCs w:val="18"/>
                <w:lang w:eastAsia="ru-RU"/>
                <w:rPrChange w:id="855" w:author="Николай Богомолов" w:date="2022-09-09T16:10:00Z">
                  <w:rPr>
                    <w:rFonts w:ascii="Arial" w:hAnsi="Arial" w:cs="Arial"/>
                    <w:sz w:val="18"/>
                    <w:szCs w:val="18"/>
                    <w:highlight w:val="cyan"/>
                    <w:lang w:eastAsia="ru-RU"/>
                  </w:rPr>
                </w:rPrChange>
              </w:rPr>
            </w:pPr>
            <w:r w:rsidRPr="00C80A28">
              <w:rPr>
                <w:rFonts w:ascii="Arial" w:hAnsi="Arial" w:cs="Arial"/>
                <w:sz w:val="18"/>
                <w:szCs w:val="18"/>
                <w:lang w:eastAsia="ru-RU"/>
                <w:rPrChange w:id="856" w:author="Николай Богомолов" w:date="2022-09-09T16:10:00Z">
                  <w:rPr>
                    <w:rFonts w:ascii="Arial" w:hAnsi="Arial" w:cs="Arial"/>
                    <w:sz w:val="18"/>
                    <w:szCs w:val="18"/>
                    <w:highlight w:val="cyan"/>
                    <w:lang w:eastAsia="ru-RU"/>
                  </w:rPr>
                </w:rPrChange>
              </w:rPr>
              <w:t>Производитель</w:t>
            </w:r>
          </w:p>
          <w:p w14:paraId="478DF017" w14:textId="77777777" w:rsidR="00066221" w:rsidRPr="00C80A28" w:rsidRDefault="00066221" w:rsidP="00C974E9">
            <w:pPr>
              <w:spacing w:after="0" w:line="240" w:lineRule="auto"/>
              <w:jc w:val="center"/>
              <w:rPr>
                <w:rFonts w:ascii="Arial" w:hAnsi="Arial" w:cs="Arial"/>
                <w:sz w:val="18"/>
                <w:szCs w:val="18"/>
                <w:lang w:eastAsia="ru-RU"/>
                <w:rPrChange w:id="857" w:author="Николай Богомолов" w:date="2022-09-09T16:10:00Z">
                  <w:rPr>
                    <w:rFonts w:ascii="Arial" w:hAnsi="Arial" w:cs="Arial"/>
                    <w:sz w:val="18"/>
                    <w:szCs w:val="18"/>
                    <w:highlight w:val="cyan"/>
                    <w:lang w:eastAsia="ru-RU"/>
                  </w:rPr>
                </w:rPrChange>
              </w:rPr>
            </w:pPr>
            <w:r w:rsidRPr="00C80A28">
              <w:rPr>
                <w:rFonts w:ascii="Arial" w:hAnsi="Arial" w:cs="Arial"/>
                <w:sz w:val="18"/>
                <w:szCs w:val="18"/>
                <w:lang w:eastAsia="ru-RU"/>
                <w:rPrChange w:id="858" w:author="Николай Богомолов" w:date="2022-09-09T16:10:00Z">
                  <w:rPr>
                    <w:rFonts w:ascii="Arial" w:hAnsi="Arial" w:cs="Arial"/>
                    <w:sz w:val="18"/>
                    <w:szCs w:val="18"/>
                    <w:highlight w:val="cyan"/>
                    <w:lang w:eastAsia="ru-RU"/>
                  </w:rPr>
                </w:rPrChange>
              </w:rPr>
              <w:t>Заказной номер</w:t>
            </w:r>
          </w:p>
        </w:tc>
        <w:tc>
          <w:tcPr>
            <w:tcW w:w="5811" w:type="dxa"/>
            <w:tcBorders>
              <w:top w:val="single" w:sz="4" w:space="0" w:color="auto"/>
              <w:left w:val="nil"/>
              <w:bottom w:val="single" w:sz="4" w:space="0" w:color="auto"/>
              <w:right w:val="single" w:sz="4" w:space="0" w:color="auto"/>
            </w:tcBorders>
            <w:shd w:val="clear" w:color="000000" w:fill="FFFFFF"/>
            <w:vAlign w:val="center"/>
            <w:hideMark/>
          </w:tcPr>
          <w:p w14:paraId="2B408F27" w14:textId="77777777" w:rsidR="00066221" w:rsidRPr="00C80A28" w:rsidRDefault="00066221" w:rsidP="00C974E9">
            <w:pPr>
              <w:spacing w:after="0" w:line="240" w:lineRule="auto"/>
              <w:jc w:val="center"/>
              <w:rPr>
                <w:rFonts w:ascii="Arial" w:hAnsi="Arial" w:cs="Arial"/>
                <w:sz w:val="18"/>
                <w:szCs w:val="18"/>
                <w:lang w:eastAsia="ru-RU"/>
                <w:rPrChange w:id="859" w:author="Николай Богомолов" w:date="2022-09-09T16:10:00Z">
                  <w:rPr>
                    <w:rFonts w:ascii="Arial" w:hAnsi="Arial" w:cs="Arial"/>
                    <w:sz w:val="18"/>
                    <w:szCs w:val="18"/>
                    <w:highlight w:val="cyan"/>
                    <w:lang w:eastAsia="ru-RU"/>
                  </w:rPr>
                </w:rPrChange>
              </w:rPr>
            </w:pPr>
            <w:r w:rsidRPr="00C80A28">
              <w:rPr>
                <w:rFonts w:ascii="Arial" w:hAnsi="Arial" w:cs="Arial"/>
                <w:sz w:val="18"/>
                <w:szCs w:val="18"/>
                <w:lang w:eastAsia="ru-RU"/>
                <w:rPrChange w:id="860" w:author="Николай Богомолов" w:date="2022-09-09T16:10:00Z">
                  <w:rPr>
                    <w:rFonts w:ascii="Arial" w:hAnsi="Arial" w:cs="Arial"/>
                    <w:sz w:val="18"/>
                    <w:szCs w:val="18"/>
                    <w:highlight w:val="cyan"/>
                    <w:lang w:eastAsia="ru-RU"/>
                  </w:rPr>
                </w:rPrChange>
              </w:rPr>
              <w:t>Наименование</w:t>
            </w:r>
          </w:p>
        </w:tc>
        <w:tc>
          <w:tcPr>
            <w:tcW w:w="851" w:type="dxa"/>
            <w:tcBorders>
              <w:top w:val="single" w:sz="4" w:space="0" w:color="auto"/>
              <w:left w:val="nil"/>
              <w:bottom w:val="single" w:sz="4" w:space="0" w:color="auto"/>
              <w:right w:val="single" w:sz="4" w:space="0" w:color="auto"/>
            </w:tcBorders>
            <w:shd w:val="clear" w:color="000000" w:fill="FFFFFF"/>
            <w:vAlign w:val="center"/>
            <w:hideMark/>
          </w:tcPr>
          <w:p w14:paraId="66C09B1D" w14:textId="77777777" w:rsidR="00066221" w:rsidRPr="00C80A28" w:rsidRDefault="00066221" w:rsidP="00C974E9">
            <w:pPr>
              <w:spacing w:after="0" w:line="240" w:lineRule="auto"/>
              <w:jc w:val="center"/>
              <w:rPr>
                <w:rFonts w:ascii="Arial" w:hAnsi="Arial" w:cs="Arial"/>
                <w:sz w:val="18"/>
                <w:szCs w:val="18"/>
                <w:lang w:eastAsia="ru-RU"/>
                <w:rPrChange w:id="861" w:author="Николай Богомолов" w:date="2022-09-09T16:10:00Z">
                  <w:rPr>
                    <w:rFonts w:ascii="Arial" w:hAnsi="Arial" w:cs="Arial"/>
                    <w:sz w:val="18"/>
                    <w:szCs w:val="18"/>
                    <w:highlight w:val="cyan"/>
                    <w:lang w:eastAsia="ru-RU"/>
                  </w:rPr>
                </w:rPrChange>
              </w:rPr>
            </w:pPr>
            <w:r w:rsidRPr="00C80A28">
              <w:rPr>
                <w:rFonts w:ascii="Arial" w:hAnsi="Arial" w:cs="Arial"/>
                <w:sz w:val="18"/>
                <w:szCs w:val="18"/>
                <w:lang w:eastAsia="ru-RU"/>
                <w:rPrChange w:id="862" w:author="Николай Богомолов" w:date="2022-09-09T16:10:00Z">
                  <w:rPr>
                    <w:rFonts w:ascii="Arial" w:hAnsi="Arial" w:cs="Arial"/>
                    <w:sz w:val="18"/>
                    <w:szCs w:val="18"/>
                    <w:highlight w:val="cyan"/>
                    <w:lang w:eastAsia="ru-RU"/>
                  </w:rPr>
                </w:rPrChange>
              </w:rPr>
              <w:t>Общее</w:t>
            </w:r>
            <w:r w:rsidRPr="00C80A28">
              <w:rPr>
                <w:rFonts w:ascii="Arial" w:hAnsi="Arial" w:cs="Arial"/>
                <w:sz w:val="18"/>
                <w:szCs w:val="18"/>
                <w:lang w:eastAsia="ru-RU"/>
                <w:rPrChange w:id="863" w:author="Николай Богомолов" w:date="2022-09-09T16:10:00Z">
                  <w:rPr>
                    <w:rFonts w:ascii="Arial" w:hAnsi="Arial" w:cs="Arial"/>
                    <w:sz w:val="18"/>
                    <w:szCs w:val="18"/>
                    <w:highlight w:val="cyan"/>
                    <w:lang w:eastAsia="ru-RU"/>
                  </w:rPr>
                </w:rPrChange>
              </w:rPr>
              <w:br/>
              <w:t>кол-во</w:t>
            </w:r>
          </w:p>
        </w:tc>
      </w:tr>
      <w:tr w:rsidR="00CA07D9" w:rsidRPr="00C80A28" w14:paraId="160BB135" w14:textId="77777777" w:rsidTr="00C974E9">
        <w:trPr>
          <w:trHeight w:val="288"/>
        </w:trPr>
        <w:tc>
          <w:tcPr>
            <w:tcW w:w="562" w:type="dxa"/>
            <w:tcBorders>
              <w:top w:val="nil"/>
              <w:left w:val="single" w:sz="4" w:space="0" w:color="auto"/>
              <w:bottom w:val="single" w:sz="4" w:space="0" w:color="auto"/>
              <w:right w:val="single" w:sz="4" w:space="0" w:color="auto"/>
            </w:tcBorders>
            <w:shd w:val="clear" w:color="000000" w:fill="FFFFFF"/>
            <w:noWrap/>
            <w:vAlign w:val="center"/>
            <w:hideMark/>
          </w:tcPr>
          <w:p w14:paraId="0717FBE1" w14:textId="77777777" w:rsidR="00CA07D9" w:rsidRPr="00C80A28" w:rsidRDefault="00CA07D9" w:rsidP="00CA07D9">
            <w:pPr>
              <w:spacing w:after="0" w:line="240" w:lineRule="auto"/>
              <w:jc w:val="center"/>
              <w:rPr>
                <w:rFonts w:ascii="Arial" w:hAnsi="Arial" w:cs="Arial"/>
                <w:sz w:val="18"/>
                <w:szCs w:val="18"/>
                <w:lang w:eastAsia="ru-RU"/>
                <w:rPrChange w:id="864" w:author="Николай Богомолов" w:date="2022-09-09T16:10:00Z">
                  <w:rPr>
                    <w:rFonts w:ascii="Arial" w:hAnsi="Arial" w:cs="Arial"/>
                    <w:sz w:val="18"/>
                    <w:szCs w:val="18"/>
                    <w:highlight w:val="cyan"/>
                    <w:lang w:eastAsia="ru-RU"/>
                  </w:rPr>
                </w:rPrChange>
              </w:rPr>
            </w:pPr>
            <w:r w:rsidRPr="00C80A28">
              <w:rPr>
                <w:rFonts w:ascii="Arial" w:hAnsi="Arial" w:cs="Arial"/>
                <w:sz w:val="18"/>
                <w:szCs w:val="18"/>
                <w:lang w:eastAsia="ru-RU"/>
                <w:rPrChange w:id="865" w:author="Николай Богомолов" w:date="2022-09-09T16:10:00Z">
                  <w:rPr>
                    <w:rFonts w:ascii="Arial" w:hAnsi="Arial" w:cs="Arial"/>
                    <w:sz w:val="18"/>
                    <w:szCs w:val="18"/>
                    <w:highlight w:val="cyan"/>
                    <w:lang w:eastAsia="ru-RU"/>
                  </w:rPr>
                </w:rPrChange>
              </w:rPr>
              <w:t>1</w:t>
            </w:r>
          </w:p>
        </w:tc>
        <w:tc>
          <w:tcPr>
            <w:tcW w:w="2127" w:type="dxa"/>
            <w:tcBorders>
              <w:top w:val="nil"/>
              <w:left w:val="nil"/>
              <w:bottom w:val="single" w:sz="4" w:space="0" w:color="auto"/>
              <w:right w:val="single" w:sz="4" w:space="0" w:color="auto"/>
            </w:tcBorders>
            <w:shd w:val="clear" w:color="000000" w:fill="FFFFFF"/>
            <w:noWrap/>
            <w:vAlign w:val="center"/>
            <w:hideMark/>
          </w:tcPr>
          <w:p w14:paraId="3E26A9E0" w14:textId="77777777" w:rsidR="00CA07D9" w:rsidRPr="00C80A28" w:rsidRDefault="00CA07D9" w:rsidP="00CA07D9">
            <w:pPr>
              <w:spacing w:after="0" w:line="240" w:lineRule="auto"/>
              <w:rPr>
                <w:rFonts w:ascii="Arial" w:hAnsi="Arial" w:cs="Arial"/>
                <w:sz w:val="18"/>
                <w:szCs w:val="18"/>
                <w:lang w:eastAsia="ru-RU"/>
                <w:rPrChange w:id="866" w:author="Николай Богомолов" w:date="2022-09-09T16:10:00Z">
                  <w:rPr>
                    <w:rFonts w:ascii="Arial" w:hAnsi="Arial" w:cs="Arial"/>
                    <w:sz w:val="18"/>
                    <w:szCs w:val="18"/>
                    <w:highlight w:val="cyan"/>
                    <w:lang w:eastAsia="ru-RU"/>
                  </w:rPr>
                </w:rPrChange>
              </w:rPr>
            </w:pPr>
            <w:r w:rsidRPr="00C80A28">
              <w:rPr>
                <w:rFonts w:cstheme="minorHAnsi"/>
                <w:szCs w:val="22"/>
                <w:lang w:eastAsia="ru-RU"/>
                <w:rPrChange w:id="867" w:author="Николай Богомолов" w:date="2022-09-09T16:10:00Z">
                  <w:rPr>
                    <w:rFonts w:cstheme="minorHAnsi"/>
                    <w:szCs w:val="22"/>
                    <w:highlight w:val="cyan"/>
                    <w:lang w:eastAsia="ru-RU"/>
                  </w:rPr>
                </w:rPrChange>
              </w:rPr>
              <w:t>Siemens</w:t>
            </w:r>
            <w:r w:rsidRPr="00C80A28">
              <w:rPr>
                <w:rFonts w:cstheme="minorHAnsi"/>
                <w:szCs w:val="22"/>
                <w:lang w:eastAsia="ru-RU"/>
                <w:rPrChange w:id="868" w:author="Николай Богомолов" w:date="2022-09-09T16:10:00Z">
                  <w:rPr>
                    <w:rFonts w:cstheme="minorHAnsi"/>
                    <w:szCs w:val="22"/>
                    <w:highlight w:val="cyan"/>
                    <w:lang w:eastAsia="ru-RU"/>
                  </w:rPr>
                </w:rPrChange>
              </w:rPr>
              <w:br/>
              <w:t>6ES7718-1CB07-1AD1</w:t>
            </w:r>
          </w:p>
        </w:tc>
        <w:tc>
          <w:tcPr>
            <w:tcW w:w="5811" w:type="dxa"/>
            <w:tcBorders>
              <w:top w:val="nil"/>
              <w:left w:val="nil"/>
              <w:bottom w:val="single" w:sz="4" w:space="0" w:color="auto"/>
              <w:right w:val="single" w:sz="4" w:space="0" w:color="auto"/>
            </w:tcBorders>
            <w:shd w:val="clear" w:color="000000" w:fill="FFFFFF"/>
            <w:noWrap/>
            <w:vAlign w:val="center"/>
            <w:hideMark/>
          </w:tcPr>
          <w:p w14:paraId="6C4FC69F" w14:textId="77777777" w:rsidR="00CA07D9" w:rsidRPr="00C80A28" w:rsidRDefault="005B7867" w:rsidP="00CA07D9">
            <w:pPr>
              <w:spacing w:after="0" w:line="240" w:lineRule="auto"/>
              <w:rPr>
                <w:rFonts w:ascii="Arial" w:hAnsi="Arial" w:cs="Arial"/>
                <w:sz w:val="18"/>
                <w:szCs w:val="18"/>
                <w:lang w:eastAsia="ru-RU"/>
                <w:rPrChange w:id="869" w:author="Николай Богомолов" w:date="2022-09-09T16:10:00Z">
                  <w:rPr>
                    <w:rFonts w:ascii="Arial" w:hAnsi="Arial" w:cs="Arial"/>
                    <w:sz w:val="18"/>
                    <w:szCs w:val="18"/>
                    <w:highlight w:val="cyan"/>
                    <w:lang w:eastAsia="ru-RU"/>
                  </w:rPr>
                </w:rPrChange>
              </w:rPr>
            </w:pPr>
            <w:r w:rsidRPr="00C80A28">
              <w:rPr>
                <w:rFonts w:cstheme="minorHAnsi"/>
                <w:color w:val="000000"/>
                <w:szCs w:val="22"/>
                <w:shd w:val="clear" w:color="auto" w:fill="FFFFFF"/>
                <w:lang w:val="en-US"/>
                <w:rPrChange w:id="870" w:author="Николай Богомолов" w:date="2022-09-09T16:10:00Z">
                  <w:rPr>
                    <w:rFonts w:cstheme="minorHAnsi"/>
                    <w:color w:val="000000"/>
                    <w:szCs w:val="22"/>
                    <w:highlight w:val="cyan"/>
                    <w:shd w:val="clear" w:color="auto" w:fill="FFFFFF"/>
                    <w:lang w:val="en-US"/>
                  </w:rPr>
                </w:rPrChange>
              </w:rPr>
              <w:t>SIMATIC</w:t>
            </w:r>
            <w:r w:rsidRPr="00C80A28">
              <w:rPr>
                <w:rFonts w:cstheme="minorHAnsi"/>
                <w:color w:val="000000"/>
                <w:szCs w:val="22"/>
                <w:shd w:val="clear" w:color="auto" w:fill="FFFFFF"/>
                <w:rPrChange w:id="871" w:author="Николай Богомолов" w:date="2022-09-09T16:10:00Z">
                  <w:rPr>
                    <w:rFonts w:cstheme="minorHAnsi"/>
                    <w:color w:val="000000"/>
                    <w:szCs w:val="22"/>
                    <w:highlight w:val="cyan"/>
                    <w:shd w:val="clear" w:color="auto" w:fill="FFFFFF"/>
                  </w:rPr>
                </w:rPrChange>
              </w:rPr>
              <w:t xml:space="preserve"> </w:t>
            </w:r>
            <w:r w:rsidRPr="00C80A28">
              <w:rPr>
                <w:rFonts w:cstheme="minorHAnsi"/>
                <w:color w:val="000000"/>
                <w:szCs w:val="22"/>
                <w:shd w:val="clear" w:color="auto" w:fill="FFFFFF"/>
                <w:lang w:val="en-US"/>
                <w:rPrChange w:id="872" w:author="Николай Богомолов" w:date="2022-09-09T16:10:00Z">
                  <w:rPr>
                    <w:rFonts w:cstheme="minorHAnsi"/>
                    <w:color w:val="000000"/>
                    <w:szCs w:val="22"/>
                    <w:highlight w:val="cyan"/>
                    <w:shd w:val="clear" w:color="auto" w:fill="FFFFFF"/>
                    <w:lang w:val="en-US"/>
                  </w:rPr>
                </w:rPrChange>
              </w:rPr>
              <w:t>Field</w:t>
            </w:r>
            <w:r w:rsidRPr="00C80A28">
              <w:rPr>
                <w:rFonts w:cstheme="minorHAnsi"/>
                <w:color w:val="000000"/>
                <w:szCs w:val="22"/>
                <w:shd w:val="clear" w:color="auto" w:fill="FFFFFF"/>
                <w:rPrChange w:id="873" w:author="Николай Богомолов" w:date="2022-09-09T16:10:00Z">
                  <w:rPr>
                    <w:rFonts w:cstheme="minorHAnsi"/>
                    <w:color w:val="000000"/>
                    <w:szCs w:val="22"/>
                    <w:highlight w:val="cyan"/>
                    <w:shd w:val="clear" w:color="auto" w:fill="FFFFFF"/>
                  </w:rPr>
                </w:rPrChange>
              </w:rPr>
              <w:t xml:space="preserve"> </w:t>
            </w:r>
            <w:r w:rsidRPr="00C80A28">
              <w:rPr>
                <w:rFonts w:cstheme="minorHAnsi"/>
                <w:color w:val="000000"/>
                <w:szCs w:val="22"/>
                <w:shd w:val="clear" w:color="auto" w:fill="FFFFFF"/>
                <w:lang w:val="en-US"/>
                <w:rPrChange w:id="874" w:author="Николай Богомолов" w:date="2022-09-09T16:10:00Z">
                  <w:rPr>
                    <w:rFonts w:cstheme="minorHAnsi"/>
                    <w:color w:val="000000"/>
                    <w:szCs w:val="22"/>
                    <w:highlight w:val="cyan"/>
                    <w:shd w:val="clear" w:color="auto" w:fill="FFFFFF"/>
                    <w:lang w:val="en-US"/>
                  </w:rPr>
                </w:rPrChange>
              </w:rPr>
              <w:t>PG</w:t>
            </w:r>
            <w:r w:rsidRPr="00C80A28">
              <w:rPr>
                <w:rFonts w:cstheme="minorHAnsi"/>
                <w:color w:val="000000"/>
                <w:szCs w:val="22"/>
                <w:shd w:val="clear" w:color="auto" w:fill="FFFFFF"/>
                <w:rPrChange w:id="875" w:author="Николай Богомолов" w:date="2022-09-09T16:10:00Z">
                  <w:rPr>
                    <w:rFonts w:cstheme="minorHAnsi"/>
                    <w:color w:val="000000"/>
                    <w:szCs w:val="22"/>
                    <w:highlight w:val="cyan"/>
                    <w:shd w:val="clear" w:color="auto" w:fill="FFFFFF"/>
                  </w:rPr>
                </w:rPrChange>
              </w:rPr>
              <w:t xml:space="preserve">, программатор </w:t>
            </w:r>
            <w:r w:rsidRPr="00C80A28">
              <w:rPr>
                <w:rFonts w:cstheme="minorHAnsi"/>
                <w:color w:val="000000"/>
                <w:szCs w:val="22"/>
                <w:shd w:val="clear" w:color="auto" w:fill="FFFFFF"/>
                <w:lang w:val="en-US"/>
                <w:rPrChange w:id="876" w:author="Николай Богомолов" w:date="2022-09-09T16:10:00Z">
                  <w:rPr>
                    <w:rFonts w:cstheme="minorHAnsi"/>
                    <w:color w:val="000000"/>
                    <w:szCs w:val="22"/>
                    <w:highlight w:val="cyan"/>
                    <w:shd w:val="clear" w:color="auto" w:fill="FFFFFF"/>
                    <w:lang w:val="en-US"/>
                  </w:rPr>
                </w:rPrChange>
              </w:rPr>
              <w:t>Field</w:t>
            </w:r>
            <w:r w:rsidRPr="00C80A28">
              <w:rPr>
                <w:rFonts w:cstheme="minorHAnsi"/>
                <w:color w:val="000000"/>
                <w:szCs w:val="22"/>
                <w:shd w:val="clear" w:color="auto" w:fill="FFFFFF"/>
                <w:rPrChange w:id="877" w:author="Николай Богомолов" w:date="2022-09-09T16:10:00Z">
                  <w:rPr>
                    <w:rFonts w:cstheme="minorHAnsi"/>
                    <w:color w:val="000000"/>
                    <w:szCs w:val="22"/>
                    <w:highlight w:val="cyan"/>
                    <w:shd w:val="clear" w:color="auto" w:fill="FFFFFF"/>
                  </w:rPr>
                </w:rPrChange>
              </w:rPr>
              <w:t xml:space="preserve"> </w:t>
            </w:r>
            <w:r w:rsidRPr="00C80A28">
              <w:rPr>
                <w:rFonts w:cstheme="minorHAnsi"/>
                <w:color w:val="000000"/>
                <w:szCs w:val="22"/>
                <w:shd w:val="clear" w:color="auto" w:fill="FFFFFF"/>
                <w:lang w:val="en-US"/>
                <w:rPrChange w:id="878" w:author="Николай Богомолов" w:date="2022-09-09T16:10:00Z">
                  <w:rPr>
                    <w:rFonts w:cstheme="minorHAnsi"/>
                    <w:color w:val="000000"/>
                    <w:szCs w:val="22"/>
                    <w:highlight w:val="cyan"/>
                    <w:shd w:val="clear" w:color="auto" w:fill="FFFFFF"/>
                    <w:lang w:val="en-US"/>
                  </w:rPr>
                </w:rPrChange>
              </w:rPr>
              <w:t>PG</w:t>
            </w:r>
            <w:r w:rsidRPr="00C80A28">
              <w:rPr>
                <w:rFonts w:cstheme="minorHAnsi"/>
                <w:color w:val="000000"/>
                <w:szCs w:val="22"/>
                <w:shd w:val="clear" w:color="auto" w:fill="FFFFFF"/>
                <w:rPrChange w:id="879" w:author="Николай Богомолов" w:date="2022-09-09T16:10:00Z">
                  <w:rPr>
                    <w:rFonts w:cstheme="minorHAnsi"/>
                    <w:color w:val="000000"/>
                    <w:szCs w:val="22"/>
                    <w:highlight w:val="cyan"/>
                    <w:shd w:val="clear" w:color="auto" w:fill="FFFFFF"/>
                  </w:rPr>
                </w:rPrChange>
              </w:rPr>
              <w:t xml:space="preserve"> </w:t>
            </w:r>
            <w:r w:rsidRPr="00C80A28">
              <w:rPr>
                <w:rFonts w:cstheme="minorHAnsi"/>
                <w:color w:val="000000"/>
                <w:szCs w:val="22"/>
                <w:shd w:val="clear" w:color="auto" w:fill="FFFFFF"/>
                <w:lang w:val="en-US"/>
                <w:rPrChange w:id="880" w:author="Николай Богомолов" w:date="2022-09-09T16:10:00Z">
                  <w:rPr>
                    <w:rFonts w:cstheme="minorHAnsi"/>
                    <w:color w:val="000000"/>
                    <w:szCs w:val="22"/>
                    <w:highlight w:val="cyan"/>
                    <w:shd w:val="clear" w:color="auto" w:fill="FFFFFF"/>
                    <w:lang w:val="en-US"/>
                  </w:rPr>
                </w:rPrChange>
              </w:rPr>
              <w:t>M</w:t>
            </w:r>
            <w:r w:rsidRPr="00C80A28">
              <w:rPr>
                <w:rFonts w:cstheme="minorHAnsi"/>
                <w:color w:val="000000"/>
                <w:szCs w:val="22"/>
                <w:shd w:val="clear" w:color="auto" w:fill="FFFFFF"/>
                <w:rPrChange w:id="881" w:author="Николай Богомолов" w:date="2022-09-09T16:10:00Z">
                  <w:rPr>
                    <w:rFonts w:cstheme="minorHAnsi"/>
                    <w:color w:val="000000"/>
                    <w:szCs w:val="22"/>
                    <w:highlight w:val="cyan"/>
                    <w:shd w:val="clear" w:color="auto" w:fill="FFFFFF"/>
                  </w:rPr>
                </w:rPrChange>
              </w:rPr>
              <w:t xml:space="preserve">6 </w:t>
            </w:r>
            <w:r w:rsidRPr="00C80A28">
              <w:rPr>
                <w:rFonts w:cstheme="minorHAnsi"/>
                <w:color w:val="000000"/>
                <w:szCs w:val="22"/>
                <w:shd w:val="clear" w:color="auto" w:fill="FFFFFF"/>
                <w:lang w:val="en-US"/>
                <w:rPrChange w:id="882" w:author="Николай Богомолов" w:date="2022-09-09T16:10:00Z">
                  <w:rPr>
                    <w:rFonts w:cstheme="minorHAnsi"/>
                    <w:color w:val="000000"/>
                    <w:szCs w:val="22"/>
                    <w:highlight w:val="cyan"/>
                    <w:shd w:val="clear" w:color="auto" w:fill="FFFFFF"/>
                    <w:lang w:val="en-US"/>
                  </w:rPr>
                </w:rPrChange>
              </w:rPr>
              <w:t>Advanced</w:t>
            </w:r>
            <w:r w:rsidRPr="00C80A28">
              <w:rPr>
                <w:rFonts w:cstheme="minorHAnsi"/>
                <w:color w:val="000000"/>
                <w:szCs w:val="22"/>
                <w:shd w:val="clear" w:color="auto" w:fill="FFFFFF"/>
                <w:rPrChange w:id="883" w:author="Николай Богомолов" w:date="2022-09-09T16:10:00Z">
                  <w:rPr>
                    <w:rFonts w:cstheme="minorHAnsi"/>
                    <w:color w:val="000000"/>
                    <w:szCs w:val="22"/>
                    <w:highlight w:val="cyan"/>
                    <w:shd w:val="clear" w:color="auto" w:fill="FFFFFF"/>
                  </w:rPr>
                </w:rPrChange>
              </w:rPr>
              <w:t xml:space="preserve"> с предустановленной ОС </w:t>
            </w:r>
            <w:r w:rsidRPr="00C80A28">
              <w:rPr>
                <w:rFonts w:cstheme="minorHAnsi"/>
                <w:color w:val="000000"/>
                <w:szCs w:val="22"/>
                <w:shd w:val="clear" w:color="auto" w:fill="FFFFFF"/>
                <w:lang w:val="en-US"/>
                <w:rPrChange w:id="884" w:author="Николай Богомолов" w:date="2022-09-09T16:10:00Z">
                  <w:rPr>
                    <w:rFonts w:cstheme="minorHAnsi"/>
                    <w:color w:val="000000"/>
                    <w:szCs w:val="22"/>
                    <w:highlight w:val="cyan"/>
                    <w:shd w:val="clear" w:color="auto" w:fill="FFFFFF"/>
                    <w:lang w:val="en-US"/>
                  </w:rPr>
                </w:rPrChange>
              </w:rPr>
              <w:t>Windows</w:t>
            </w:r>
            <w:r w:rsidRPr="00C80A28">
              <w:rPr>
                <w:rFonts w:cstheme="minorHAnsi"/>
                <w:color w:val="000000"/>
                <w:szCs w:val="22"/>
                <w:shd w:val="clear" w:color="auto" w:fill="FFFFFF"/>
                <w:rPrChange w:id="885" w:author="Николай Богомолов" w:date="2022-09-09T16:10:00Z">
                  <w:rPr>
                    <w:rFonts w:cstheme="minorHAnsi"/>
                    <w:color w:val="000000"/>
                    <w:szCs w:val="22"/>
                    <w:highlight w:val="cyan"/>
                    <w:shd w:val="clear" w:color="auto" w:fill="FFFFFF"/>
                  </w:rPr>
                </w:rPrChange>
              </w:rPr>
              <w:t xml:space="preserve"> 10 </w:t>
            </w:r>
            <w:r w:rsidRPr="00C80A28">
              <w:rPr>
                <w:rFonts w:cstheme="minorHAnsi"/>
                <w:color w:val="000000"/>
                <w:szCs w:val="22"/>
                <w:shd w:val="clear" w:color="auto" w:fill="FFFFFF"/>
                <w:lang w:val="en-US"/>
                <w:rPrChange w:id="886" w:author="Николай Богомолов" w:date="2022-09-09T16:10:00Z">
                  <w:rPr>
                    <w:rFonts w:cstheme="minorHAnsi"/>
                    <w:color w:val="000000"/>
                    <w:szCs w:val="22"/>
                    <w:highlight w:val="cyan"/>
                    <w:shd w:val="clear" w:color="auto" w:fill="FFFFFF"/>
                    <w:lang w:val="en-US"/>
                  </w:rPr>
                </w:rPrChange>
              </w:rPr>
              <w:t>Professional</w:t>
            </w:r>
            <w:r w:rsidRPr="00C80A28">
              <w:rPr>
                <w:rFonts w:cstheme="minorHAnsi"/>
                <w:color w:val="000000"/>
                <w:szCs w:val="22"/>
                <w:shd w:val="clear" w:color="auto" w:fill="FFFFFF"/>
                <w:rPrChange w:id="887" w:author="Николай Богомолов" w:date="2022-09-09T16:10:00Z">
                  <w:rPr>
                    <w:rFonts w:cstheme="minorHAnsi"/>
                    <w:color w:val="000000"/>
                    <w:szCs w:val="22"/>
                    <w:highlight w:val="cyan"/>
                    <w:shd w:val="clear" w:color="auto" w:fill="FFFFFF"/>
                  </w:rPr>
                </w:rPrChange>
              </w:rPr>
              <w:t xml:space="preserve"> и средой разработки </w:t>
            </w:r>
            <w:r w:rsidRPr="00C80A28">
              <w:rPr>
                <w:rFonts w:cstheme="minorHAnsi"/>
                <w:color w:val="000000"/>
                <w:szCs w:val="22"/>
                <w:shd w:val="clear" w:color="auto" w:fill="FFFFFF"/>
                <w:lang w:val="en-US"/>
                <w:rPrChange w:id="888" w:author="Николай Богомолов" w:date="2022-09-09T16:10:00Z">
                  <w:rPr>
                    <w:rFonts w:cstheme="minorHAnsi"/>
                    <w:color w:val="000000"/>
                    <w:szCs w:val="22"/>
                    <w:highlight w:val="cyan"/>
                    <w:shd w:val="clear" w:color="auto" w:fill="FFFFFF"/>
                    <w:lang w:val="en-US"/>
                  </w:rPr>
                </w:rPrChange>
              </w:rPr>
              <w:t>STEP</w:t>
            </w:r>
            <w:r w:rsidRPr="00C80A28">
              <w:rPr>
                <w:rFonts w:cstheme="minorHAnsi"/>
                <w:color w:val="000000"/>
                <w:szCs w:val="22"/>
                <w:shd w:val="clear" w:color="auto" w:fill="FFFFFF"/>
                <w:rPrChange w:id="889" w:author="Николай Богомолов" w:date="2022-09-09T16:10:00Z">
                  <w:rPr>
                    <w:rFonts w:cstheme="minorHAnsi"/>
                    <w:color w:val="000000"/>
                    <w:szCs w:val="22"/>
                    <w:highlight w:val="cyan"/>
                    <w:shd w:val="clear" w:color="auto" w:fill="FFFFFF"/>
                  </w:rPr>
                </w:rPrChange>
              </w:rPr>
              <w:t xml:space="preserve"> 7 </w:t>
            </w:r>
            <w:r w:rsidRPr="00C80A28">
              <w:rPr>
                <w:rFonts w:cstheme="minorHAnsi"/>
                <w:color w:val="000000"/>
                <w:szCs w:val="22"/>
                <w:shd w:val="clear" w:color="auto" w:fill="FFFFFF"/>
                <w:lang w:val="en-US"/>
                <w:rPrChange w:id="890" w:author="Николай Богомолов" w:date="2022-09-09T16:10:00Z">
                  <w:rPr>
                    <w:rFonts w:cstheme="minorHAnsi"/>
                    <w:color w:val="000000"/>
                    <w:szCs w:val="22"/>
                    <w:highlight w:val="cyan"/>
                    <w:shd w:val="clear" w:color="auto" w:fill="FFFFFF"/>
                    <w:lang w:val="en-US"/>
                  </w:rPr>
                </w:rPrChange>
              </w:rPr>
              <w:t>Professional</w:t>
            </w:r>
            <w:r w:rsidRPr="00C80A28">
              <w:rPr>
                <w:rFonts w:cstheme="minorHAnsi"/>
                <w:color w:val="000000"/>
                <w:szCs w:val="22"/>
                <w:shd w:val="clear" w:color="auto" w:fill="FFFFFF"/>
                <w:rPrChange w:id="891" w:author="Николай Богомолов" w:date="2022-09-09T16:10:00Z">
                  <w:rPr>
                    <w:rFonts w:cstheme="minorHAnsi"/>
                    <w:color w:val="000000"/>
                    <w:szCs w:val="22"/>
                    <w:highlight w:val="cyan"/>
                    <w:shd w:val="clear" w:color="auto" w:fill="FFFFFF"/>
                  </w:rPr>
                </w:rPrChange>
              </w:rPr>
              <w:t xml:space="preserve"> (</w:t>
            </w:r>
            <w:r w:rsidRPr="00C80A28">
              <w:rPr>
                <w:rFonts w:cstheme="minorHAnsi"/>
                <w:color w:val="000000"/>
                <w:szCs w:val="22"/>
                <w:shd w:val="clear" w:color="auto" w:fill="FFFFFF"/>
                <w:lang w:val="en-US"/>
                <w:rPrChange w:id="892" w:author="Николай Богомолов" w:date="2022-09-09T16:10:00Z">
                  <w:rPr>
                    <w:rFonts w:cstheme="minorHAnsi"/>
                    <w:color w:val="000000"/>
                    <w:szCs w:val="22"/>
                    <w:highlight w:val="cyan"/>
                    <w:shd w:val="clear" w:color="auto" w:fill="FFFFFF"/>
                    <w:lang w:val="en-US"/>
                  </w:rPr>
                </w:rPrChange>
              </w:rPr>
              <w:t>TIA</w:t>
            </w:r>
            <w:r w:rsidRPr="00C80A28">
              <w:rPr>
                <w:rFonts w:cstheme="minorHAnsi"/>
                <w:color w:val="000000"/>
                <w:szCs w:val="22"/>
                <w:shd w:val="clear" w:color="auto" w:fill="FFFFFF"/>
                <w:rPrChange w:id="893" w:author="Николай Богомолов" w:date="2022-09-09T16:10:00Z">
                  <w:rPr>
                    <w:rFonts w:cstheme="minorHAnsi"/>
                    <w:color w:val="000000"/>
                    <w:szCs w:val="22"/>
                    <w:highlight w:val="cyan"/>
                    <w:shd w:val="clear" w:color="auto" w:fill="FFFFFF"/>
                  </w:rPr>
                </w:rPrChange>
              </w:rPr>
              <w:t xml:space="preserve"> </w:t>
            </w:r>
            <w:r w:rsidRPr="00C80A28">
              <w:rPr>
                <w:rFonts w:cstheme="minorHAnsi"/>
                <w:color w:val="000000"/>
                <w:szCs w:val="22"/>
                <w:shd w:val="clear" w:color="auto" w:fill="FFFFFF"/>
                <w:lang w:val="en-US"/>
                <w:rPrChange w:id="894" w:author="Николай Богомолов" w:date="2022-09-09T16:10:00Z">
                  <w:rPr>
                    <w:rFonts w:cstheme="minorHAnsi"/>
                    <w:color w:val="000000"/>
                    <w:szCs w:val="22"/>
                    <w:highlight w:val="cyan"/>
                    <w:shd w:val="clear" w:color="auto" w:fill="FFFFFF"/>
                    <w:lang w:val="en-US"/>
                  </w:rPr>
                </w:rPrChange>
              </w:rPr>
              <w:t>Portal</w:t>
            </w:r>
            <w:r w:rsidRPr="00C80A28">
              <w:rPr>
                <w:rFonts w:cstheme="minorHAnsi"/>
                <w:color w:val="000000"/>
                <w:szCs w:val="22"/>
                <w:shd w:val="clear" w:color="auto" w:fill="FFFFFF"/>
                <w:rPrChange w:id="895" w:author="Николай Богомолов" w:date="2022-09-09T16:10:00Z">
                  <w:rPr>
                    <w:rFonts w:cstheme="minorHAnsi"/>
                    <w:color w:val="000000"/>
                    <w:szCs w:val="22"/>
                    <w:highlight w:val="cyan"/>
                    <w:shd w:val="clear" w:color="auto" w:fill="FFFFFF"/>
                  </w:rPr>
                </w:rPrChange>
              </w:rPr>
              <w:t>)</w:t>
            </w:r>
          </w:p>
        </w:tc>
        <w:tc>
          <w:tcPr>
            <w:tcW w:w="851" w:type="dxa"/>
            <w:tcBorders>
              <w:top w:val="nil"/>
              <w:left w:val="nil"/>
              <w:bottom w:val="single" w:sz="4" w:space="0" w:color="auto"/>
              <w:right w:val="single" w:sz="4" w:space="0" w:color="auto"/>
            </w:tcBorders>
            <w:shd w:val="clear" w:color="000000" w:fill="FFFFFF"/>
            <w:noWrap/>
            <w:vAlign w:val="center"/>
            <w:hideMark/>
          </w:tcPr>
          <w:p w14:paraId="4B83B035" w14:textId="77777777" w:rsidR="00CA07D9" w:rsidRPr="00C80A28" w:rsidRDefault="005B7867" w:rsidP="00CA07D9">
            <w:pPr>
              <w:spacing w:after="0" w:line="240" w:lineRule="auto"/>
              <w:jc w:val="center"/>
              <w:rPr>
                <w:rFonts w:ascii="Arial" w:hAnsi="Arial" w:cs="Arial"/>
                <w:sz w:val="18"/>
                <w:szCs w:val="18"/>
                <w:lang w:val="en-US" w:eastAsia="ru-RU"/>
                <w:rPrChange w:id="896" w:author="Николай Богомолов" w:date="2022-09-09T16:10:00Z">
                  <w:rPr>
                    <w:rFonts w:ascii="Arial" w:hAnsi="Arial" w:cs="Arial"/>
                    <w:sz w:val="18"/>
                    <w:szCs w:val="18"/>
                    <w:highlight w:val="cyan"/>
                    <w:lang w:val="en-US" w:eastAsia="ru-RU"/>
                  </w:rPr>
                </w:rPrChange>
              </w:rPr>
            </w:pPr>
            <w:r w:rsidRPr="00C80A28">
              <w:rPr>
                <w:rFonts w:ascii="Arial" w:hAnsi="Arial" w:cs="Arial"/>
                <w:sz w:val="18"/>
                <w:szCs w:val="18"/>
                <w:lang w:val="en-US" w:eastAsia="ru-RU"/>
                <w:rPrChange w:id="897" w:author="Николай Богомолов" w:date="2022-09-09T16:10:00Z">
                  <w:rPr>
                    <w:rFonts w:ascii="Arial" w:hAnsi="Arial" w:cs="Arial"/>
                    <w:sz w:val="18"/>
                    <w:szCs w:val="18"/>
                    <w:highlight w:val="cyan"/>
                    <w:lang w:val="en-US" w:eastAsia="ru-RU"/>
                  </w:rPr>
                </w:rPrChange>
              </w:rPr>
              <w:t>2</w:t>
            </w:r>
          </w:p>
        </w:tc>
      </w:tr>
    </w:tbl>
    <w:p w14:paraId="5999EA76" w14:textId="77777777" w:rsidR="00066221" w:rsidRPr="00C80A28" w:rsidRDefault="005B7867" w:rsidP="00066221">
      <w:pPr>
        <w:spacing w:before="240"/>
      </w:pPr>
      <w:r w:rsidRPr="00C80A28">
        <w:rPr>
          <w:rPrChange w:id="898" w:author="Николай Богомолов" w:date="2022-09-09T16:10:00Z">
            <w:rPr>
              <w:highlight w:val="cyan"/>
            </w:rPr>
          </w:rPrChange>
        </w:rPr>
        <w:t>Вместо промышленных программаторов допускается использование ноутбуков</w:t>
      </w:r>
      <w:r w:rsidR="006C5601" w:rsidRPr="00C80A28">
        <w:rPr>
          <w:rPrChange w:id="899" w:author="Николай Богомолов" w:date="2022-09-09T16:10:00Z">
            <w:rPr>
              <w:highlight w:val="cyan"/>
            </w:rPr>
          </w:rPrChange>
        </w:rPr>
        <w:t>,</w:t>
      </w:r>
      <w:r w:rsidRPr="00C80A28">
        <w:rPr>
          <w:rPrChange w:id="900" w:author="Николай Богомолов" w:date="2022-09-09T16:10:00Z">
            <w:rPr>
              <w:highlight w:val="cyan"/>
            </w:rPr>
          </w:rPrChange>
        </w:rPr>
        <w:t xml:space="preserve"> удовлетворяющим следующим </w:t>
      </w:r>
      <w:r w:rsidR="009B43D4" w:rsidRPr="00C80A28">
        <w:rPr>
          <w:rPrChange w:id="901" w:author="Николай Богомолов" w:date="2022-09-09T16:10:00Z">
            <w:rPr>
              <w:highlight w:val="cyan"/>
            </w:rPr>
          </w:rPrChange>
        </w:rPr>
        <w:t>минимальным системным требованиям:</w:t>
      </w:r>
    </w:p>
    <w:tbl>
      <w:tblPr>
        <w:tblW w:w="5812" w:type="dxa"/>
        <w:jc w:val="center"/>
        <w:tblLayout w:type="fixed"/>
        <w:tblLook w:val="04A0" w:firstRow="1" w:lastRow="0" w:firstColumn="1" w:lastColumn="0" w:noHBand="0" w:noVBand="1"/>
      </w:tblPr>
      <w:tblGrid>
        <w:gridCol w:w="1985"/>
        <w:gridCol w:w="3827"/>
      </w:tblGrid>
      <w:tr w:rsidR="006C5601" w:rsidRPr="00F8275C" w14:paraId="1C3FA896" w14:textId="77777777" w:rsidTr="0070238E">
        <w:trPr>
          <w:trHeight w:val="85"/>
          <w:jc w:val="center"/>
        </w:trPr>
        <w:tc>
          <w:tcPr>
            <w:tcW w:w="1985" w:type="dxa"/>
            <w:vAlign w:val="center"/>
            <w:hideMark/>
          </w:tcPr>
          <w:p w14:paraId="00C49127" w14:textId="77777777" w:rsidR="006C5601" w:rsidRPr="00C80A28" w:rsidRDefault="006C5601" w:rsidP="006C5601">
            <w:pPr>
              <w:spacing w:after="0"/>
              <w:rPr>
                <w:color w:val="000000"/>
                <w:rPrChange w:id="902" w:author="Николай Богомолов" w:date="2022-09-09T16:10:00Z">
                  <w:rPr>
                    <w:color w:val="000000"/>
                    <w:highlight w:val="cyan"/>
                  </w:rPr>
                </w:rPrChange>
              </w:rPr>
            </w:pPr>
            <w:r w:rsidRPr="00C80A28">
              <w:rPr>
                <w:color w:val="000000"/>
                <w:rPrChange w:id="903" w:author="Николай Богомолов" w:date="2022-09-09T16:10:00Z">
                  <w:rPr>
                    <w:color w:val="000000"/>
                    <w:highlight w:val="cyan"/>
                  </w:rPr>
                </w:rPrChange>
              </w:rPr>
              <w:t>Процессор:</w:t>
            </w:r>
          </w:p>
        </w:tc>
        <w:tc>
          <w:tcPr>
            <w:tcW w:w="3827" w:type="dxa"/>
            <w:vAlign w:val="center"/>
            <w:hideMark/>
          </w:tcPr>
          <w:p w14:paraId="1001484F" w14:textId="77777777" w:rsidR="006C5601" w:rsidRPr="00C80A28" w:rsidRDefault="006C5601" w:rsidP="006C5601">
            <w:pPr>
              <w:spacing w:after="0"/>
              <w:rPr>
                <w:color w:val="000000"/>
                <w:lang w:val="en-US"/>
                <w:rPrChange w:id="904" w:author="Николай Богомолов" w:date="2022-09-09T16:10:00Z">
                  <w:rPr>
                    <w:color w:val="000000"/>
                    <w:highlight w:val="cyan"/>
                    <w:lang w:val="en-US"/>
                  </w:rPr>
                </w:rPrChange>
              </w:rPr>
            </w:pPr>
            <w:r w:rsidRPr="00C80A28">
              <w:rPr>
                <w:color w:val="000000"/>
                <w:lang w:val="en-US"/>
                <w:rPrChange w:id="905" w:author="Николай Богомолов" w:date="2022-09-09T16:10:00Z">
                  <w:rPr>
                    <w:color w:val="000000"/>
                    <w:highlight w:val="cyan"/>
                    <w:lang w:val="en-US"/>
                  </w:rPr>
                </w:rPrChange>
              </w:rPr>
              <w:t>Intel Core i5 (</w:t>
            </w:r>
            <w:r w:rsidRPr="00C80A28">
              <w:rPr>
                <w:color w:val="000000"/>
                <w:rPrChange w:id="906" w:author="Николай Богомолов" w:date="2022-09-09T16:10:00Z">
                  <w:rPr>
                    <w:color w:val="000000"/>
                    <w:highlight w:val="cyan"/>
                  </w:rPr>
                </w:rPrChange>
              </w:rPr>
              <w:t>либо</w:t>
            </w:r>
            <w:r w:rsidRPr="00C80A28">
              <w:rPr>
                <w:color w:val="000000"/>
                <w:lang w:val="en-US"/>
                <w:rPrChange w:id="907" w:author="Николай Богомолов" w:date="2022-09-09T16:10:00Z">
                  <w:rPr>
                    <w:color w:val="000000"/>
                    <w:highlight w:val="cyan"/>
                    <w:lang w:val="en-US"/>
                  </w:rPr>
                </w:rPrChange>
              </w:rPr>
              <w:t xml:space="preserve"> AMD Ryzen 7)</w:t>
            </w:r>
          </w:p>
        </w:tc>
      </w:tr>
      <w:tr w:rsidR="006C5601" w:rsidRPr="00C80A28" w14:paraId="16C642C8" w14:textId="77777777" w:rsidTr="0070238E">
        <w:trPr>
          <w:trHeight w:val="319"/>
          <w:jc w:val="center"/>
        </w:trPr>
        <w:tc>
          <w:tcPr>
            <w:tcW w:w="1985" w:type="dxa"/>
            <w:vAlign w:val="center"/>
            <w:hideMark/>
          </w:tcPr>
          <w:p w14:paraId="51335613" w14:textId="77777777" w:rsidR="006C5601" w:rsidRPr="00C80A28" w:rsidRDefault="006C5601" w:rsidP="006C5601">
            <w:pPr>
              <w:spacing w:after="0"/>
              <w:rPr>
                <w:color w:val="000000"/>
                <w:rPrChange w:id="908" w:author="Николай Богомолов" w:date="2022-09-09T16:10:00Z">
                  <w:rPr>
                    <w:color w:val="000000"/>
                    <w:highlight w:val="cyan"/>
                  </w:rPr>
                </w:rPrChange>
              </w:rPr>
            </w:pPr>
            <w:r w:rsidRPr="00C80A28">
              <w:rPr>
                <w:color w:val="000000"/>
                <w:rPrChange w:id="909" w:author="Николай Богомолов" w:date="2022-09-09T16:10:00Z">
                  <w:rPr>
                    <w:color w:val="000000"/>
                    <w:highlight w:val="cyan"/>
                  </w:rPr>
                </w:rPrChange>
              </w:rPr>
              <w:t>Память:</w:t>
            </w:r>
          </w:p>
        </w:tc>
        <w:tc>
          <w:tcPr>
            <w:tcW w:w="3827" w:type="dxa"/>
            <w:vAlign w:val="center"/>
            <w:hideMark/>
          </w:tcPr>
          <w:p w14:paraId="3979F55A" w14:textId="77777777" w:rsidR="006C5601" w:rsidRPr="00C80A28" w:rsidRDefault="006C5601" w:rsidP="006C5601">
            <w:pPr>
              <w:spacing w:after="0"/>
              <w:rPr>
                <w:color w:val="000000"/>
                <w:rPrChange w:id="910" w:author="Николай Богомолов" w:date="2022-09-09T16:10:00Z">
                  <w:rPr>
                    <w:color w:val="000000"/>
                    <w:highlight w:val="cyan"/>
                  </w:rPr>
                </w:rPrChange>
              </w:rPr>
            </w:pPr>
            <w:r w:rsidRPr="00C80A28">
              <w:rPr>
                <w:color w:val="000000"/>
                <w:lang w:val="en-US"/>
                <w:rPrChange w:id="911" w:author="Николай Богомолов" w:date="2022-09-09T16:10:00Z">
                  <w:rPr>
                    <w:color w:val="000000"/>
                    <w:highlight w:val="cyan"/>
                    <w:lang w:val="en-US"/>
                  </w:rPr>
                </w:rPrChange>
              </w:rPr>
              <w:t xml:space="preserve">16 </w:t>
            </w:r>
            <w:r w:rsidRPr="00C80A28">
              <w:rPr>
                <w:color w:val="000000"/>
                <w:rPrChange w:id="912" w:author="Николай Богомолов" w:date="2022-09-09T16:10:00Z">
                  <w:rPr>
                    <w:color w:val="000000"/>
                    <w:highlight w:val="cyan"/>
                  </w:rPr>
                </w:rPrChange>
              </w:rPr>
              <w:t>G</w:t>
            </w:r>
            <w:r w:rsidRPr="00C80A28">
              <w:rPr>
                <w:color w:val="000000"/>
                <w:lang w:val="en-US"/>
                <w:rPrChange w:id="913" w:author="Николай Богомолов" w:date="2022-09-09T16:10:00Z">
                  <w:rPr>
                    <w:color w:val="000000"/>
                    <w:highlight w:val="cyan"/>
                    <w:lang w:val="en-US"/>
                  </w:rPr>
                </w:rPrChange>
              </w:rPr>
              <w:t>b</w:t>
            </w:r>
          </w:p>
        </w:tc>
      </w:tr>
      <w:tr w:rsidR="006C5601" w:rsidRPr="00C80A28" w14:paraId="3CC8311C" w14:textId="77777777" w:rsidTr="0070238E">
        <w:trPr>
          <w:trHeight w:val="85"/>
          <w:jc w:val="center"/>
        </w:trPr>
        <w:tc>
          <w:tcPr>
            <w:tcW w:w="1985" w:type="dxa"/>
            <w:hideMark/>
          </w:tcPr>
          <w:p w14:paraId="4EFCB844" w14:textId="77777777" w:rsidR="006C5601" w:rsidRPr="00C80A28" w:rsidRDefault="006C5601" w:rsidP="006C5601">
            <w:pPr>
              <w:spacing w:after="0"/>
              <w:rPr>
                <w:color w:val="000000"/>
                <w:rPrChange w:id="914" w:author="Николай Богомолов" w:date="2022-09-09T16:10:00Z">
                  <w:rPr>
                    <w:color w:val="000000"/>
                    <w:highlight w:val="cyan"/>
                  </w:rPr>
                </w:rPrChange>
              </w:rPr>
            </w:pPr>
            <w:r w:rsidRPr="00C80A28">
              <w:rPr>
                <w:color w:val="000000"/>
                <w:rPrChange w:id="915" w:author="Николай Богомолов" w:date="2022-09-09T16:10:00Z">
                  <w:rPr>
                    <w:color w:val="000000"/>
                    <w:highlight w:val="cyan"/>
                  </w:rPr>
                </w:rPrChange>
              </w:rPr>
              <w:t>Диск:</w:t>
            </w:r>
          </w:p>
        </w:tc>
        <w:tc>
          <w:tcPr>
            <w:tcW w:w="3827" w:type="dxa"/>
            <w:vAlign w:val="center"/>
            <w:hideMark/>
          </w:tcPr>
          <w:p w14:paraId="5035D8BA" w14:textId="77777777" w:rsidR="006C5601" w:rsidRPr="00C80A28" w:rsidRDefault="006C5601" w:rsidP="006C5601">
            <w:pPr>
              <w:spacing w:after="0"/>
              <w:rPr>
                <w:color w:val="000000"/>
                <w:rPrChange w:id="916" w:author="Николай Богомолов" w:date="2022-09-09T16:10:00Z">
                  <w:rPr>
                    <w:color w:val="000000"/>
                    <w:highlight w:val="cyan"/>
                  </w:rPr>
                </w:rPrChange>
              </w:rPr>
            </w:pPr>
            <w:r w:rsidRPr="00C80A28">
              <w:rPr>
                <w:color w:val="000000"/>
                <w:lang w:val="en-US"/>
                <w:rPrChange w:id="917" w:author="Николай Богомолов" w:date="2022-09-09T16:10:00Z">
                  <w:rPr>
                    <w:color w:val="000000"/>
                    <w:highlight w:val="cyan"/>
                    <w:lang w:val="en-US"/>
                  </w:rPr>
                </w:rPrChange>
              </w:rPr>
              <w:t>256 Gb SSD</w:t>
            </w:r>
            <w:r w:rsidRPr="00C80A28">
              <w:rPr>
                <w:color w:val="000000"/>
                <w:rPrChange w:id="918" w:author="Николай Богомолов" w:date="2022-09-09T16:10:00Z">
                  <w:rPr>
                    <w:color w:val="000000"/>
                    <w:highlight w:val="cyan"/>
                  </w:rPr>
                </w:rPrChange>
              </w:rPr>
              <w:t xml:space="preserve"> </w:t>
            </w:r>
          </w:p>
        </w:tc>
      </w:tr>
      <w:tr w:rsidR="00D94649" w:rsidRPr="00C80A28" w14:paraId="0509F9D8" w14:textId="77777777" w:rsidTr="0070238E">
        <w:trPr>
          <w:trHeight w:val="85"/>
          <w:jc w:val="center"/>
        </w:trPr>
        <w:tc>
          <w:tcPr>
            <w:tcW w:w="1985" w:type="dxa"/>
          </w:tcPr>
          <w:p w14:paraId="6710DB55" w14:textId="77777777" w:rsidR="00D94649" w:rsidRPr="00C80A28" w:rsidRDefault="00D94649" w:rsidP="006C5601">
            <w:pPr>
              <w:spacing w:after="0"/>
              <w:rPr>
                <w:color w:val="000000"/>
                <w:rPrChange w:id="919" w:author="Николай Богомолов" w:date="2022-09-09T16:10:00Z">
                  <w:rPr>
                    <w:color w:val="000000"/>
                    <w:highlight w:val="cyan"/>
                  </w:rPr>
                </w:rPrChange>
              </w:rPr>
            </w:pPr>
            <w:r w:rsidRPr="00C80A28">
              <w:rPr>
                <w:color w:val="000000"/>
                <w:rPrChange w:id="920" w:author="Николай Богомолов" w:date="2022-09-09T16:10:00Z">
                  <w:rPr>
                    <w:color w:val="000000"/>
                    <w:highlight w:val="cyan"/>
                  </w:rPr>
                </w:rPrChange>
              </w:rPr>
              <w:t>Сеть:</w:t>
            </w:r>
          </w:p>
        </w:tc>
        <w:tc>
          <w:tcPr>
            <w:tcW w:w="3827" w:type="dxa"/>
            <w:vAlign w:val="center"/>
          </w:tcPr>
          <w:p w14:paraId="0CBB35C2" w14:textId="77777777" w:rsidR="00D94649" w:rsidRPr="00C80A28" w:rsidRDefault="00D94649" w:rsidP="006C5601">
            <w:pPr>
              <w:spacing w:after="0"/>
              <w:rPr>
                <w:color w:val="000000"/>
                <w:lang w:val="en-US"/>
                <w:rPrChange w:id="921" w:author="Николай Богомолов" w:date="2022-09-09T16:10:00Z">
                  <w:rPr>
                    <w:color w:val="000000"/>
                    <w:highlight w:val="cyan"/>
                    <w:lang w:val="en-US"/>
                  </w:rPr>
                </w:rPrChange>
              </w:rPr>
            </w:pPr>
            <w:r w:rsidRPr="00C80A28">
              <w:rPr>
                <w:color w:val="000000"/>
                <w:lang w:val="en-US"/>
                <w:rPrChange w:id="922" w:author="Николай Богомолов" w:date="2022-09-09T16:10:00Z">
                  <w:rPr>
                    <w:color w:val="000000"/>
                    <w:highlight w:val="cyan"/>
                    <w:lang w:val="en-US"/>
                  </w:rPr>
                </w:rPrChange>
              </w:rPr>
              <w:t>Ethernet 100 Mbit</w:t>
            </w:r>
          </w:p>
        </w:tc>
      </w:tr>
      <w:tr w:rsidR="0070238E" w:rsidRPr="00C80A28" w14:paraId="2EBF2AE2" w14:textId="77777777" w:rsidTr="0070238E">
        <w:trPr>
          <w:trHeight w:val="85"/>
          <w:jc w:val="center"/>
        </w:trPr>
        <w:tc>
          <w:tcPr>
            <w:tcW w:w="1985" w:type="dxa"/>
          </w:tcPr>
          <w:p w14:paraId="6AC286F1" w14:textId="77777777" w:rsidR="0070238E" w:rsidRPr="00C80A28" w:rsidRDefault="0070238E" w:rsidP="006C5601">
            <w:pPr>
              <w:spacing w:after="0"/>
              <w:rPr>
                <w:color w:val="000000"/>
                <w:rPrChange w:id="923" w:author="Николай Богомолов" w:date="2022-09-09T16:10:00Z">
                  <w:rPr>
                    <w:color w:val="000000"/>
                    <w:highlight w:val="cyan"/>
                  </w:rPr>
                </w:rPrChange>
              </w:rPr>
            </w:pPr>
            <w:r w:rsidRPr="00C80A28">
              <w:rPr>
                <w:color w:val="000000"/>
                <w:rPrChange w:id="924" w:author="Николай Богомолов" w:date="2022-09-09T16:10:00Z">
                  <w:rPr>
                    <w:color w:val="000000"/>
                    <w:highlight w:val="cyan"/>
                  </w:rPr>
                </w:rPrChange>
              </w:rPr>
              <w:t>Экран</w:t>
            </w:r>
          </w:p>
        </w:tc>
        <w:tc>
          <w:tcPr>
            <w:tcW w:w="3827" w:type="dxa"/>
            <w:vAlign w:val="center"/>
          </w:tcPr>
          <w:p w14:paraId="43BFC396" w14:textId="77777777" w:rsidR="0070238E" w:rsidRPr="00C80A28" w:rsidRDefault="0070238E" w:rsidP="006C5601">
            <w:pPr>
              <w:spacing w:after="0"/>
              <w:rPr>
                <w:color w:val="000000"/>
                <w:lang w:val="en-US"/>
                <w:rPrChange w:id="925" w:author="Николай Богомолов" w:date="2022-09-09T16:10:00Z">
                  <w:rPr>
                    <w:color w:val="000000"/>
                    <w:highlight w:val="cyan"/>
                    <w:lang w:val="en-US"/>
                  </w:rPr>
                </w:rPrChange>
              </w:rPr>
            </w:pPr>
            <w:r w:rsidRPr="00C80A28">
              <w:rPr>
                <w:color w:val="000000"/>
                <w:rPrChange w:id="926" w:author="Николай Богомолов" w:date="2022-09-09T16:10:00Z">
                  <w:rPr>
                    <w:color w:val="000000"/>
                    <w:highlight w:val="cyan"/>
                  </w:rPr>
                </w:rPrChange>
              </w:rPr>
              <w:t>15.6</w:t>
            </w:r>
            <w:r w:rsidRPr="00C80A28">
              <w:rPr>
                <w:color w:val="000000"/>
                <w:lang w:val="en-US"/>
                <w:rPrChange w:id="927" w:author="Николай Богомолов" w:date="2022-09-09T16:10:00Z">
                  <w:rPr>
                    <w:color w:val="000000"/>
                    <w:highlight w:val="cyan"/>
                    <w:lang w:val="en-US"/>
                  </w:rPr>
                </w:rPrChange>
              </w:rPr>
              <w:t>”</w:t>
            </w:r>
          </w:p>
        </w:tc>
      </w:tr>
      <w:tr w:rsidR="0070238E" w:rsidRPr="00C80A28" w14:paraId="39089B1F" w14:textId="77777777" w:rsidTr="0070238E">
        <w:trPr>
          <w:trHeight w:val="85"/>
          <w:jc w:val="center"/>
        </w:trPr>
        <w:tc>
          <w:tcPr>
            <w:tcW w:w="1985" w:type="dxa"/>
          </w:tcPr>
          <w:p w14:paraId="76DCEE53" w14:textId="77777777" w:rsidR="0070238E" w:rsidRPr="00C80A28" w:rsidRDefault="0070238E" w:rsidP="006C5601">
            <w:pPr>
              <w:spacing w:after="0"/>
              <w:rPr>
                <w:color w:val="000000"/>
                <w:rPrChange w:id="928" w:author="Николай Богомолов" w:date="2022-09-09T16:10:00Z">
                  <w:rPr>
                    <w:color w:val="000000"/>
                    <w:highlight w:val="cyan"/>
                  </w:rPr>
                </w:rPrChange>
              </w:rPr>
            </w:pPr>
            <w:r w:rsidRPr="00C80A28">
              <w:rPr>
                <w:color w:val="000000"/>
                <w:rPrChange w:id="929" w:author="Николай Богомолов" w:date="2022-09-09T16:10:00Z">
                  <w:rPr>
                    <w:color w:val="000000"/>
                    <w:highlight w:val="cyan"/>
                  </w:rPr>
                </w:rPrChange>
              </w:rPr>
              <w:t>ОС</w:t>
            </w:r>
          </w:p>
        </w:tc>
        <w:tc>
          <w:tcPr>
            <w:tcW w:w="3827" w:type="dxa"/>
            <w:vAlign w:val="center"/>
          </w:tcPr>
          <w:p w14:paraId="14AFD845" w14:textId="77777777" w:rsidR="0070238E" w:rsidRPr="00C80A28" w:rsidRDefault="0070238E" w:rsidP="006C5601">
            <w:pPr>
              <w:spacing w:after="0"/>
              <w:rPr>
                <w:color w:val="000000"/>
                <w:lang w:val="en-US"/>
                <w:rPrChange w:id="930" w:author="Николай Богомолов" w:date="2022-09-09T16:10:00Z">
                  <w:rPr>
                    <w:color w:val="000000"/>
                    <w:highlight w:val="cyan"/>
                    <w:lang w:val="en-US"/>
                  </w:rPr>
                </w:rPrChange>
              </w:rPr>
            </w:pPr>
            <w:r w:rsidRPr="00C80A28">
              <w:rPr>
                <w:color w:val="000000"/>
                <w:lang w:val="en-US"/>
                <w:rPrChange w:id="931" w:author="Николай Богомолов" w:date="2022-09-09T16:10:00Z">
                  <w:rPr>
                    <w:color w:val="000000"/>
                    <w:highlight w:val="cyan"/>
                    <w:lang w:val="en-US"/>
                  </w:rPr>
                </w:rPrChange>
              </w:rPr>
              <w:t xml:space="preserve">Windows 10 Professional </w:t>
            </w:r>
          </w:p>
        </w:tc>
      </w:tr>
      <w:tr w:rsidR="006C5601" w:rsidRPr="00C80A28" w14:paraId="39C0C036" w14:textId="77777777" w:rsidTr="0070238E">
        <w:trPr>
          <w:trHeight w:val="319"/>
          <w:jc w:val="center"/>
        </w:trPr>
        <w:tc>
          <w:tcPr>
            <w:tcW w:w="1985" w:type="dxa"/>
            <w:hideMark/>
          </w:tcPr>
          <w:p w14:paraId="1A33B5C0" w14:textId="77777777" w:rsidR="006C5601" w:rsidRPr="00C80A28" w:rsidRDefault="0070238E" w:rsidP="006C5601">
            <w:pPr>
              <w:spacing w:after="0"/>
              <w:rPr>
                <w:color w:val="000000"/>
                <w:rPrChange w:id="932" w:author="Николай Богомолов" w:date="2022-09-09T16:10:00Z">
                  <w:rPr>
                    <w:color w:val="000000"/>
                    <w:highlight w:val="cyan"/>
                  </w:rPr>
                </w:rPrChange>
              </w:rPr>
            </w:pPr>
            <w:r w:rsidRPr="00C80A28">
              <w:rPr>
                <w:color w:val="000000"/>
                <w:rPrChange w:id="933" w:author="Николай Богомолов" w:date="2022-09-09T16:10:00Z">
                  <w:rPr>
                    <w:color w:val="000000"/>
                    <w:highlight w:val="cyan"/>
                  </w:rPr>
                </w:rPrChange>
              </w:rPr>
              <w:t>Среда разработки</w:t>
            </w:r>
            <w:r w:rsidR="006C5601" w:rsidRPr="00C80A28">
              <w:rPr>
                <w:color w:val="000000"/>
                <w:rPrChange w:id="934" w:author="Николай Богомолов" w:date="2022-09-09T16:10:00Z">
                  <w:rPr>
                    <w:color w:val="000000"/>
                    <w:highlight w:val="cyan"/>
                  </w:rPr>
                </w:rPrChange>
              </w:rPr>
              <w:t>:</w:t>
            </w:r>
          </w:p>
        </w:tc>
        <w:tc>
          <w:tcPr>
            <w:tcW w:w="3827" w:type="dxa"/>
            <w:vAlign w:val="center"/>
            <w:hideMark/>
          </w:tcPr>
          <w:p w14:paraId="4CD05726" w14:textId="77777777" w:rsidR="006C5601" w:rsidRPr="00C80A28" w:rsidRDefault="0070238E" w:rsidP="006C5601">
            <w:pPr>
              <w:spacing w:after="0"/>
              <w:rPr>
                <w:color w:val="000000"/>
                <w:lang w:val="en-US"/>
                <w:rPrChange w:id="935" w:author="Николай Богомолов" w:date="2022-09-09T16:10:00Z">
                  <w:rPr>
                    <w:color w:val="000000"/>
                    <w:highlight w:val="cyan"/>
                    <w:lang w:val="en-US"/>
                  </w:rPr>
                </w:rPrChange>
              </w:rPr>
            </w:pPr>
            <w:r w:rsidRPr="00C80A28">
              <w:rPr>
                <w:color w:val="000000"/>
                <w:lang w:val="en-US"/>
                <w:rPrChange w:id="936" w:author="Николай Богомолов" w:date="2022-09-09T16:10:00Z">
                  <w:rPr>
                    <w:color w:val="000000"/>
                    <w:highlight w:val="cyan"/>
                    <w:lang w:val="en-US"/>
                  </w:rPr>
                </w:rPrChange>
              </w:rPr>
              <w:t>Step7 TiaPortal 17</w:t>
            </w:r>
          </w:p>
          <w:p w14:paraId="6FAC22D2" w14:textId="77777777" w:rsidR="006C5601" w:rsidRPr="00C80A28" w:rsidRDefault="006C5601" w:rsidP="006C5601">
            <w:pPr>
              <w:spacing w:after="0"/>
              <w:rPr>
                <w:color w:val="000000"/>
                <w:rPrChange w:id="937" w:author="Николай Богомолов" w:date="2022-09-09T16:10:00Z">
                  <w:rPr>
                    <w:color w:val="000000"/>
                    <w:highlight w:val="cyan"/>
                  </w:rPr>
                </w:rPrChange>
              </w:rPr>
            </w:pPr>
          </w:p>
        </w:tc>
      </w:tr>
    </w:tbl>
    <w:p w14:paraId="7088CA5A" w14:textId="77777777" w:rsidR="007E602E" w:rsidRPr="00C80A28" w:rsidRDefault="00932588">
      <w:pPr>
        <w:pStyle w:val="2"/>
        <w:numPr>
          <w:ilvl w:val="1"/>
          <w:numId w:val="5"/>
        </w:numPr>
        <w:ind w:left="709"/>
      </w:pPr>
      <w:bookmarkStart w:id="938" w:name="_Toc116467187"/>
      <w:r w:rsidRPr="00C80A28">
        <w:t>Сервер приложений</w:t>
      </w:r>
      <w:bookmarkEnd w:id="938"/>
    </w:p>
    <w:p w14:paraId="4AC7C07A" w14:textId="77777777" w:rsidR="007E602E" w:rsidRDefault="00932588" w:rsidP="007E602E">
      <w:r>
        <w:t xml:space="preserve">Сервер приложений СП представляет собой вычислительный ресурс, на котором установлено серверное ПО СП. Вычислительный ресурс может быть реализован как на физическом серверном оборудовании, так и с использованием технологий виртуализации (виртуальная машина). Выбор варианта реализации осуществляют специалисты </w:t>
      </w:r>
      <w:r w:rsidR="00150417">
        <w:t>АО</w:t>
      </w:r>
      <w:r>
        <w:t xml:space="preserve"> «ВТЗ».</w:t>
      </w:r>
    </w:p>
    <w:p w14:paraId="6C2FE3CE" w14:textId="77777777" w:rsidR="007E602E" w:rsidRDefault="00932588" w:rsidP="007E602E">
      <w:r w:rsidRPr="0090310F">
        <w:lastRenderedPageBreak/>
        <w:t xml:space="preserve">Конфигурация сервера приложений СП должна удовлетворять </w:t>
      </w:r>
      <w:r>
        <w:t>минимальным</w:t>
      </w:r>
      <w:r w:rsidRPr="0090310F">
        <w:t xml:space="preserve"> требованиям к аппаратному обеспечению</w:t>
      </w:r>
      <w:r>
        <w:t>, а именно:</w:t>
      </w:r>
    </w:p>
    <w:tbl>
      <w:tblPr>
        <w:tblW w:w="5812" w:type="dxa"/>
        <w:jc w:val="center"/>
        <w:tblLayout w:type="fixed"/>
        <w:tblLook w:val="04A0" w:firstRow="1" w:lastRow="0" w:firstColumn="1" w:lastColumn="0" w:noHBand="0" w:noVBand="1"/>
      </w:tblPr>
      <w:tblGrid>
        <w:gridCol w:w="1403"/>
        <w:gridCol w:w="4409"/>
      </w:tblGrid>
      <w:tr w:rsidR="009162F4" w:rsidRPr="00F8275C" w14:paraId="782692DC" w14:textId="77777777" w:rsidTr="009763E2">
        <w:trPr>
          <w:trHeight w:val="85"/>
          <w:jc w:val="center"/>
        </w:trPr>
        <w:tc>
          <w:tcPr>
            <w:tcW w:w="1403" w:type="dxa"/>
            <w:vAlign w:val="center"/>
            <w:hideMark/>
          </w:tcPr>
          <w:p w14:paraId="04434DBA" w14:textId="77777777" w:rsidR="007E602E" w:rsidRPr="0090310F" w:rsidRDefault="00932588" w:rsidP="009763E2">
            <w:pPr>
              <w:spacing w:after="0"/>
              <w:rPr>
                <w:color w:val="000000"/>
              </w:rPr>
            </w:pPr>
            <w:r w:rsidRPr="0090310F">
              <w:rPr>
                <w:color w:val="000000"/>
              </w:rPr>
              <w:t>Процессор:</w:t>
            </w:r>
          </w:p>
        </w:tc>
        <w:tc>
          <w:tcPr>
            <w:tcW w:w="4409" w:type="dxa"/>
            <w:vAlign w:val="center"/>
            <w:hideMark/>
          </w:tcPr>
          <w:p w14:paraId="25097DA9" w14:textId="77777777" w:rsidR="007E602E" w:rsidRPr="0090310F" w:rsidRDefault="00932588" w:rsidP="009763E2">
            <w:pPr>
              <w:spacing w:after="0"/>
              <w:rPr>
                <w:color w:val="000000"/>
                <w:lang w:val="en-US"/>
              </w:rPr>
            </w:pPr>
            <w:r w:rsidRPr="00E20F32">
              <w:rPr>
                <w:color w:val="000000"/>
                <w:lang w:val="en-US"/>
              </w:rPr>
              <w:t>1</w:t>
            </w:r>
            <w:r w:rsidRPr="003B65B3">
              <w:rPr>
                <w:color w:val="000000"/>
                <w:lang w:val="en-US"/>
              </w:rPr>
              <w:t xml:space="preserve"> </w:t>
            </w:r>
            <w:r w:rsidRPr="0090310F">
              <w:rPr>
                <w:color w:val="000000"/>
                <w:lang w:val="en-US"/>
              </w:rPr>
              <w:t>x</w:t>
            </w:r>
            <w:r w:rsidRPr="003B65B3">
              <w:rPr>
                <w:color w:val="000000"/>
                <w:lang w:val="en-US"/>
              </w:rPr>
              <w:t xml:space="preserve"> </w:t>
            </w:r>
            <w:r w:rsidRPr="00E20F32">
              <w:rPr>
                <w:color w:val="000000"/>
                <w:lang w:val="en-US"/>
              </w:rPr>
              <w:t>4</w:t>
            </w:r>
            <w:r w:rsidRPr="0090310F">
              <w:rPr>
                <w:color w:val="000000"/>
              </w:rPr>
              <w:t>С</w:t>
            </w:r>
            <w:r w:rsidRPr="0090310F">
              <w:rPr>
                <w:color w:val="000000"/>
                <w:lang w:val="en-US"/>
              </w:rPr>
              <w:t>ore 3GHz Intel Xeon 64 bit</w:t>
            </w:r>
          </w:p>
        </w:tc>
      </w:tr>
      <w:tr w:rsidR="009162F4" w14:paraId="6359D197" w14:textId="77777777" w:rsidTr="009763E2">
        <w:trPr>
          <w:trHeight w:val="319"/>
          <w:jc w:val="center"/>
        </w:trPr>
        <w:tc>
          <w:tcPr>
            <w:tcW w:w="1403" w:type="dxa"/>
            <w:vAlign w:val="center"/>
            <w:hideMark/>
          </w:tcPr>
          <w:p w14:paraId="7ADCF349" w14:textId="77777777" w:rsidR="007E602E" w:rsidRPr="0090310F" w:rsidRDefault="00932588" w:rsidP="009763E2">
            <w:pPr>
              <w:spacing w:after="0"/>
              <w:rPr>
                <w:color w:val="000000"/>
              </w:rPr>
            </w:pPr>
            <w:r w:rsidRPr="0090310F">
              <w:rPr>
                <w:color w:val="000000"/>
              </w:rPr>
              <w:t>Память:</w:t>
            </w:r>
          </w:p>
        </w:tc>
        <w:tc>
          <w:tcPr>
            <w:tcW w:w="4409" w:type="dxa"/>
            <w:vAlign w:val="center"/>
            <w:hideMark/>
          </w:tcPr>
          <w:p w14:paraId="096E30FB" w14:textId="77777777" w:rsidR="007E602E" w:rsidRPr="0090310F" w:rsidRDefault="00932588" w:rsidP="009763E2">
            <w:pPr>
              <w:spacing w:after="0"/>
              <w:rPr>
                <w:color w:val="000000"/>
              </w:rPr>
            </w:pPr>
            <w:r>
              <w:rPr>
                <w:color w:val="000000"/>
              </w:rPr>
              <w:t>16</w:t>
            </w:r>
            <w:r w:rsidRPr="0090310F">
              <w:rPr>
                <w:color w:val="000000"/>
              </w:rPr>
              <w:t>G</w:t>
            </w:r>
            <w:r w:rsidRPr="0090310F">
              <w:rPr>
                <w:color w:val="000000"/>
                <w:lang w:val="en-US"/>
              </w:rPr>
              <w:t>b</w:t>
            </w:r>
          </w:p>
        </w:tc>
      </w:tr>
      <w:tr w:rsidR="009162F4" w14:paraId="061BD4BB" w14:textId="77777777" w:rsidTr="009763E2">
        <w:trPr>
          <w:trHeight w:val="85"/>
          <w:jc w:val="center"/>
        </w:trPr>
        <w:tc>
          <w:tcPr>
            <w:tcW w:w="1403" w:type="dxa"/>
            <w:hideMark/>
          </w:tcPr>
          <w:p w14:paraId="07CA87D8" w14:textId="77777777" w:rsidR="007E602E" w:rsidRPr="0090310F" w:rsidRDefault="00932588" w:rsidP="009763E2">
            <w:pPr>
              <w:spacing w:after="0"/>
              <w:rPr>
                <w:color w:val="000000"/>
              </w:rPr>
            </w:pPr>
            <w:r w:rsidRPr="0090310F">
              <w:rPr>
                <w:color w:val="000000"/>
              </w:rPr>
              <w:t>Диск:</w:t>
            </w:r>
          </w:p>
        </w:tc>
        <w:tc>
          <w:tcPr>
            <w:tcW w:w="4409" w:type="dxa"/>
            <w:vAlign w:val="center"/>
            <w:hideMark/>
          </w:tcPr>
          <w:p w14:paraId="7FCA11DA" w14:textId="77777777" w:rsidR="007E602E" w:rsidRPr="0090310F" w:rsidRDefault="00932588" w:rsidP="009763E2">
            <w:pPr>
              <w:spacing w:after="0"/>
              <w:rPr>
                <w:color w:val="000000"/>
              </w:rPr>
            </w:pPr>
            <w:r>
              <w:rPr>
                <w:color w:val="000000"/>
              </w:rPr>
              <w:t xml:space="preserve">Не менее 250 </w:t>
            </w:r>
            <w:r>
              <w:rPr>
                <w:color w:val="000000"/>
                <w:lang w:val="en-US"/>
              </w:rPr>
              <w:t>Gb</w:t>
            </w:r>
            <w:r>
              <w:rPr>
                <w:color w:val="000000"/>
              </w:rPr>
              <w:t xml:space="preserve"> дискового пространства</w:t>
            </w:r>
          </w:p>
        </w:tc>
      </w:tr>
      <w:tr w:rsidR="009162F4" w14:paraId="14CB9F97" w14:textId="77777777" w:rsidTr="009763E2">
        <w:trPr>
          <w:trHeight w:val="319"/>
          <w:jc w:val="center"/>
        </w:trPr>
        <w:tc>
          <w:tcPr>
            <w:tcW w:w="1403" w:type="dxa"/>
            <w:vAlign w:val="center"/>
            <w:hideMark/>
          </w:tcPr>
          <w:p w14:paraId="74BCB936" w14:textId="77777777" w:rsidR="007E602E" w:rsidRPr="0090310F" w:rsidRDefault="00932588" w:rsidP="009763E2">
            <w:pPr>
              <w:spacing w:after="0"/>
              <w:rPr>
                <w:color w:val="000000"/>
              </w:rPr>
            </w:pPr>
            <w:r w:rsidRPr="0090310F">
              <w:rPr>
                <w:color w:val="000000"/>
              </w:rPr>
              <w:t>Сеть:</w:t>
            </w:r>
          </w:p>
        </w:tc>
        <w:tc>
          <w:tcPr>
            <w:tcW w:w="4409" w:type="dxa"/>
            <w:vAlign w:val="center"/>
            <w:hideMark/>
          </w:tcPr>
          <w:p w14:paraId="071A3E10" w14:textId="77777777" w:rsidR="007E602E" w:rsidRPr="0090310F" w:rsidRDefault="00932588" w:rsidP="009763E2">
            <w:pPr>
              <w:spacing w:after="0"/>
              <w:rPr>
                <w:color w:val="000000"/>
              </w:rPr>
            </w:pPr>
            <w:r>
              <w:rPr>
                <w:color w:val="000000"/>
              </w:rPr>
              <w:t xml:space="preserve">1 </w:t>
            </w:r>
            <w:r>
              <w:rPr>
                <w:color w:val="000000"/>
                <w:lang w:val="en-US"/>
              </w:rPr>
              <w:t xml:space="preserve">x </w:t>
            </w:r>
            <w:r w:rsidRPr="0090310F">
              <w:rPr>
                <w:color w:val="000000"/>
                <w:lang w:val="en-US"/>
              </w:rPr>
              <w:t>Ethernet 100</w:t>
            </w:r>
            <w:r w:rsidRPr="0090310F">
              <w:rPr>
                <w:color w:val="000000"/>
              </w:rPr>
              <w:t>0</w:t>
            </w:r>
            <w:r w:rsidRPr="0090310F">
              <w:rPr>
                <w:color w:val="000000"/>
                <w:lang w:val="en-US"/>
              </w:rPr>
              <w:t xml:space="preserve"> M</w:t>
            </w:r>
            <w:r w:rsidRPr="0090310F">
              <w:rPr>
                <w:color w:val="000000"/>
              </w:rPr>
              <w:t>b</w:t>
            </w:r>
            <w:r w:rsidRPr="0090310F">
              <w:rPr>
                <w:color w:val="000000"/>
                <w:lang w:val="en-US"/>
              </w:rPr>
              <w:t>it</w:t>
            </w:r>
          </w:p>
        </w:tc>
      </w:tr>
    </w:tbl>
    <w:p w14:paraId="62B62B09" w14:textId="77777777" w:rsidR="007E602E" w:rsidRDefault="00932588" w:rsidP="007E602E">
      <w:pPr>
        <w:spacing w:before="240"/>
      </w:pPr>
      <w:r w:rsidRPr="00FB7020">
        <w:t>По</w:t>
      </w:r>
      <w:r>
        <w:t xml:space="preserve"> мере внедрения и эксплуатации СП предполагается постепенное увеличение ресурсов процессора и оперативной памяти до следующих значений:</w:t>
      </w:r>
    </w:p>
    <w:tbl>
      <w:tblPr>
        <w:tblW w:w="5812" w:type="dxa"/>
        <w:jc w:val="center"/>
        <w:tblLayout w:type="fixed"/>
        <w:tblLook w:val="04A0" w:firstRow="1" w:lastRow="0" w:firstColumn="1" w:lastColumn="0" w:noHBand="0" w:noVBand="1"/>
      </w:tblPr>
      <w:tblGrid>
        <w:gridCol w:w="1403"/>
        <w:gridCol w:w="4409"/>
      </w:tblGrid>
      <w:tr w:rsidR="009162F4" w:rsidRPr="00F8275C" w14:paraId="206B7D97" w14:textId="77777777" w:rsidTr="009763E2">
        <w:trPr>
          <w:trHeight w:val="85"/>
          <w:jc w:val="center"/>
        </w:trPr>
        <w:tc>
          <w:tcPr>
            <w:tcW w:w="1403" w:type="dxa"/>
            <w:vAlign w:val="center"/>
            <w:hideMark/>
          </w:tcPr>
          <w:p w14:paraId="019DE78B" w14:textId="77777777" w:rsidR="007E602E" w:rsidRPr="0090310F" w:rsidRDefault="00932588" w:rsidP="009763E2">
            <w:pPr>
              <w:spacing w:after="0"/>
              <w:rPr>
                <w:color w:val="000000"/>
              </w:rPr>
            </w:pPr>
            <w:r w:rsidRPr="0090310F">
              <w:rPr>
                <w:color w:val="000000"/>
              </w:rPr>
              <w:t>Процессор:</w:t>
            </w:r>
          </w:p>
        </w:tc>
        <w:tc>
          <w:tcPr>
            <w:tcW w:w="4409" w:type="dxa"/>
            <w:vAlign w:val="center"/>
            <w:hideMark/>
          </w:tcPr>
          <w:p w14:paraId="21C868DC" w14:textId="77777777" w:rsidR="007E602E" w:rsidRPr="0090310F" w:rsidRDefault="00932588" w:rsidP="009763E2">
            <w:pPr>
              <w:spacing w:after="0"/>
              <w:rPr>
                <w:color w:val="000000"/>
                <w:lang w:val="en-US"/>
              </w:rPr>
            </w:pPr>
            <w:r>
              <w:rPr>
                <w:color w:val="000000"/>
                <w:lang w:val="en-US"/>
              </w:rPr>
              <w:t>1</w:t>
            </w:r>
            <w:r w:rsidRPr="0090310F">
              <w:rPr>
                <w:color w:val="000000"/>
                <w:lang w:val="en-US"/>
              </w:rPr>
              <w:t>x</w:t>
            </w:r>
            <w:r w:rsidRPr="00FB7020">
              <w:rPr>
                <w:color w:val="000000"/>
                <w:lang w:val="en-US"/>
              </w:rPr>
              <w:t>8</w:t>
            </w:r>
            <w:r w:rsidRPr="0090310F">
              <w:rPr>
                <w:color w:val="000000"/>
              </w:rPr>
              <w:t>С</w:t>
            </w:r>
            <w:r w:rsidRPr="0090310F">
              <w:rPr>
                <w:color w:val="000000"/>
                <w:lang w:val="en-US"/>
              </w:rPr>
              <w:t>ore 3GHz Intel Xeon 64 bit</w:t>
            </w:r>
          </w:p>
        </w:tc>
      </w:tr>
      <w:tr w:rsidR="009162F4" w14:paraId="2F43466D" w14:textId="77777777" w:rsidTr="009763E2">
        <w:trPr>
          <w:trHeight w:val="319"/>
          <w:jc w:val="center"/>
        </w:trPr>
        <w:tc>
          <w:tcPr>
            <w:tcW w:w="1403" w:type="dxa"/>
            <w:vAlign w:val="center"/>
            <w:hideMark/>
          </w:tcPr>
          <w:p w14:paraId="56BDDBA3" w14:textId="77777777" w:rsidR="007E602E" w:rsidRPr="0090310F" w:rsidRDefault="00932588" w:rsidP="009763E2">
            <w:pPr>
              <w:spacing w:after="0"/>
              <w:rPr>
                <w:color w:val="000000"/>
              </w:rPr>
            </w:pPr>
            <w:r w:rsidRPr="0090310F">
              <w:rPr>
                <w:color w:val="000000"/>
              </w:rPr>
              <w:t>Память:</w:t>
            </w:r>
          </w:p>
        </w:tc>
        <w:tc>
          <w:tcPr>
            <w:tcW w:w="4409" w:type="dxa"/>
            <w:vAlign w:val="center"/>
            <w:hideMark/>
          </w:tcPr>
          <w:p w14:paraId="4C9FF33D" w14:textId="77777777" w:rsidR="007E602E" w:rsidRPr="0090310F" w:rsidRDefault="00932588" w:rsidP="009763E2">
            <w:pPr>
              <w:spacing w:after="0"/>
              <w:rPr>
                <w:color w:val="000000"/>
              </w:rPr>
            </w:pPr>
            <w:r>
              <w:rPr>
                <w:color w:val="000000"/>
                <w:lang w:val="en-US"/>
              </w:rPr>
              <w:t>32</w:t>
            </w:r>
            <w:r w:rsidRPr="0090310F">
              <w:rPr>
                <w:color w:val="000000"/>
              </w:rPr>
              <w:t>G</w:t>
            </w:r>
            <w:r w:rsidRPr="0090310F">
              <w:rPr>
                <w:color w:val="000000"/>
                <w:lang w:val="en-US"/>
              </w:rPr>
              <w:t>b</w:t>
            </w:r>
          </w:p>
        </w:tc>
      </w:tr>
    </w:tbl>
    <w:p w14:paraId="42F18037" w14:textId="77777777" w:rsidR="007E602E" w:rsidRDefault="00932588" w:rsidP="007E602E">
      <w:r w:rsidRPr="00FE3F64">
        <w:t xml:space="preserve">Сервер приложений СП подключается </w:t>
      </w:r>
      <w:r w:rsidR="00FE3F64" w:rsidRPr="00FE3F64">
        <w:t>к сети передачи данных</w:t>
      </w:r>
      <w:r w:rsidRPr="00FE3F64">
        <w:t xml:space="preserve"> КСПД. Сетевое подключение к КСПД используется для связи</w:t>
      </w:r>
      <w:r w:rsidR="00FE3F64">
        <w:t xml:space="preserve"> с ПЛК СП,</w:t>
      </w:r>
      <w:r w:rsidRPr="00FE3F64">
        <w:t xml:space="preserve"> с сервером хранилища данных СП, АРМами СП и инфраструктурой данных </w:t>
      </w:r>
      <w:r w:rsidRPr="00FE3F64">
        <w:rPr>
          <w:lang w:val="en-US"/>
        </w:rPr>
        <w:t>PIMS</w:t>
      </w:r>
      <w:r w:rsidRPr="00FE3F64">
        <w:t xml:space="preserve">. </w:t>
      </w:r>
    </w:p>
    <w:p w14:paraId="45D095CC" w14:textId="77777777" w:rsidR="00B119D1" w:rsidRPr="0060635E" w:rsidRDefault="00932588" w:rsidP="00B119D1">
      <w:r w:rsidRPr="0060635E">
        <w:t xml:space="preserve">Сервер </w:t>
      </w:r>
      <w:r>
        <w:t>приложений СП</w:t>
      </w:r>
      <w:r w:rsidRPr="0060635E">
        <w:t xml:space="preserve"> обменивается</w:t>
      </w:r>
      <w:r>
        <w:t xml:space="preserve"> данными </w:t>
      </w:r>
      <w:r w:rsidRPr="0060635E">
        <w:t xml:space="preserve">с </w:t>
      </w:r>
      <w:r>
        <w:t>КП СП</w:t>
      </w:r>
      <w:r w:rsidRPr="0060635E">
        <w:t xml:space="preserve"> по</w:t>
      </w:r>
      <w:r>
        <w:t> </w:t>
      </w:r>
      <w:r w:rsidRPr="0060635E">
        <w:t xml:space="preserve">протоколу </w:t>
      </w:r>
      <w:r w:rsidRPr="0060635E">
        <w:rPr>
          <w:lang w:val="en-US"/>
        </w:rPr>
        <w:t>OPC</w:t>
      </w:r>
      <w:r>
        <w:t> </w:t>
      </w:r>
      <w:r w:rsidRPr="0060635E">
        <w:rPr>
          <w:lang w:val="en-US"/>
        </w:rPr>
        <w:t>UA</w:t>
      </w:r>
      <w:r w:rsidRPr="0060635E">
        <w:t xml:space="preserve">. При этом </w:t>
      </w:r>
      <w:r>
        <w:t>сервер СП</w:t>
      </w:r>
      <w:r w:rsidRPr="0060635E">
        <w:t xml:space="preserve"> выступает в роли клиента, а </w:t>
      </w:r>
      <w:r w:rsidR="00B25D00">
        <w:t>КП</w:t>
      </w:r>
      <w:r w:rsidRPr="0060635E">
        <w:t xml:space="preserve"> </w:t>
      </w:r>
      <w:r>
        <w:t xml:space="preserve">СП </w:t>
      </w:r>
      <w:r w:rsidRPr="0060635E">
        <w:t xml:space="preserve">являются </w:t>
      </w:r>
      <w:r w:rsidRPr="0060635E">
        <w:rPr>
          <w:lang w:val="en-US"/>
        </w:rPr>
        <w:t>OPC</w:t>
      </w:r>
      <w:r>
        <w:t> </w:t>
      </w:r>
      <w:r w:rsidRPr="0060635E">
        <w:rPr>
          <w:lang w:val="en-US"/>
        </w:rPr>
        <w:t>UA</w:t>
      </w:r>
      <w:r w:rsidRPr="0060635E">
        <w:t xml:space="preserve"> серверами.</w:t>
      </w:r>
    </w:p>
    <w:p w14:paraId="6E0F8873" w14:textId="77777777" w:rsidR="007E602E" w:rsidRDefault="00932588">
      <w:pPr>
        <w:pStyle w:val="2"/>
        <w:numPr>
          <w:ilvl w:val="1"/>
          <w:numId w:val="5"/>
        </w:numPr>
        <w:ind w:left="709"/>
      </w:pPr>
      <w:bookmarkStart w:id="939" w:name="_Toc116467188"/>
      <w:r>
        <w:t>Сервер хранилища данных</w:t>
      </w:r>
      <w:bookmarkEnd w:id="939"/>
    </w:p>
    <w:p w14:paraId="64F29FB5" w14:textId="77777777" w:rsidR="007E602E" w:rsidRDefault="00932588" w:rsidP="007E602E">
      <w:r>
        <w:t xml:space="preserve">Сервер хранилища данных представляет собой вычислительный ресурс, на котором установлен экземпляр СУБД </w:t>
      </w:r>
      <w:r>
        <w:rPr>
          <w:lang w:val="en-US"/>
        </w:rPr>
        <w:t>PostgreSQL</w:t>
      </w:r>
      <w:r>
        <w:t xml:space="preserve">. Вычислительный ресурс может быть реализован как на физическом серверном оборудовании, так и с использованием технологий виртуализации (виртуальная машина). Выбор варианта реализации осуществляют специалисты </w:t>
      </w:r>
      <w:r w:rsidR="00150417">
        <w:t>АО</w:t>
      </w:r>
      <w:r>
        <w:t xml:space="preserve"> «ВТЗ».</w:t>
      </w:r>
    </w:p>
    <w:p w14:paraId="4AE5CD60" w14:textId="77777777" w:rsidR="007E602E" w:rsidRDefault="00932588" w:rsidP="007E602E">
      <w:r w:rsidRPr="0090310F">
        <w:t xml:space="preserve">Конфигурация сервера </w:t>
      </w:r>
      <w:r>
        <w:t>хранилища данных</w:t>
      </w:r>
      <w:r w:rsidRPr="0090310F">
        <w:t xml:space="preserve"> СП должна удовлетворять </w:t>
      </w:r>
      <w:r>
        <w:t>минимальным</w:t>
      </w:r>
      <w:r w:rsidRPr="0090310F">
        <w:t xml:space="preserve"> требованиям к аппаратному обеспечению</w:t>
      </w:r>
      <w:r>
        <w:t>, а именно:</w:t>
      </w:r>
    </w:p>
    <w:tbl>
      <w:tblPr>
        <w:tblW w:w="5812" w:type="dxa"/>
        <w:jc w:val="center"/>
        <w:tblLayout w:type="fixed"/>
        <w:tblLook w:val="04A0" w:firstRow="1" w:lastRow="0" w:firstColumn="1" w:lastColumn="0" w:noHBand="0" w:noVBand="1"/>
      </w:tblPr>
      <w:tblGrid>
        <w:gridCol w:w="1403"/>
        <w:gridCol w:w="4409"/>
      </w:tblGrid>
      <w:tr w:rsidR="009162F4" w:rsidRPr="00F8275C" w14:paraId="3C0ED810" w14:textId="77777777" w:rsidTr="009763E2">
        <w:trPr>
          <w:trHeight w:val="85"/>
          <w:jc w:val="center"/>
        </w:trPr>
        <w:tc>
          <w:tcPr>
            <w:tcW w:w="1403" w:type="dxa"/>
            <w:vAlign w:val="center"/>
            <w:hideMark/>
          </w:tcPr>
          <w:p w14:paraId="6D04C7EB" w14:textId="77777777" w:rsidR="007E602E" w:rsidRPr="0090310F" w:rsidRDefault="00932588" w:rsidP="009763E2">
            <w:pPr>
              <w:spacing w:after="0"/>
              <w:rPr>
                <w:color w:val="000000"/>
              </w:rPr>
            </w:pPr>
            <w:r w:rsidRPr="0090310F">
              <w:rPr>
                <w:color w:val="000000"/>
              </w:rPr>
              <w:t>Процессор:</w:t>
            </w:r>
          </w:p>
        </w:tc>
        <w:tc>
          <w:tcPr>
            <w:tcW w:w="4409" w:type="dxa"/>
            <w:vAlign w:val="center"/>
            <w:hideMark/>
          </w:tcPr>
          <w:p w14:paraId="6B767FB9" w14:textId="77777777" w:rsidR="007E602E" w:rsidRPr="0090310F" w:rsidRDefault="00932588" w:rsidP="009763E2">
            <w:pPr>
              <w:spacing w:after="0"/>
              <w:rPr>
                <w:color w:val="000000"/>
                <w:lang w:val="en-US"/>
              </w:rPr>
            </w:pPr>
            <w:r w:rsidRPr="00E20F32">
              <w:rPr>
                <w:color w:val="000000"/>
                <w:lang w:val="en-US"/>
              </w:rPr>
              <w:t>1</w:t>
            </w:r>
            <w:r w:rsidRPr="0090310F">
              <w:rPr>
                <w:color w:val="000000"/>
                <w:lang w:val="en-US"/>
              </w:rPr>
              <w:t>x</w:t>
            </w:r>
            <w:r w:rsidRPr="00E20F32">
              <w:rPr>
                <w:color w:val="000000"/>
                <w:lang w:val="en-US"/>
              </w:rPr>
              <w:t>4</w:t>
            </w:r>
            <w:r w:rsidRPr="0090310F">
              <w:rPr>
                <w:color w:val="000000"/>
              </w:rPr>
              <w:t>С</w:t>
            </w:r>
            <w:r w:rsidRPr="0090310F">
              <w:rPr>
                <w:color w:val="000000"/>
                <w:lang w:val="en-US"/>
              </w:rPr>
              <w:t>ore 3GHz Intel Xeon 64 bit</w:t>
            </w:r>
          </w:p>
        </w:tc>
      </w:tr>
      <w:tr w:rsidR="009162F4" w14:paraId="6430CFC7" w14:textId="77777777" w:rsidTr="009763E2">
        <w:trPr>
          <w:trHeight w:val="319"/>
          <w:jc w:val="center"/>
        </w:trPr>
        <w:tc>
          <w:tcPr>
            <w:tcW w:w="1403" w:type="dxa"/>
            <w:vAlign w:val="center"/>
            <w:hideMark/>
          </w:tcPr>
          <w:p w14:paraId="2083C165" w14:textId="77777777" w:rsidR="007E602E" w:rsidRPr="0090310F" w:rsidRDefault="00932588" w:rsidP="009763E2">
            <w:pPr>
              <w:spacing w:after="0"/>
              <w:rPr>
                <w:color w:val="000000"/>
              </w:rPr>
            </w:pPr>
            <w:r w:rsidRPr="0090310F">
              <w:rPr>
                <w:color w:val="000000"/>
              </w:rPr>
              <w:t>Память:</w:t>
            </w:r>
          </w:p>
        </w:tc>
        <w:tc>
          <w:tcPr>
            <w:tcW w:w="4409" w:type="dxa"/>
            <w:vAlign w:val="center"/>
            <w:hideMark/>
          </w:tcPr>
          <w:p w14:paraId="799F0286" w14:textId="77777777" w:rsidR="007E602E" w:rsidRPr="0090310F" w:rsidRDefault="00932588" w:rsidP="009763E2">
            <w:pPr>
              <w:spacing w:after="0"/>
              <w:rPr>
                <w:color w:val="000000"/>
              </w:rPr>
            </w:pPr>
            <w:r>
              <w:rPr>
                <w:color w:val="000000"/>
              </w:rPr>
              <w:t>16</w:t>
            </w:r>
            <w:r w:rsidRPr="0090310F">
              <w:rPr>
                <w:color w:val="000000"/>
              </w:rPr>
              <w:t>G</w:t>
            </w:r>
            <w:r w:rsidRPr="0090310F">
              <w:rPr>
                <w:color w:val="000000"/>
                <w:lang w:val="en-US"/>
              </w:rPr>
              <w:t>b</w:t>
            </w:r>
          </w:p>
        </w:tc>
      </w:tr>
      <w:tr w:rsidR="009162F4" w14:paraId="1EE20257" w14:textId="77777777" w:rsidTr="009763E2">
        <w:trPr>
          <w:trHeight w:val="85"/>
          <w:jc w:val="center"/>
        </w:trPr>
        <w:tc>
          <w:tcPr>
            <w:tcW w:w="1403" w:type="dxa"/>
            <w:hideMark/>
          </w:tcPr>
          <w:p w14:paraId="3FA0044C" w14:textId="77777777" w:rsidR="007E602E" w:rsidRPr="0090310F" w:rsidRDefault="00932588" w:rsidP="009763E2">
            <w:pPr>
              <w:spacing w:after="0"/>
              <w:rPr>
                <w:color w:val="000000"/>
              </w:rPr>
            </w:pPr>
            <w:r w:rsidRPr="0090310F">
              <w:rPr>
                <w:color w:val="000000"/>
              </w:rPr>
              <w:t>Диск:</w:t>
            </w:r>
          </w:p>
        </w:tc>
        <w:tc>
          <w:tcPr>
            <w:tcW w:w="4409" w:type="dxa"/>
            <w:vAlign w:val="center"/>
            <w:hideMark/>
          </w:tcPr>
          <w:p w14:paraId="78D1ACE0" w14:textId="77777777" w:rsidR="007E602E" w:rsidRPr="0090310F" w:rsidRDefault="00932588" w:rsidP="009763E2">
            <w:pPr>
              <w:spacing w:after="0"/>
              <w:rPr>
                <w:color w:val="000000"/>
              </w:rPr>
            </w:pPr>
            <w:r>
              <w:rPr>
                <w:color w:val="000000"/>
              </w:rPr>
              <w:t xml:space="preserve">Не менее 500 </w:t>
            </w:r>
            <w:r>
              <w:rPr>
                <w:color w:val="000000"/>
                <w:lang w:val="en-US"/>
              </w:rPr>
              <w:t>Gb</w:t>
            </w:r>
            <w:r>
              <w:rPr>
                <w:color w:val="000000"/>
              </w:rPr>
              <w:t xml:space="preserve"> дискового пространства</w:t>
            </w:r>
          </w:p>
        </w:tc>
      </w:tr>
      <w:tr w:rsidR="009162F4" w14:paraId="2BBE8AF8" w14:textId="77777777" w:rsidTr="009763E2">
        <w:trPr>
          <w:trHeight w:val="319"/>
          <w:jc w:val="center"/>
        </w:trPr>
        <w:tc>
          <w:tcPr>
            <w:tcW w:w="1403" w:type="dxa"/>
            <w:vAlign w:val="center"/>
            <w:hideMark/>
          </w:tcPr>
          <w:p w14:paraId="5F808BE9" w14:textId="77777777" w:rsidR="007E602E" w:rsidRPr="0090310F" w:rsidRDefault="00932588" w:rsidP="009763E2">
            <w:pPr>
              <w:spacing w:after="0"/>
              <w:rPr>
                <w:color w:val="000000"/>
              </w:rPr>
            </w:pPr>
            <w:r w:rsidRPr="0090310F">
              <w:rPr>
                <w:color w:val="000000"/>
              </w:rPr>
              <w:t>Сеть:</w:t>
            </w:r>
          </w:p>
        </w:tc>
        <w:tc>
          <w:tcPr>
            <w:tcW w:w="4409" w:type="dxa"/>
            <w:vAlign w:val="center"/>
            <w:hideMark/>
          </w:tcPr>
          <w:p w14:paraId="61844E59" w14:textId="77777777" w:rsidR="007E602E" w:rsidRPr="0090310F" w:rsidRDefault="00932588" w:rsidP="009763E2">
            <w:pPr>
              <w:spacing w:after="0"/>
              <w:rPr>
                <w:color w:val="000000"/>
              </w:rPr>
            </w:pPr>
            <w:r w:rsidRPr="0090310F">
              <w:rPr>
                <w:color w:val="000000"/>
                <w:lang w:val="en-US"/>
              </w:rPr>
              <w:t>Ethernet 100</w:t>
            </w:r>
            <w:r w:rsidRPr="0090310F">
              <w:rPr>
                <w:color w:val="000000"/>
              </w:rPr>
              <w:t>0</w:t>
            </w:r>
            <w:r w:rsidRPr="0090310F">
              <w:rPr>
                <w:color w:val="000000"/>
                <w:lang w:val="en-US"/>
              </w:rPr>
              <w:t xml:space="preserve"> M</w:t>
            </w:r>
            <w:r w:rsidRPr="0090310F">
              <w:rPr>
                <w:color w:val="000000"/>
              </w:rPr>
              <w:t>b</w:t>
            </w:r>
            <w:r w:rsidRPr="0090310F">
              <w:rPr>
                <w:color w:val="000000"/>
                <w:lang w:val="en-US"/>
              </w:rPr>
              <w:t>it</w:t>
            </w:r>
          </w:p>
        </w:tc>
      </w:tr>
    </w:tbl>
    <w:p w14:paraId="47E60F61" w14:textId="77777777" w:rsidR="007E602E" w:rsidRPr="00FB7020" w:rsidRDefault="00932588" w:rsidP="007E602E">
      <w:pPr>
        <w:spacing w:before="240"/>
      </w:pPr>
      <w:r w:rsidRPr="00FB7020">
        <w:t>По</w:t>
      </w:r>
      <w:r>
        <w:t xml:space="preserve"> мере внедрения и эксплуатации СП предполагается постепенное увеличение ресурсов процессора, ж</w:t>
      </w:r>
      <w:r w:rsidR="003E2462">
        <w:t>ё</w:t>
      </w:r>
      <w:r>
        <w:t>сткого диска и оперативной памяти до следующих значений:</w:t>
      </w:r>
    </w:p>
    <w:tbl>
      <w:tblPr>
        <w:tblW w:w="5812" w:type="dxa"/>
        <w:jc w:val="center"/>
        <w:tblLayout w:type="fixed"/>
        <w:tblLook w:val="04A0" w:firstRow="1" w:lastRow="0" w:firstColumn="1" w:lastColumn="0" w:noHBand="0" w:noVBand="1"/>
      </w:tblPr>
      <w:tblGrid>
        <w:gridCol w:w="1403"/>
        <w:gridCol w:w="4409"/>
      </w:tblGrid>
      <w:tr w:rsidR="009162F4" w:rsidRPr="00F8275C" w14:paraId="2291643D" w14:textId="77777777" w:rsidTr="009763E2">
        <w:trPr>
          <w:trHeight w:val="85"/>
          <w:jc w:val="center"/>
        </w:trPr>
        <w:tc>
          <w:tcPr>
            <w:tcW w:w="1403" w:type="dxa"/>
            <w:vAlign w:val="center"/>
            <w:hideMark/>
          </w:tcPr>
          <w:p w14:paraId="5FE8DA6C" w14:textId="77777777" w:rsidR="007E602E" w:rsidRPr="0090310F" w:rsidRDefault="00932588" w:rsidP="009763E2">
            <w:pPr>
              <w:spacing w:after="0"/>
              <w:rPr>
                <w:color w:val="000000"/>
              </w:rPr>
            </w:pPr>
            <w:r w:rsidRPr="0090310F">
              <w:rPr>
                <w:color w:val="000000"/>
              </w:rPr>
              <w:t>Процессор:</w:t>
            </w:r>
          </w:p>
        </w:tc>
        <w:tc>
          <w:tcPr>
            <w:tcW w:w="4409" w:type="dxa"/>
            <w:vAlign w:val="center"/>
            <w:hideMark/>
          </w:tcPr>
          <w:p w14:paraId="03104771" w14:textId="77777777" w:rsidR="007E602E" w:rsidRPr="0090310F" w:rsidRDefault="00932588" w:rsidP="009763E2">
            <w:pPr>
              <w:spacing w:after="0"/>
              <w:rPr>
                <w:color w:val="000000"/>
                <w:lang w:val="en-US"/>
              </w:rPr>
            </w:pPr>
            <w:r>
              <w:rPr>
                <w:color w:val="000000"/>
                <w:lang w:val="en-US"/>
              </w:rPr>
              <w:t>1</w:t>
            </w:r>
            <w:r w:rsidRPr="0090310F">
              <w:rPr>
                <w:color w:val="000000"/>
                <w:lang w:val="en-US"/>
              </w:rPr>
              <w:t>x</w:t>
            </w:r>
            <w:r w:rsidRPr="00FB7020">
              <w:rPr>
                <w:color w:val="000000"/>
                <w:lang w:val="en-US"/>
              </w:rPr>
              <w:t>8</w:t>
            </w:r>
            <w:r w:rsidRPr="0090310F">
              <w:rPr>
                <w:color w:val="000000"/>
              </w:rPr>
              <w:t>С</w:t>
            </w:r>
            <w:r w:rsidRPr="0090310F">
              <w:rPr>
                <w:color w:val="000000"/>
                <w:lang w:val="en-US"/>
              </w:rPr>
              <w:t>ore 3GHz Intel Xeon 64 bit</w:t>
            </w:r>
          </w:p>
        </w:tc>
      </w:tr>
      <w:tr w:rsidR="009162F4" w14:paraId="25567665" w14:textId="77777777" w:rsidTr="009763E2">
        <w:trPr>
          <w:trHeight w:val="319"/>
          <w:jc w:val="center"/>
        </w:trPr>
        <w:tc>
          <w:tcPr>
            <w:tcW w:w="1403" w:type="dxa"/>
            <w:vAlign w:val="center"/>
            <w:hideMark/>
          </w:tcPr>
          <w:p w14:paraId="3EBF35C1" w14:textId="77777777" w:rsidR="007E602E" w:rsidRPr="0090310F" w:rsidRDefault="00932588" w:rsidP="009763E2">
            <w:pPr>
              <w:spacing w:after="0"/>
              <w:rPr>
                <w:color w:val="000000"/>
              </w:rPr>
            </w:pPr>
            <w:r w:rsidRPr="0090310F">
              <w:rPr>
                <w:color w:val="000000"/>
              </w:rPr>
              <w:t>Память:</w:t>
            </w:r>
          </w:p>
        </w:tc>
        <w:tc>
          <w:tcPr>
            <w:tcW w:w="4409" w:type="dxa"/>
            <w:vAlign w:val="center"/>
            <w:hideMark/>
          </w:tcPr>
          <w:p w14:paraId="487E036E" w14:textId="77777777" w:rsidR="007E602E" w:rsidRPr="0090310F" w:rsidRDefault="00932588" w:rsidP="009763E2">
            <w:pPr>
              <w:spacing w:after="0"/>
              <w:rPr>
                <w:color w:val="000000"/>
              </w:rPr>
            </w:pPr>
            <w:r>
              <w:rPr>
                <w:color w:val="000000"/>
                <w:lang w:val="en-US"/>
              </w:rPr>
              <w:t>32</w:t>
            </w:r>
            <w:r w:rsidRPr="0090310F">
              <w:rPr>
                <w:color w:val="000000"/>
              </w:rPr>
              <w:t>G</w:t>
            </w:r>
            <w:r w:rsidRPr="0090310F">
              <w:rPr>
                <w:color w:val="000000"/>
                <w:lang w:val="en-US"/>
              </w:rPr>
              <w:t>b</w:t>
            </w:r>
          </w:p>
        </w:tc>
      </w:tr>
      <w:tr w:rsidR="009162F4" w14:paraId="04FC9D90" w14:textId="77777777" w:rsidTr="009763E2">
        <w:trPr>
          <w:trHeight w:val="319"/>
          <w:jc w:val="center"/>
        </w:trPr>
        <w:tc>
          <w:tcPr>
            <w:tcW w:w="1403" w:type="dxa"/>
          </w:tcPr>
          <w:p w14:paraId="0108B598" w14:textId="77777777" w:rsidR="007E602E" w:rsidRPr="0090310F" w:rsidRDefault="00932588" w:rsidP="009763E2">
            <w:pPr>
              <w:spacing w:after="0"/>
              <w:rPr>
                <w:color w:val="000000"/>
              </w:rPr>
            </w:pPr>
            <w:r w:rsidRPr="0090310F">
              <w:rPr>
                <w:color w:val="000000"/>
              </w:rPr>
              <w:t>Диск:</w:t>
            </w:r>
          </w:p>
        </w:tc>
        <w:tc>
          <w:tcPr>
            <w:tcW w:w="4409" w:type="dxa"/>
            <w:vAlign w:val="center"/>
          </w:tcPr>
          <w:p w14:paraId="462B44D6" w14:textId="77777777" w:rsidR="007E602E" w:rsidRPr="00931C4D" w:rsidRDefault="00932588" w:rsidP="009763E2">
            <w:pPr>
              <w:spacing w:after="0"/>
              <w:rPr>
                <w:color w:val="000000"/>
              </w:rPr>
            </w:pPr>
            <w:r>
              <w:rPr>
                <w:color w:val="000000"/>
              </w:rPr>
              <w:t xml:space="preserve">Не менее </w:t>
            </w:r>
            <w:r w:rsidRPr="00931C4D">
              <w:rPr>
                <w:color w:val="000000"/>
              </w:rPr>
              <w:t xml:space="preserve">2 </w:t>
            </w:r>
            <w:r>
              <w:rPr>
                <w:color w:val="000000"/>
                <w:lang w:val="en-US"/>
              </w:rPr>
              <w:t>Tb</w:t>
            </w:r>
            <w:r>
              <w:rPr>
                <w:color w:val="000000"/>
              </w:rPr>
              <w:t xml:space="preserve"> дискового пространства</w:t>
            </w:r>
          </w:p>
        </w:tc>
      </w:tr>
    </w:tbl>
    <w:p w14:paraId="6A3557C1" w14:textId="77777777" w:rsidR="007E602E" w:rsidRPr="00115D80" w:rsidRDefault="00932588" w:rsidP="007E602E">
      <w:r w:rsidRPr="003B65B3">
        <w:t xml:space="preserve">Сервер </w:t>
      </w:r>
      <w:r>
        <w:t>хранилища данных</w:t>
      </w:r>
      <w:r w:rsidRPr="003B65B3">
        <w:t xml:space="preserve"> СП подключается к локальн</w:t>
      </w:r>
      <w:r>
        <w:t>ой сети КСПД</w:t>
      </w:r>
      <w:r w:rsidRPr="003B65B3">
        <w:t xml:space="preserve">. </w:t>
      </w:r>
      <w:r>
        <w:t>Сетевое подключение используется для связи с сервером приложений СП.</w:t>
      </w:r>
      <w:r w:rsidRPr="00115D80">
        <w:t xml:space="preserve"> </w:t>
      </w:r>
    </w:p>
    <w:p w14:paraId="1B747B08" w14:textId="77777777" w:rsidR="007E602E" w:rsidRPr="00931C4D" w:rsidRDefault="00932588">
      <w:pPr>
        <w:pStyle w:val="2"/>
        <w:numPr>
          <w:ilvl w:val="1"/>
          <w:numId w:val="5"/>
        </w:numPr>
        <w:ind w:left="709"/>
      </w:pPr>
      <w:bookmarkStart w:id="940" w:name="_Toc116467189"/>
      <w:r w:rsidRPr="00931C4D">
        <w:t>АРМы операторов</w:t>
      </w:r>
      <w:bookmarkEnd w:id="940"/>
    </w:p>
    <w:p w14:paraId="5EA0954E" w14:textId="77777777" w:rsidR="007E602E" w:rsidRDefault="00932588" w:rsidP="007E602E">
      <w:pPr>
        <w:spacing w:before="240"/>
      </w:pPr>
      <w:r>
        <w:t>АРМ оператора СП представляет собой персональный компьютер, на котором установлено клиентское ПО СП.</w:t>
      </w:r>
    </w:p>
    <w:p w14:paraId="518CC267" w14:textId="77777777" w:rsidR="007E602E" w:rsidRPr="0090310F" w:rsidRDefault="00932588" w:rsidP="007E602E">
      <w:r w:rsidRPr="0090310F">
        <w:t>Конфигурация АРМ оператора СП должна удовлетворять рекомендуемым требованиям к аппаратному обеспечению</w:t>
      </w:r>
      <w:r>
        <w:t>, а именно</w:t>
      </w:r>
      <w:r w:rsidRPr="0090310F">
        <w:t>:</w:t>
      </w:r>
    </w:p>
    <w:tbl>
      <w:tblPr>
        <w:tblW w:w="5954" w:type="dxa"/>
        <w:jc w:val="center"/>
        <w:tblLayout w:type="fixed"/>
        <w:tblLook w:val="04A0" w:firstRow="1" w:lastRow="0" w:firstColumn="1" w:lastColumn="0" w:noHBand="0" w:noVBand="1"/>
      </w:tblPr>
      <w:tblGrid>
        <w:gridCol w:w="1411"/>
        <w:gridCol w:w="4543"/>
      </w:tblGrid>
      <w:tr w:rsidR="009162F4" w14:paraId="0427DA57" w14:textId="77777777" w:rsidTr="009763E2">
        <w:trPr>
          <w:trHeight w:val="80"/>
          <w:jc w:val="center"/>
        </w:trPr>
        <w:tc>
          <w:tcPr>
            <w:tcW w:w="1411" w:type="dxa"/>
            <w:vAlign w:val="center"/>
            <w:hideMark/>
          </w:tcPr>
          <w:p w14:paraId="200AC6EE" w14:textId="77777777" w:rsidR="007E602E" w:rsidRPr="0090310F" w:rsidRDefault="00932588" w:rsidP="009763E2">
            <w:pPr>
              <w:spacing w:after="0"/>
              <w:rPr>
                <w:color w:val="000000"/>
              </w:rPr>
            </w:pPr>
            <w:r w:rsidRPr="0090310F">
              <w:rPr>
                <w:color w:val="000000"/>
              </w:rPr>
              <w:t>Процессор:</w:t>
            </w:r>
          </w:p>
        </w:tc>
        <w:tc>
          <w:tcPr>
            <w:tcW w:w="4543" w:type="dxa"/>
            <w:vAlign w:val="center"/>
            <w:hideMark/>
          </w:tcPr>
          <w:p w14:paraId="587E664F" w14:textId="77777777" w:rsidR="007E602E" w:rsidRPr="0090310F" w:rsidRDefault="00932588" w:rsidP="009763E2">
            <w:pPr>
              <w:spacing w:after="0"/>
              <w:rPr>
                <w:color w:val="000000"/>
                <w:lang w:val="en-US"/>
              </w:rPr>
            </w:pPr>
            <w:r w:rsidRPr="0090310F">
              <w:rPr>
                <w:color w:val="000000"/>
                <w:lang w:val="en-US"/>
              </w:rPr>
              <w:t>Intel Core i3</w:t>
            </w:r>
          </w:p>
        </w:tc>
      </w:tr>
      <w:tr w:rsidR="009162F4" w14:paraId="4325FF86" w14:textId="77777777" w:rsidTr="009763E2">
        <w:trPr>
          <w:trHeight w:val="300"/>
          <w:jc w:val="center"/>
        </w:trPr>
        <w:tc>
          <w:tcPr>
            <w:tcW w:w="1411" w:type="dxa"/>
            <w:vAlign w:val="center"/>
            <w:hideMark/>
          </w:tcPr>
          <w:p w14:paraId="07EFF5D4" w14:textId="77777777" w:rsidR="007E602E" w:rsidRPr="0090310F" w:rsidRDefault="00932588" w:rsidP="009763E2">
            <w:pPr>
              <w:spacing w:after="0"/>
              <w:rPr>
                <w:color w:val="000000"/>
              </w:rPr>
            </w:pPr>
            <w:r w:rsidRPr="0090310F">
              <w:rPr>
                <w:color w:val="000000"/>
              </w:rPr>
              <w:t>Память:</w:t>
            </w:r>
          </w:p>
        </w:tc>
        <w:tc>
          <w:tcPr>
            <w:tcW w:w="4543" w:type="dxa"/>
            <w:vAlign w:val="center"/>
            <w:hideMark/>
          </w:tcPr>
          <w:p w14:paraId="1BB67EAA" w14:textId="77777777" w:rsidR="007E602E" w:rsidRPr="0090310F" w:rsidRDefault="00932588" w:rsidP="009763E2">
            <w:pPr>
              <w:spacing w:after="0"/>
              <w:rPr>
                <w:color w:val="000000"/>
              </w:rPr>
            </w:pPr>
            <w:r w:rsidRPr="0090310F">
              <w:rPr>
                <w:color w:val="000000"/>
                <w:lang w:val="en-US"/>
              </w:rPr>
              <w:t>8</w:t>
            </w:r>
            <w:r w:rsidRPr="0090310F">
              <w:rPr>
                <w:color w:val="000000"/>
              </w:rPr>
              <w:t>G</w:t>
            </w:r>
            <w:r w:rsidRPr="0090310F">
              <w:rPr>
                <w:color w:val="000000"/>
                <w:lang w:val="en-US"/>
              </w:rPr>
              <w:t>b</w:t>
            </w:r>
          </w:p>
        </w:tc>
      </w:tr>
      <w:tr w:rsidR="009162F4" w14:paraId="33493D07" w14:textId="77777777" w:rsidTr="009763E2">
        <w:trPr>
          <w:trHeight w:val="80"/>
          <w:jc w:val="center"/>
        </w:trPr>
        <w:tc>
          <w:tcPr>
            <w:tcW w:w="1411" w:type="dxa"/>
            <w:hideMark/>
          </w:tcPr>
          <w:p w14:paraId="23C88143" w14:textId="77777777" w:rsidR="007E602E" w:rsidRPr="0090310F" w:rsidRDefault="00932588" w:rsidP="009763E2">
            <w:pPr>
              <w:spacing w:after="0"/>
              <w:rPr>
                <w:color w:val="000000"/>
              </w:rPr>
            </w:pPr>
            <w:r w:rsidRPr="0090310F">
              <w:rPr>
                <w:color w:val="000000"/>
              </w:rPr>
              <w:t>Диск:</w:t>
            </w:r>
          </w:p>
        </w:tc>
        <w:tc>
          <w:tcPr>
            <w:tcW w:w="4543" w:type="dxa"/>
            <w:vAlign w:val="center"/>
            <w:hideMark/>
          </w:tcPr>
          <w:p w14:paraId="5E13A90D" w14:textId="77777777" w:rsidR="007E602E" w:rsidRPr="0090310F" w:rsidRDefault="00932588" w:rsidP="009763E2">
            <w:pPr>
              <w:spacing w:after="0"/>
              <w:rPr>
                <w:color w:val="000000"/>
              </w:rPr>
            </w:pPr>
            <w:r w:rsidRPr="0090310F">
              <w:rPr>
                <w:color w:val="000000"/>
                <w:lang w:val="en-US"/>
              </w:rPr>
              <w:t>128Gb SSD</w:t>
            </w:r>
            <w:r w:rsidRPr="0090310F">
              <w:rPr>
                <w:color w:val="000000"/>
              </w:rPr>
              <w:t xml:space="preserve"> </w:t>
            </w:r>
          </w:p>
        </w:tc>
      </w:tr>
      <w:tr w:rsidR="009162F4" w14:paraId="1D829401" w14:textId="77777777" w:rsidTr="009763E2">
        <w:trPr>
          <w:trHeight w:val="300"/>
          <w:jc w:val="center"/>
        </w:trPr>
        <w:tc>
          <w:tcPr>
            <w:tcW w:w="1411" w:type="dxa"/>
            <w:hideMark/>
          </w:tcPr>
          <w:p w14:paraId="1BB6FF33" w14:textId="77777777" w:rsidR="007E602E" w:rsidRPr="00C5037F" w:rsidRDefault="00932588" w:rsidP="009763E2">
            <w:pPr>
              <w:spacing w:after="0"/>
              <w:rPr>
                <w:color w:val="000000"/>
              </w:rPr>
            </w:pPr>
            <w:r w:rsidRPr="00C5037F">
              <w:rPr>
                <w:color w:val="000000"/>
              </w:rPr>
              <w:lastRenderedPageBreak/>
              <w:t>Сеть:</w:t>
            </w:r>
          </w:p>
        </w:tc>
        <w:tc>
          <w:tcPr>
            <w:tcW w:w="4543" w:type="dxa"/>
            <w:vAlign w:val="center"/>
            <w:hideMark/>
          </w:tcPr>
          <w:p w14:paraId="56691035" w14:textId="77777777" w:rsidR="007E602E" w:rsidRPr="00C5037F" w:rsidRDefault="00932588" w:rsidP="009763E2">
            <w:pPr>
              <w:spacing w:after="0"/>
              <w:rPr>
                <w:color w:val="000000"/>
              </w:rPr>
            </w:pPr>
            <w:r w:rsidRPr="00C5037F">
              <w:rPr>
                <w:color w:val="000000"/>
                <w:lang w:val="en-US"/>
              </w:rPr>
              <w:t>Ethernet</w:t>
            </w:r>
            <w:r w:rsidRPr="00C5037F">
              <w:rPr>
                <w:color w:val="000000"/>
              </w:rPr>
              <w:t xml:space="preserve"> 100 </w:t>
            </w:r>
            <w:r w:rsidRPr="00C5037F">
              <w:rPr>
                <w:color w:val="000000"/>
                <w:lang w:val="en-US"/>
              </w:rPr>
              <w:t>M</w:t>
            </w:r>
            <w:r w:rsidRPr="00C5037F">
              <w:rPr>
                <w:color w:val="000000"/>
              </w:rPr>
              <w:t>b</w:t>
            </w:r>
            <w:r w:rsidRPr="00C5037F">
              <w:rPr>
                <w:color w:val="000000"/>
                <w:lang w:val="en-US"/>
              </w:rPr>
              <w:t>it</w:t>
            </w:r>
          </w:p>
          <w:p w14:paraId="179FA270" w14:textId="77777777" w:rsidR="002F25D1" w:rsidRPr="00C5037F" w:rsidRDefault="00932588" w:rsidP="002F25D1">
            <w:pPr>
              <w:spacing w:after="0"/>
              <w:rPr>
                <w:color w:val="000000"/>
              </w:rPr>
            </w:pPr>
            <w:r w:rsidRPr="00C5037F">
              <w:rPr>
                <w:color w:val="000000"/>
              </w:rPr>
              <w:t>для АРМ 09 – 3 сетевых интерфейса</w:t>
            </w:r>
          </w:p>
          <w:p w14:paraId="62276CB7" w14:textId="77777777" w:rsidR="007E602E" w:rsidRPr="00C5037F" w:rsidRDefault="00932588" w:rsidP="009763E2">
            <w:pPr>
              <w:spacing w:after="0"/>
              <w:rPr>
                <w:color w:val="000000"/>
              </w:rPr>
            </w:pPr>
            <w:r w:rsidRPr="00C5037F">
              <w:rPr>
                <w:color w:val="000000"/>
              </w:rPr>
              <w:t>для АРМ 10 – 2 сетевых интерфейса</w:t>
            </w:r>
          </w:p>
        </w:tc>
      </w:tr>
      <w:tr w:rsidR="009162F4" w14:paraId="2B79C70E" w14:textId="77777777" w:rsidTr="009763E2">
        <w:trPr>
          <w:trHeight w:val="300"/>
          <w:jc w:val="center"/>
        </w:trPr>
        <w:tc>
          <w:tcPr>
            <w:tcW w:w="1411" w:type="dxa"/>
          </w:tcPr>
          <w:p w14:paraId="3574B6F1" w14:textId="77777777" w:rsidR="007E602E" w:rsidRPr="0090310F" w:rsidRDefault="00932588" w:rsidP="009763E2">
            <w:pPr>
              <w:spacing w:after="0"/>
              <w:rPr>
                <w:color w:val="000000"/>
              </w:rPr>
            </w:pPr>
            <w:r w:rsidRPr="0090310F">
              <w:rPr>
                <w:color w:val="000000"/>
              </w:rPr>
              <w:t>Монитор:</w:t>
            </w:r>
          </w:p>
        </w:tc>
        <w:tc>
          <w:tcPr>
            <w:tcW w:w="4543" w:type="dxa"/>
            <w:vAlign w:val="center"/>
          </w:tcPr>
          <w:p w14:paraId="599B0774" w14:textId="77777777" w:rsidR="007E602E" w:rsidRPr="0090310F" w:rsidRDefault="00932588" w:rsidP="009763E2">
            <w:pPr>
              <w:spacing w:after="0"/>
              <w:rPr>
                <w:color w:val="000000"/>
              </w:rPr>
            </w:pPr>
            <w:r w:rsidRPr="0090310F">
              <w:rPr>
                <w:color w:val="000000"/>
              </w:rPr>
              <w:t>Диагональ экрана 22</w:t>
            </w:r>
            <w:r w:rsidRPr="0090310F">
              <w:rPr>
                <w:color w:val="000000"/>
                <w:lang w:val="en-US"/>
              </w:rPr>
              <w:t>”</w:t>
            </w:r>
            <w:r w:rsidRPr="0090310F">
              <w:rPr>
                <w:color w:val="000000"/>
              </w:rPr>
              <w:t>, разрешение 1440х900</w:t>
            </w:r>
          </w:p>
        </w:tc>
      </w:tr>
    </w:tbl>
    <w:p w14:paraId="79D63CB9" w14:textId="0B47E647" w:rsidR="007E602E" w:rsidRPr="00C80A28" w:rsidRDefault="00932588" w:rsidP="007E602E">
      <w:pPr>
        <w:spacing w:before="240"/>
      </w:pPr>
      <w:r w:rsidRPr="00C80A28">
        <w:t xml:space="preserve">В рамках внедрения СП на ЭСПЦ </w:t>
      </w:r>
      <w:r w:rsidR="002C732A" w:rsidRPr="00C80A28">
        <w:rPr>
          <w:rPrChange w:id="941" w:author="Николай Богомолов" w:date="2022-09-09T16:10:00Z">
            <w:rPr>
              <w:highlight w:val="cyan"/>
            </w:rPr>
          </w:rPrChange>
        </w:rPr>
        <w:t>требуется</w:t>
      </w:r>
      <w:r w:rsidRPr="00C80A28">
        <w:t xml:space="preserve"> установить 10 АРМов операторов СП на линии производства. Перечень АРМов и их местоположение, указаны в </w:t>
      </w:r>
      <w:r w:rsidRPr="00C80A28">
        <w:rPr>
          <w:rPrChange w:id="942" w:author="Николай Богомолов" w:date="2022-09-09T16:10:00Z">
            <w:rPr>
              <w:highlight w:val="cyan"/>
            </w:rPr>
          </w:rPrChange>
        </w:rPr>
        <w:t xml:space="preserve">таблице </w:t>
      </w:r>
      <w:r w:rsidR="00066BDF" w:rsidRPr="00C80A28">
        <w:rPr>
          <w:rPrChange w:id="943" w:author="Николай Богомолов" w:date="2022-09-09T16:10:00Z">
            <w:rPr>
              <w:highlight w:val="cyan"/>
            </w:rPr>
          </w:rPrChange>
        </w:rPr>
        <w:t>8</w:t>
      </w:r>
      <w:r w:rsidRPr="00C80A28">
        <w:rPr>
          <w:rPrChange w:id="944" w:author="Николай Богомолов" w:date="2022-09-09T16:10:00Z">
            <w:rPr>
              <w:highlight w:val="cyan"/>
            </w:rPr>
          </w:rPrChange>
        </w:rPr>
        <w:t>.</w:t>
      </w:r>
    </w:p>
    <w:p w14:paraId="2AE480D7" w14:textId="75BFE296" w:rsidR="007E602E" w:rsidRPr="00C80A28" w:rsidRDefault="00932588" w:rsidP="007E602E">
      <w:pPr>
        <w:spacing w:after="0"/>
        <w:jc w:val="right"/>
        <w:rPr>
          <w:i/>
          <w:iCs/>
        </w:rPr>
      </w:pPr>
      <w:r w:rsidRPr="00C80A28">
        <w:rPr>
          <w:i/>
          <w:iCs/>
        </w:rPr>
        <w:t xml:space="preserve">Таблица </w:t>
      </w:r>
      <w:r w:rsidR="00066BDF" w:rsidRPr="00C80A28">
        <w:rPr>
          <w:i/>
          <w:iCs/>
        </w:rPr>
        <w:t>8</w:t>
      </w:r>
      <w:r w:rsidRPr="00C80A28">
        <w:rPr>
          <w:i/>
          <w:iCs/>
        </w:rPr>
        <w:t xml:space="preserve">. Перечень АРМов СП </w:t>
      </w:r>
    </w:p>
    <w:tbl>
      <w:tblPr>
        <w:tblW w:w="9525" w:type="dxa"/>
        <w:tblLook w:val="04A0" w:firstRow="1" w:lastRow="0" w:firstColumn="1" w:lastColumn="0" w:noHBand="0" w:noVBand="1"/>
      </w:tblPr>
      <w:tblGrid>
        <w:gridCol w:w="1663"/>
        <w:gridCol w:w="5080"/>
        <w:gridCol w:w="2560"/>
        <w:gridCol w:w="222"/>
      </w:tblGrid>
      <w:tr w:rsidR="009162F4" w:rsidRPr="00C80A28" w14:paraId="4277C751" w14:textId="77777777" w:rsidTr="009763E2">
        <w:trPr>
          <w:gridAfter w:val="1"/>
          <w:wAfter w:w="222" w:type="dxa"/>
          <w:trHeight w:val="300"/>
        </w:trPr>
        <w:tc>
          <w:tcPr>
            <w:tcW w:w="166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F86DC" w14:textId="77777777" w:rsidR="003F06BE" w:rsidRPr="00C80A28" w:rsidRDefault="00932588" w:rsidP="009763E2">
            <w:pPr>
              <w:spacing w:after="0" w:line="240" w:lineRule="auto"/>
              <w:jc w:val="center"/>
              <w:rPr>
                <w:rFonts w:ascii="Calibri" w:hAnsi="Calibri" w:cs="Calibri"/>
                <w:b/>
                <w:bCs/>
                <w:color w:val="000000"/>
                <w:szCs w:val="22"/>
                <w:lang w:eastAsia="ru-RU"/>
              </w:rPr>
            </w:pPr>
            <w:r w:rsidRPr="00C80A28">
              <w:rPr>
                <w:rFonts w:ascii="Calibri" w:hAnsi="Calibri" w:cs="Calibri"/>
                <w:b/>
                <w:bCs/>
                <w:color w:val="000000"/>
                <w:szCs w:val="22"/>
                <w:lang w:eastAsia="ru-RU"/>
              </w:rPr>
              <w:t>Наименование</w:t>
            </w:r>
          </w:p>
        </w:tc>
        <w:tc>
          <w:tcPr>
            <w:tcW w:w="5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555BB" w14:textId="77777777" w:rsidR="003F06BE" w:rsidRPr="00C80A28" w:rsidRDefault="00932588" w:rsidP="009763E2">
            <w:pPr>
              <w:spacing w:after="0" w:line="240" w:lineRule="auto"/>
              <w:jc w:val="center"/>
              <w:rPr>
                <w:rFonts w:ascii="Calibri" w:hAnsi="Calibri" w:cs="Calibri"/>
                <w:b/>
                <w:bCs/>
                <w:color w:val="000000"/>
                <w:szCs w:val="22"/>
                <w:lang w:eastAsia="ru-RU"/>
              </w:rPr>
            </w:pPr>
            <w:r w:rsidRPr="00C80A28">
              <w:rPr>
                <w:rFonts w:ascii="Calibri" w:hAnsi="Calibri" w:cs="Calibri"/>
                <w:b/>
                <w:bCs/>
                <w:color w:val="000000"/>
                <w:szCs w:val="22"/>
                <w:lang w:eastAsia="ru-RU"/>
              </w:rPr>
              <w:t>Описание</w:t>
            </w:r>
          </w:p>
        </w:tc>
        <w:tc>
          <w:tcPr>
            <w:tcW w:w="2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69611" w14:textId="77777777" w:rsidR="003F06BE" w:rsidRPr="00C80A28" w:rsidRDefault="00932588" w:rsidP="009763E2">
            <w:pPr>
              <w:spacing w:after="0" w:line="240" w:lineRule="auto"/>
              <w:jc w:val="center"/>
              <w:rPr>
                <w:rFonts w:ascii="Calibri" w:hAnsi="Calibri" w:cs="Calibri"/>
                <w:b/>
                <w:bCs/>
                <w:color w:val="000000"/>
                <w:szCs w:val="22"/>
                <w:lang w:eastAsia="ru-RU"/>
              </w:rPr>
            </w:pPr>
            <w:r w:rsidRPr="00C80A28">
              <w:rPr>
                <w:rFonts w:ascii="Calibri" w:hAnsi="Calibri" w:cs="Calibri"/>
                <w:b/>
                <w:bCs/>
                <w:color w:val="000000"/>
                <w:szCs w:val="22"/>
                <w:lang w:eastAsia="ru-RU"/>
              </w:rPr>
              <w:t>Местоположение</w:t>
            </w:r>
          </w:p>
        </w:tc>
      </w:tr>
      <w:tr w:rsidR="009162F4" w:rsidRPr="00C80A28" w14:paraId="1F86E38B" w14:textId="77777777" w:rsidTr="009763E2">
        <w:trPr>
          <w:trHeight w:val="300"/>
        </w:trPr>
        <w:tc>
          <w:tcPr>
            <w:tcW w:w="1663" w:type="dxa"/>
            <w:vMerge/>
            <w:tcBorders>
              <w:top w:val="single" w:sz="4" w:space="0" w:color="auto"/>
              <w:left w:val="single" w:sz="4" w:space="0" w:color="auto"/>
              <w:bottom w:val="single" w:sz="4" w:space="0" w:color="auto"/>
              <w:right w:val="single" w:sz="4" w:space="0" w:color="auto"/>
            </w:tcBorders>
            <w:vAlign w:val="center"/>
            <w:hideMark/>
          </w:tcPr>
          <w:p w14:paraId="082650A9" w14:textId="77777777" w:rsidR="003F06BE" w:rsidRPr="00C80A28" w:rsidRDefault="003F06BE" w:rsidP="009763E2">
            <w:pPr>
              <w:spacing w:after="0" w:line="240" w:lineRule="auto"/>
              <w:jc w:val="left"/>
              <w:rPr>
                <w:rFonts w:ascii="Calibri" w:hAnsi="Calibri" w:cs="Calibri"/>
                <w:b/>
                <w:bCs/>
                <w:color w:val="000000"/>
                <w:szCs w:val="22"/>
                <w:lang w:eastAsia="ru-RU"/>
              </w:rPr>
            </w:pPr>
          </w:p>
        </w:tc>
        <w:tc>
          <w:tcPr>
            <w:tcW w:w="5080" w:type="dxa"/>
            <w:vMerge/>
            <w:tcBorders>
              <w:top w:val="single" w:sz="4" w:space="0" w:color="auto"/>
              <w:left w:val="single" w:sz="4" w:space="0" w:color="auto"/>
              <w:bottom w:val="single" w:sz="4" w:space="0" w:color="auto"/>
              <w:right w:val="single" w:sz="4" w:space="0" w:color="auto"/>
            </w:tcBorders>
            <w:vAlign w:val="center"/>
            <w:hideMark/>
          </w:tcPr>
          <w:p w14:paraId="40F11BE4" w14:textId="77777777" w:rsidR="003F06BE" w:rsidRPr="00C80A28" w:rsidRDefault="003F06BE" w:rsidP="009763E2">
            <w:pPr>
              <w:spacing w:after="0" w:line="240" w:lineRule="auto"/>
              <w:jc w:val="left"/>
              <w:rPr>
                <w:rFonts w:ascii="Calibri" w:hAnsi="Calibri" w:cs="Calibri"/>
                <w:b/>
                <w:bCs/>
                <w:color w:val="000000"/>
                <w:szCs w:val="22"/>
                <w:lang w:eastAsia="ru-RU"/>
              </w:rPr>
            </w:pPr>
          </w:p>
        </w:tc>
        <w:tc>
          <w:tcPr>
            <w:tcW w:w="2560" w:type="dxa"/>
            <w:vMerge/>
            <w:tcBorders>
              <w:top w:val="single" w:sz="4" w:space="0" w:color="auto"/>
              <w:left w:val="single" w:sz="4" w:space="0" w:color="auto"/>
              <w:bottom w:val="single" w:sz="4" w:space="0" w:color="auto"/>
              <w:right w:val="single" w:sz="4" w:space="0" w:color="auto"/>
            </w:tcBorders>
            <w:vAlign w:val="center"/>
            <w:hideMark/>
          </w:tcPr>
          <w:p w14:paraId="7CC7D204" w14:textId="77777777" w:rsidR="003F06BE" w:rsidRPr="00C80A28" w:rsidRDefault="003F06BE" w:rsidP="009763E2">
            <w:pPr>
              <w:spacing w:after="0" w:line="240" w:lineRule="auto"/>
              <w:jc w:val="left"/>
              <w:rPr>
                <w:rFonts w:ascii="Calibri" w:hAnsi="Calibri" w:cs="Calibri"/>
                <w:b/>
                <w:bCs/>
                <w:color w:val="000000"/>
                <w:szCs w:val="22"/>
                <w:lang w:eastAsia="ru-RU"/>
              </w:rPr>
            </w:pPr>
          </w:p>
        </w:tc>
        <w:tc>
          <w:tcPr>
            <w:tcW w:w="222" w:type="dxa"/>
            <w:tcBorders>
              <w:top w:val="nil"/>
              <w:left w:val="nil"/>
              <w:bottom w:val="nil"/>
              <w:right w:val="nil"/>
            </w:tcBorders>
            <w:shd w:val="clear" w:color="auto" w:fill="auto"/>
            <w:noWrap/>
            <w:vAlign w:val="bottom"/>
            <w:hideMark/>
          </w:tcPr>
          <w:p w14:paraId="18D0DBA4" w14:textId="77777777" w:rsidR="003F06BE" w:rsidRPr="00C80A28" w:rsidRDefault="003F06BE" w:rsidP="009763E2">
            <w:pPr>
              <w:spacing w:after="0" w:line="240" w:lineRule="auto"/>
              <w:jc w:val="center"/>
              <w:rPr>
                <w:rFonts w:ascii="Calibri" w:hAnsi="Calibri" w:cs="Calibri"/>
                <w:b/>
                <w:bCs/>
                <w:color w:val="000000"/>
                <w:szCs w:val="22"/>
                <w:lang w:eastAsia="ru-RU"/>
              </w:rPr>
            </w:pPr>
          </w:p>
        </w:tc>
      </w:tr>
      <w:tr w:rsidR="009162F4" w:rsidRPr="00C80A28" w14:paraId="05CD7321"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4D4117B"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01</w:t>
            </w:r>
          </w:p>
        </w:tc>
        <w:tc>
          <w:tcPr>
            <w:tcW w:w="5080" w:type="dxa"/>
            <w:tcBorders>
              <w:top w:val="nil"/>
              <w:left w:val="nil"/>
              <w:bottom w:val="single" w:sz="4" w:space="0" w:color="auto"/>
              <w:right w:val="single" w:sz="4" w:space="0" w:color="auto"/>
            </w:tcBorders>
            <w:shd w:val="clear" w:color="auto" w:fill="auto"/>
            <w:noWrap/>
            <w:vAlign w:val="center"/>
            <w:hideMark/>
          </w:tcPr>
          <w:p w14:paraId="26AF6830"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порезки УНРС-1</w:t>
            </w:r>
          </w:p>
        </w:tc>
        <w:tc>
          <w:tcPr>
            <w:tcW w:w="2560" w:type="dxa"/>
            <w:tcBorders>
              <w:top w:val="nil"/>
              <w:left w:val="nil"/>
              <w:bottom w:val="single" w:sz="4" w:space="0" w:color="auto"/>
              <w:right w:val="single" w:sz="4" w:space="0" w:color="auto"/>
            </w:tcBorders>
            <w:shd w:val="clear" w:color="auto" w:fill="auto"/>
            <w:noWrap/>
            <w:vAlign w:val="center"/>
            <w:hideMark/>
          </w:tcPr>
          <w:p w14:paraId="323CBE5F"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ПУ МГКР-1</w:t>
            </w:r>
          </w:p>
        </w:tc>
        <w:tc>
          <w:tcPr>
            <w:tcW w:w="222" w:type="dxa"/>
            <w:vAlign w:val="center"/>
            <w:hideMark/>
          </w:tcPr>
          <w:p w14:paraId="5F60208C"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728AF5AE"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35C66B6A"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02</w:t>
            </w:r>
          </w:p>
        </w:tc>
        <w:tc>
          <w:tcPr>
            <w:tcW w:w="5080" w:type="dxa"/>
            <w:tcBorders>
              <w:top w:val="nil"/>
              <w:left w:val="nil"/>
              <w:bottom w:val="single" w:sz="4" w:space="0" w:color="auto"/>
              <w:right w:val="single" w:sz="4" w:space="0" w:color="auto"/>
            </w:tcBorders>
            <w:shd w:val="clear" w:color="auto" w:fill="auto"/>
            <w:noWrap/>
            <w:vAlign w:val="center"/>
            <w:hideMark/>
          </w:tcPr>
          <w:p w14:paraId="1813A4B7"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 xml:space="preserve">АРМ оператора охлаждающих столов и </w:t>
            </w:r>
            <w:bookmarkStart w:id="945" w:name="_Hlk110509156"/>
            <w:r w:rsidRPr="00C80A28">
              <w:rPr>
                <w:rFonts w:ascii="Calibri" w:hAnsi="Calibri" w:cs="Calibri"/>
                <w:color w:val="000000"/>
                <w:szCs w:val="22"/>
                <w:lang w:eastAsia="ru-RU"/>
              </w:rPr>
              <w:t>АРМ оператора рольганговых весов</w:t>
            </w:r>
            <w:bookmarkEnd w:id="945"/>
            <w:r w:rsidRPr="00C80A28">
              <w:rPr>
                <w:rFonts w:ascii="Calibri" w:hAnsi="Calibri" w:cs="Calibri"/>
                <w:color w:val="000000"/>
                <w:szCs w:val="22"/>
                <w:lang w:eastAsia="ru-RU"/>
              </w:rPr>
              <w:t xml:space="preserve"> УНРС-1</w:t>
            </w:r>
          </w:p>
        </w:tc>
        <w:tc>
          <w:tcPr>
            <w:tcW w:w="2560" w:type="dxa"/>
            <w:tcBorders>
              <w:top w:val="nil"/>
              <w:left w:val="nil"/>
              <w:bottom w:val="single" w:sz="4" w:space="0" w:color="auto"/>
              <w:right w:val="single" w:sz="4" w:space="0" w:color="auto"/>
            </w:tcBorders>
            <w:shd w:val="clear" w:color="auto" w:fill="auto"/>
            <w:noWrap/>
            <w:vAlign w:val="center"/>
            <w:hideMark/>
          </w:tcPr>
          <w:p w14:paraId="44A2C6D7"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 xml:space="preserve">ПУ охл. ст. МНЛ3-1 </w:t>
            </w:r>
          </w:p>
        </w:tc>
        <w:tc>
          <w:tcPr>
            <w:tcW w:w="222" w:type="dxa"/>
            <w:vAlign w:val="center"/>
            <w:hideMark/>
          </w:tcPr>
          <w:p w14:paraId="33B2EF16"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4BBFC420"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58001A7B"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w:t>
            </w:r>
            <w:r w:rsidR="009D37C9" w:rsidRPr="00C80A28">
              <w:rPr>
                <w:rFonts w:ascii="Calibri" w:hAnsi="Calibri" w:cs="Calibri"/>
                <w:color w:val="000000"/>
                <w:szCs w:val="22"/>
                <w:lang w:eastAsia="ru-RU"/>
              </w:rPr>
              <w:t>3</w:t>
            </w:r>
          </w:p>
        </w:tc>
        <w:tc>
          <w:tcPr>
            <w:tcW w:w="5080" w:type="dxa"/>
            <w:tcBorders>
              <w:top w:val="nil"/>
              <w:left w:val="nil"/>
              <w:bottom w:val="single" w:sz="4" w:space="0" w:color="auto"/>
              <w:right w:val="single" w:sz="4" w:space="0" w:color="auto"/>
            </w:tcBorders>
            <w:shd w:val="clear" w:color="auto" w:fill="auto"/>
            <w:noWrap/>
            <w:vAlign w:val="center"/>
            <w:hideMark/>
          </w:tcPr>
          <w:p w14:paraId="1704CDB5"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порезки УНРС-2</w:t>
            </w:r>
          </w:p>
        </w:tc>
        <w:tc>
          <w:tcPr>
            <w:tcW w:w="2560" w:type="dxa"/>
            <w:tcBorders>
              <w:top w:val="nil"/>
              <w:left w:val="nil"/>
              <w:bottom w:val="single" w:sz="4" w:space="0" w:color="auto"/>
              <w:right w:val="single" w:sz="4" w:space="0" w:color="auto"/>
            </w:tcBorders>
            <w:shd w:val="clear" w:color="auto" w:fill="auto"/>
            <w:noWrap/>
            <w:vAlign w:val="center"/>
            <w:hideMark/>
          </w:tcPr>
          <w:p w14:paraId="2E54573F"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ПУ МГКР-2</w:t>
            </w:r>
          </w:p>
        </w:tc>
        <w:tc>
          <w:tcPr>
            <w:tcW w:w="222" w:type="dxa"/>
            <w:vAlign w:val="center"/>
            <w:hideMark/>
          </w:tcPr>
          <w:p w14:paraId="74A3D217"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54E0EEF1"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16D3DE90"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w:t>
            </w:r>
            <w:r w:rsidR="009D37C9" w:rsidRPr="00C80A28">
              <w:rPr>
                <w:rFonts w:ascii="Calibri" w:hAnsi="Calibri" w:cs="Calibri"/>
                <w:color w:val="000000"/>
                <w:szCs w:val="22"/>
                <w:lang w:eastAsia="ru-RU"/>
              </w:rPr>
              <w:t>4</w:t>
            </w:r>
          </w:p>
        </w:tc>
        <w:tc>
          <w:tcPr>
            <w:tcW w:w="5080" w:type="dxa"/>
            <w:tcBorders>
              <w:top w:val="nil"/>
              <w:left w:val="nil"/>
              <w:bottom w:val="single" w:sz="4" w:space="0" w:color="auto"/>
              <w:right w:val="single" w:sz="4" w:space="0" w:color="auto"/>
            </w:tcBorders>
            <w:shd w:val="clear" w:color="auto" w:fill="auto"/>
            <w:noWrap/>
            <w:vAlign w:val="center"/>
            <w:hideMark/>
          </w:tcPr>
          <w:p w14:paraId="590DF31B"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охлаждающих столов УНРС-2</w:t>
            </w:r>
          </w:p>
        </w:tc>
        <w:tc>
          <w:tcPr>
            <w:tcW w:w="2560" w:type="dxa"/>
            <w:tcBorders>
              <w:top w:val="nil"/>
              <w:left w:val="nil"/>
              <w:bottom w:val="single" w:sz="4" w:space="0" w:color="auto"/>
              <w:right w:val="single" w:sz="4" w:space="0" w:color="auto"/>
            </w:tcBorders>
            <w:shd w:val="clear" w:color="auto" w:fill="auto"/>
            <w:noWrap/>
            <w:vAlign w:val="center"/>
            <w:hideMark/>
          </w:tcPr>
          <w:p w14:paraId="073446E0"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 xml:space="preserve">ПУ охл. ст. МНЛ3-2 </w:t>
            </w:r>
          </w:p>
        </w:tc>
        <w:tc>
          <w:tcPr>
            <w:tcW w:w="222" w:type="dxa"/>
            <w:vAlign w:val="center"/>
            <w:hideMark/>
          </w:tcPr>
          <w:p w14:paraId="7B8FC0B6"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1A0E537B"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543B71E2"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w:t>
            </w:r>
            <w:r w:rsidR="009D37C9" w:rsidRPr="00C80A28">
              <w:rPr>
                <w:rFonts w:ascii="Calibri" w:hAnsi="Calibri" w:cs="Calibri"/>
                <w:color w:val="000000"/>
                <w:szCs w:val="22"/>
                <w:lang w:eastAsia="ru-RU"/>
              </w:rPr>
              <w:t>5</w:t>
            </w:r>
          </w:p>
        </w:tc>
        <w:tc>
          <w:tcPr>
            <w:tcW w:w="5080" w:type="dxa"/>
            <w:tcBorders>
              <w:top w:val="nil"/>
              <w:left w:val="nil"/>
              <w:bottom w:val="single" w:sz="4" w:space="0" w:color="auto"/>
              <w:right w:val="single" w:sz="4" w:space="0" w:color="auto"/>
            </w:tcBorders>
            <w:shd w:val="clear" w:color="auto" w:fill="auto"/>
            <w:noWrap/>
            <w:vAlign w:val="center"/>
            <w:hideMark/>
          </w:tcPr>
          <w:p w14:paraId="078CDF3F"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рольганговых весов УНРС-2</w:t>
            </w:r>
          </w:p>
        </w:tc>
        <w:tc>
          <w:tcPr>
            <w:tcW w:w="2560" w:type="dxa"/>
            <w:tcBorders>
              <w:top w:val="nil"/>
              <w:left w:val="nil"/>
              <w:bottom w:val="single" w:sz="4" w:space="0" w:color="auto"/>
              <w:right w:val="single" w:sz="4" w:space="0" w:color="auto"/>
            </w:tcBorders>
            <w:shd w:val="clear" w:color="auto" w:fill="auto"/>
            <w:noWrap/>
            <w:vAlign w:val="center"/>
            <w:hideMark/>
          </w:tcPr>
          <w:p w14:paraId="425D15D4"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ПУ ролг. весов МНЛ3-2</w:t>
            </w:r>
          </w:p>
        </w:tc>
        <w:tc>
          <w:tcPr>
            <w:tcW w:w="222" w:type="dxa"/>
            <w:vAlign w:val="center"/>
            <w:hideMark/>
          </w:tcPr>
          <w:p w14:paraId="081B4AB9"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01E60B08"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32A558F8"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w:t>
            </w:r>
            <w:r w:rsidR="009D37C9" w:rsidRPr="00C80A28">
              <w:rPr>
                <w:rFonts w:ascii="Calibri" w:hAnsi="Calibri" w:cs="Calibri"/>
                <w:color w:val="000000"/>
                <w:szCs w:val="22"/>
                <w:lang w:eastAsia="ru-RU"/>
              </w:rPr>
              <w:t>6</w:t>
            </w:r>
          </w:p>
        </w:tc>
        <w:tc>
          <w:tcPr>
            <w:tcW w:w="5080" w:type="dxa"/>
            <w:tcBorders>
              <w:top w:val="nil"/>
              <w:left w:val="nil"/>
              <w:bottom w:val="single" w:sz="4" w:space="0" w:color="auto"/>
              <w:right w:val="single" w:sz="4" w:space="0" w:color="auto"/>
            </w:tcBorders>
            <w:shd w:val="clear" w:color="auto" w:fill="auto"/>
            <w:noWrap/>
            <w:vAlign w:val="center"/>
            <w:hideMark/>
          </w:tcPr>
          <w:p w14:paraId="0C530048"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порезки УНРС-3</w:t>
            </w:r>
          </w:p>
        </w:tc>
        <w:tc>
          <w:tcPr>
            <w:tcW w:w="2560" w:type="dxa"/>
            <w:tcBorders>
              <w:top w:val="nil"/>
              <w:left w:val="nil"/>
              <w:bottom w:val="single" w:sz="4" w:space="0" w:color="auto"/>
              <w:right w:val="single" w:sz="4" w:space="0" w:color="auto"/>
            </w:tcBorders>
            <w:shd w:val="clear" w:color="auto" w:fill="auto"/>
            <w:noWrap/>
            <w:vAlign w:val="center"/>
            <w:hideMark/>
          </w:tcPr>
          <w:p w14:paraId="673E89FE"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ПУ МГКР-3</w:t>
            </w:r>
          </w:p>
        </w:tc>
        <w:tc>
          <w:tcPr>
            <w:tcW w:w="222" w:type="dxa"/>
            <w:vAlign w:val="center"/>
            <w:hideMark/>
          </w:tcPr>
          <w:p w14:paraId="6540CC2F"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6BA75454"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7141F138"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w:t>
            </w:r>
            <w:r w:rsidR="009D37C9" w:rsidRPr="00C80A28">
              <w:rPr>
                <w:rFonts w:ascii="Calibri" w:hAnsi="Calibri" w:cs="Calibri"/>
                <w:color w:val="000000"/>
                <w:szCs w:val="22"/>
                <w:lang w:eastAsia="ru-RU"/>
              </w:rPr>
              <w:t>7</w:t>
            </w:r>
          </w:p>
        </w:tc>
        <w:tc>
          <w:tcPr>
            <w:tcW w:w="5080" w:type="dxa"/>
            <w:tcBorders>
              <w:top w:val="nil"/>
              <w:left w:val="nil"/>
              <w:bottom w:val="single" w:sz="4" w:space="0" w:color="auto"/>
              <w:right w:val="single" w:sz="4" w:space="0" w:color="auto"/>
            </w:tcBorders>
            <w:shd w:val="clear" w:color="auto" w:fill="auto"/>
            <w:noWrap/>
            <w:vAlign w:val="center"/>
            <w:hideMark/>
          </w:tcPr>
          <w:p w14:paraId="09CFDDD9"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охлаждающих столов УНРС-3</w:t>
            </w:r>
          </w:p>
        </w:tc>
        <w:tc>
          <w:tcPr>
            <w:tcW w:w="2560" w:type="dxa"/>
            <w:tcBorders>
              <w:top w:val="nil"/>
              <w:left w:val="nil"/>
              <w:bottom w:val="single" w:sz="4" w:space="0" w:color="auto"/>
              <w:right w:val="single" w:sz="4" w:space="0" w:color="auto"/>
            </w:tcBorders>
            <w:shd w:val="clear" w:color="auto" w:fill="auto"/>
            <w:noWrap/>
            <w:vAlign w:val="center"/>
            <w:hideMark/>
          </w:tcPr>
          <w:p w14:paraId="067E72A0"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 xml:space="preserve">ПУ охл. ст. МНЛ3-3 </w:t>
            </w:r>
          </w:p>
        </w:tc>
        <w:tc>
          <w:tcPr>
            <w:tcW w:w="222" w:type="dxa"/>
            <w:vAlign w:val="center"/>
            <w:hideMark/>
          </w:tcPr>
          <w:p w14:paraId="3C001EB8"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42BD84B3"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0D5B1268"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0</w:t>
            </w:r>
            <w:r w:rsidR="009D37C9" w:rsidRPr="00C80A28">
              <w:rPr>
                <w:rFonts w:ascii="Calibri" w:hAnsi="Calibri" w:cs="Calibri"/>
                <w:color w:val="000000"/>
                <w:szCs w:val="22"/>
                <w:lang w:eastAsia="ru-RU"/>
              </w:rPr>
              <w:t>8</w:t>
            </w:r>
          </w:p>
        </w:tc>
        <w:tc>
          <w:tcPr>
            <w:tcW w:w="5080" w:type="dxa"/>
            <w:tcBorders>
              <w:top w:val="nil"/>
              <w:left w:val="nil"/>
              <w:bottom w:val="single" w:sz="4" w:space="0" w:color="auto"/>
              <w:right w:val="single" w:sz="4" w:space="0" w:color="auto"/>
            </w:tcBorders>
            <w:shd w:val="clear" w:color="auto" w:fill="auto"/>
            <w:noWrap/>
            <w:vAlign w:val="center"/>
            <w:hideMark/>
          </w:tcPr>
          <w:p w14:paraId="79DDC4DE"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рольганговых весов УНРС-3</w:t>
            </w:r>
          </w:p>
        </w:tc>
        <w:tc>
          <w:tcPr>
            <w:tcW w:w="2560" w:type="dxa"/>
            <w:tcBorders>
              <w:top w:val="nil"/>
              <w:left w:val="nil"/>
              <w:bottom w:val="single" w:sz="4" w:space="0" w:color="auto"/>
              <w:right w:val="single" w:sz="4" w:space="0" w:color="auto"/>
            </w:tcBorders>
            <w:shd w:val="clear" w:color="auto" w:fill="auto"/>
            <w:noWrap/>
            <w:vAlign w:val="center"/>
            <w:hideMark/>
          </w:tcPr>
          <w:p w14:paraId="4BD6757B"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ПУ ролг. весов МНЛ3-3</w:t>
            </w:r>
          </w:p>
        </w:tc>
        <w:tc>
          <w:tcPr>
            <w:tcW w:w="222" w:type="dxa"/>
            <w:vAlign w:val="center"/>
            <w:hideMark/>
          </w:tcPr>
          <w:p w14:paraId="7D65BAD5"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4709FA94"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7B98A2A9"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 xml:space="preserve">АРМ </w:t>
            </w:r>
            <w:r w:rsidR="009D37C9" w:rsidRPr="00C80A28">
              <w:rPr>
                <w:rFonts w:ascii="Calibri" w:hAnsi="Calibri" w:cs="Calibri"/>
                <w:color w:val="000000"/>
                <w:szCs w:val="22"/>
                <w:lang w:eastAsia="ru-RU"/>
              </w:rPr>
              <w:t>09</w:t>
            </w:r>
          </w:p>
        </w:tc>
        <w:tc>
          <w:tcPr>
            <w:tcW w:w="5080" w:type="dxa"/>
            <w:tcBorders>
              <w:top w:val="nil"/>
              <w:left w:val="nil"/>
              <w:bottom w:val="single" w:sz="4" w:space="0" w:color="auto"/>
              <w:right w:val="single" w:sz="4" w:space="0" w:color="auto"/>
            </w:tcBorders>
            <w:shd w:val="clear" w:color="auto" w:fill="auto"/>
            <w:noWrap/>
            <w:vAlign w:val="center"/>
            <w:hideMark/>
          </w:tcPr>
          <w:p w14:paraId="29A53338"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платформенных весов УЗГМ</w:t>
            </w:r>
          </w:p>
        </w:tc>
        <w:tc>
          <w:tcPr>
            <w:tcW w:w="2560" w:type="dxa"/>
            <w:tcBorders>
              <w:top w:val="nil"/>
              <w:left w:val="nil"/>
              <w:bottom w:val="single" w:sz="4" w:space="0" w:color="auto"/>
              <w:right w:val="single" w:sz="4" w:space="0" w:color="auto"/>
            </w:tcBorders>
            <w:shd w:val="clear" w:color="auto" w:fill="auto"/>
            <w:noWrap/>
            <w:vAlign w:val="center"/>
            <w:hideMark/>
          </w:tcPr>
          <w:p w14:paraId="41AAAEB4"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Склад заготовок УЗГМ</w:t>
            </w:r>
          </w:p>
        </w:tc>
        <w:tc>
          <w:tcPr>
            <w:tcW w:w="222" w:type="dxa"/>
            <w:vAlign w:val="center"/>
            <w:hideMark/>
          </w:tcPr>
          <w:p w14:paraId="4BFD148B" w14:textId="77777777" w:rsidR="003F06BE" w:rsidRPr="00C80A28" w:rsidRDefault="003F06BE" w:rsidP="009763E2">
            <w:pPr>
              <w:spacing w:after="0" w:line="240" w:lineRule="auto"/>
              <w:jc w:val="left"/>
              <w:rPr>
                <w:rFonts w:ascii="Times New Roman" w:hAnsi="Times New Roman"/>
                <w:sz w:val="20"/>
                <w:szCs w:val="20"/>
                <w:lang w:eastAsia="ru-RU"/>
              </w:rPr>
            </w:pPr>
          </w:p>
        </w:tc>
      </w:tr>
      <w:tr w:rsidR="009162F4" w:rsidRPr="00C80A28" w14:paraId="17ED3655" w14:textId="77777777" w:rsidTr="009763E2">
        <w:trPr>
          <w:trHeight w:val="300"/>
        </w:trPr>
        <w:tc>
          <w:tcPr>
            <w:tcW w:w="1663" w:type="dxa"/>
            <w:tcBorders>
              <w:top w:val="nil"/>
              <w:left w:val="single" w:sz="4" w:space="0" w:color="auto"/>
              <w:bottom w:val="single" w:sz="4" w:space="0" w:color="auto"/>
              <w:right w:val="single" w:sz="4" w:space="0" w:color="auto"/>
            </w:tcBorders>
            <w:shd w:val="clear" w:color="auto" w:fill="auto"/>
            <w:noWrap/>
            <w:vAlign w:val="center"/>
            <w:hideMark/>
          </w:tcPr>
          <w:p w14:paraId="64DED0B0"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АРМ 1</w:t>
            </w:r>
            <w:r w:rsidR="009D37C9" w:rsidRPr="00C80A28">
              <w:rPr>
                <w:rFonts w:ascii="Calibri" w:hAnsi="Calibri" w:cs="Calibri"/>
                <w:color w:val="000000"/>
                <w:szCs w:val="22"/>
                <w:lang w:eastAsia="ru-RU"/>
              </w:rPr>
              <w:t>0</w:t>
            </w:r>
          </w:p>
        </w:tc>
        <w:tc>
          <w:tcPr>
            <w:tcW w:w="5080" w:type="dxa"/>
            <w:tcBorders>
              <w:top w:val="nil"/>
              <w:left w:val="nil"/>
              <w:bottom w:val="single" w:sz="4" w:space="0" w:color="auto"/>
              <w:right w:val="single" w:sz="4" w:space="0" w:color="auto"/>
            </w:tcBorders>
            <w:shd w:val="clear" w:color="auto" w:fill="auto"/>
            <w:noWrap/>
            <w:vAlign w:val="center"/>
            <w:hideMark/>
          </w:tcPr>
          <w:p w14:paraId="52F8D05F" w14:textId="77777777" w:rsidR="003F06BE" w:rsidRPr="00C80A28" w:rsidRDefault="00932588" w:rsidP="009763E2">
            <w:pPr>
              <w:spacing w:after="0" w:line="240" w:lineRule="auto"/>
              <w:jc w:val="left"/>
              <w:rPr>
                <w:rFonts w:ascii="Calibri" w:hAnsi="Calibri" w:cs="Calibri"/>
                <w:color w:val="000000"/>
                <w:szCs w:val="22"/>
                <w:lang w:eastAsia="ru-RU"/>
              </w:rPr>
            </w:pPr>
            <w:r w:rsidRPr="00C80A28">
              <w:rPr>
                <w:rFonts w:ascii="Calibri" w:hAnsi="Calibri" w:cs="Calibri"/>
                <w:color w:val="000000"/>
                <w:szCs w:val="22"/>
                <w:lang w:eastAsia="ru-RU"/>
              </w:rPr>
              <w:t>АРМ оператора рольганговых весов УЗГМ</w:t>
            </w:r>
          </w:p>
        </w:tc>
        <w:tc>
          <w:tcPr>
            <w:tcW w:w="2560" w:type="dxa"/>
            <w:tcBorders>
              <w:top w:val="nil"/>
              <w:left w:val="nil"/>
              <w:bottom w:val="single" w:sz="4" w:space="0" w:color="auto"/>
              <w:right w:val="single" w:sz="4" w:space="0" w:color="auto"/>
            </w:tcBorders>
            <w:shd w:val="clear" w:color="auto" w:fill="auto"/>
            <w:noWrap/>
            <w:vAlign w:val="center"/>
            <w:hideMark/>
          </w:tcPr>
          <w:p w14:paraId="2E5E9D96" w14:textId="77777777" w:rsidR="003F06BE" w:rsidRPr="00C80A28" w:rsidRDefault="00932588" w:rsidP="009763E2">
            <w:pPr>
              <w:spacing w:after="0" w:line="240" w:lineRule="auto"/>
              <w:jc w:val="center"/>
              <w:rPr>
                <w:rFonts w:ascii="Calibri" w:hAnsi="Calibri" w:cs="Calibri"/>
                <w:color w:val="000000"/>
                <w:szCs w:val="22"/>
                <w:lang w:eastAsia="ru-RU"/>
              </w:rPr>
            </w:pPr>
            <w:r w:rsidRPr="00C80A28">
              <w:rPr>
                <w:rFonts w:ascii="Calibri" w:hAnsi="Calibri" w:cs="Calibri"/>
                <w:color w:val="000000"/>
                <w:szCs w:val="22"/>
                <w:lang w:eastAsia="ru-RU"/>
              </w:rPr>
              <w:t>ПУ повторной аттестации</w:t>
            </w:r>
          </w:p>
        </w:tc>
        <w:tc>
          <w:tcPr>
            <w:tcW w:w="222" w:type="dxa"/>
            <w:vAlign w:val="center"/>
            <w:hideMark/>
          </w:tcPr>
          <w:p w14:paraId="7ED04B7F" w14:textId="77777777" w:rsidR="003F06BE" w:rsidRPr="00C80A28" w:rsidRDefault="003F06BE" w:rsidP="009763E2">
            <w:pPr>
              <w:spacing w:after="0" w:line="240" w:lineRule="auto"/>
              <w:jc w:val="left"/>
              <w:rPr>
                <w:rFonts w:ascii="Times New Roman" w:hAnsi="Times New Roman"/>
                <w:sz w:val="20"/>
                <w:szCs w:val="20"/>
                <w:lang w:eastAsia="ru-RU"/>
              </w:rPr>
            </w:pPr>
          </w:p>
        </w:tc>
      </w:tr>
    </w:tbl>
    <w:p w14:paraId="024A23A3" w14:textId="77777777" w:rsidR="007E602E" w:rsidRPr="00C80A28" w:rsidRDefault="00932588" w:rsidP="007E602E">
      <w:pPr>
        <w:spacing w:before="240"/>
      </w:pPr>
      <w:r w:rsidRPr="00C80A28">
        <w:t xml:space="preserve">Каждый АРМ СП подключается к локальной сети КСПД. Сетевое подключение используется для связи с сервером приложений СП. </w:t>
      </w:r>
    </w:p>
    <w:p w14:paraId="7145E600" w14:textId="77777777" w:rsidR="00F653F8" w:rsidRPr="009D37C9" w:rsidRDefault="00932588" w:rsidP="00F653F8">
      <w:r w:rsidRPr="00C80A28">
        <w:t>Весовые терминалы УНРС-1,2,3 подключаются непосредственно к АРМам</w:t>
      </w:r>
      <w:r w:rsidR="00D32A50" w:rsidRPr="00C80A28">
        <w:t xml:space="preserve"> СП 02, 0</w:t>
      </w:r>
      <w:r w:rsidR="009D37C9" w:rsidRPr="00C80A28">
        <w:t>5</w:t>
      </w:r>
      <w:r w:rsidR="00D32A50" w:rsidRPr="00C80A28">
        <w:t xml:space="preserve"> ,0</w:t>
      </w:r>
      <w:r w:rsidR="009D37C9" w:rsidRPr="00C80A28">
        <w:t>8</w:t>
      </w:r>
      <w:r w:rsidR="00D32A50" w:rsidRPr="00C80A28">
        <w:t>,</w:t>
      </w:r>
      <w:r w:rsidRPr="00C80A28">
        <w:t xml:space="preserve"> используя существующие средства автоматизации. Взаимодействие СП с такими весовыми терминалами</w:t>
      </w:r>
      <w:r>
        <w:t xml:space="preserve"> осуществляется по </w:t>
      </w:r>
      <w:r>
        <w:rPr>
          <w:lang w:val="en-US"/>
        </w:rPr>
        <w:t>OPC</w:t>
      </w:r>
      <w:r w:rsidRPr="00F653F8">
        <w:t xml:space="preserve"> </w:t>
      </w:r>
      <w:r>
        <w:t>технологи</w:t>
      </w:r>
      <w:r w:rsidRPr="009D37C9">
        <w:t>и.</w:t>
      </w:r>
    </w:p>
    <w:p w14:paraId="21957A47" w14:textId="77777777" w:rsidR="00F653F8" w:rsidRPr="00F653F8" w:rsidRDefault="00932588" w:rsidP="00F653F8">
      <w:r w:rsidRPr="009D37C9">
        <w:t>Весовые терминалы УЗГМ подключаются к АРМам</w:t>
      </w:r>
      <w:r w:rsidR="00D32A50" w:rsidRPr="009D37C9">
        <w:t xml:space="preserve"> СП</w:t>
      </w:r>
      <w:r w:rsidRPr="009D37C9">
        <w:t xml:space="preserve"> </w:t>
      </w:r>
      <w:r w:rsidR="00D32A50" w:rsidRPr="009D37C9">
        <w:t xml:space="preserve">через преобразователи интерфейсов, сохраняя текущее подключение к АРМам существующих систем. </w:t>
      </w:r>
      <w:r w:rsidRPr="009D37C9">
        <w:t>Взаимодействие</w:t>
      </w:r>
      <w:r>
        <w:t xml:space="preserve"> СП с такими весовыми терминалами осуществляется напрямую, пут</w:t>
      </w:r>
      <w:r w:rsidR="009D37C9">
        <w:t>ё</w:t>
      </w:r>
      <w:r>
        <w:t>м считывания показаний из буфера последовательного порта.</w:t>
      </w:r>
    </w:p>
    <w:p w14:paraId="7E80ABF6" w14:textId="77777777" w:rsidR="00F653F8" w:rsidRPr="00115D80" w:rsidRDefault="00F653F8" w:rsidP="007E602E">
      <w:pPr>
        <w:spacing w:before="240"/>
      </w:pPr>
    </w:p>
    <w:p w14:paraId="29520916" w14:textId="77777777" w:rsidR="008F2A96" w:rsidRDefault="00932588">
      <w:pPr>
        <w:pStyle w:val="10"/>
        <w:numPr>
          <w:ilvl w:val="0"/>
          <w:numId w:val="5"/>
        </w:numPr>
        <w:ind w:left="426" w:hanging="426"/>
      </w:pPr>
      <w:bookmarkStart w:id="946" w:name="_Toc109833084"/>
      <w:bookmarkStart w:id="947" w:name="_Toc116467190"/>
      <w:bookmarkEnd w:id="841"/>
      <w:r>
        <w:lastRenderedPageBreak/>
        <w:t xml:space="preserve">Программное обеспечение </w:t>
      </w:r>
      <w:bookmarkEnd w:id="946"/>
      <w:r>
        <w:t>СП</w:t>
      </w:r>
      <w:bookmarkEnd w:id="947"/>
    </w:p>
    <w:p w14:paraId="4B334943" w14:textId="77777777" w:rsidR="008F2A96" w:rsidRPr="00DE4999" w:rsidRDefault="00932588">
      <w:pPr>
        <w:pStyle w:val="2"/>
        <w:numPr>
          <w:ilvl w:val="1"/>
          <w:numId w:val="5"/>
        </w:numPr>
        <w:ind w:left="709"/>
      </w:pPr>
      <w:bookmarkStart w:id="948" w:name="_Toc116467191"/>
      <w:r w:rsidRPr="00DE4999">
        <w:t>Общие положения</w:t>
      </w:r>
      <w:bookmarkEnd w:id="948"/>
    </w:p>
    <w:p w14:paraId="098E78FE" w14:textId="77777777" w:rsidR="0098435A" w:rsidRPr="00C5037F" w:rsidRDefault="00932588" w:rsidP="00B559E0">
      <w:r w:rsidRPr="00C5037F">
        <w:t xml:space="preserve">ПО СП </w:t>
      </w:r>
      <w:r w:rsidR="00186037" w:rsidRPr="00C5037F">
        <w:t xml:space="preserve">представляет собой </w:t>
      </w:r>
      <w:r w:rsidR="0072347F" w:rsidRPr="00C5037F">
        <w:t>комплексное решение, состоящее из следующих компонентов:</w:t>
      </w:r>
    </w:p>
    <w:p w14:paraId="39C46019" w14:textId="77777777" w:rsidR="0072347F" w:rsidRPr="00C5037F" w:rsidRDefault="00932588">
      <w:pPr>
        <w:pStyle w:val="a"/>
        <w:numPr>
          <w:ilvl w:val="0"/>
          <w:numId w:val="27"/>
        </w:numPr>
      </w:pPr>
      <w:r w:rsidRPr="00C5037F">
        <w:t>Программное обеспечение для ПЛК СП</w:t>
      </w:r>
    </w:p>
    <w:p w14:paraId="3DA75EEC" w14:textId="77777777" w:rsidR="0072347F" w:rsidRPr="00C5037F" w:rsidRDefault="00932588">
      <w:pPr>
        <w:pStyle w:val="a"/>
        <w:numPr>
          <w:ilvl w:val="0"/>
          <w:numId w:val="27"/>
        </w:numPr>
      </w:pPr>
      <w:r w:rsidRPr="00C5037F">
        <w:t>Программные модули для сервера приложений СП</w:t>
      </w:r>
    </w:p>
    <w:p w14:paraId="58F15448" w14:textId="77777777" w:rsidR="0072347F" w:rsidRPr="00C5037F" w:rsidRDefault="00932588">
      <w:pPr>
        <w:pStyle w:val="a"/>
        <w:numPr>
          <w:ilvl w:val="0"/>
          <w:numId w:val="27"/>
        </w:numPr>
      </w:pPr>
      <w:r w:rsidRPr="00C5037F">
        <w:t>Клиентское десктоп приложение для АРМов СП.</w:t>
      </w:r>
    </w:p>
    <w:p w14:paraId="3D3B321C" w14:textId="77777777" w:rsidR="0072347F" w:rsidRPr="00C5037F" w:rsidRDefault="00932588" w:rsidP="00B559E0">
      <w:r w:rsidRPr="00C5037F">
        <w:t xml:space="preserve">Каждый из компонентов ПО СП </w:t>
      </w:r>
      <w:r w:rsidR="0000165C" w:rsidRPr="00C5037F">
        <w:t>разрабатывается специалистами ООО «Проматис ИТ» с применением современных средств разработки.</w:t>
      </w:r>
    </w:p>
    <w:p w14:paraId="22FE41DA" w14:textId="77777777" w:rsidR="008F2A96" w:rsidRPr="00745C9B" w:rsidRDefault="00932588">
      <w:pPr>
        <w:pStyle w:val="2"/>
        <w:numPr>
          <w:ilvl w:val="1"/>
          <w:numId w:val="5"/>
        </w:numPr>
        <w:ind w:left="709"/>
        <w:rPr>
          <w:strike/>
        </w:rPr>
      </w:pPr>
      <w:bookmarkStart w:id="949" w:name="_Toc116467192"/>
      <w:r w:rsidRPr="00745C9B">
        <w:t>Нижний уровень</w:t>
      </w:r>
      <w:bookmarkEnd w:id="949"/>
    </w:p>
    <w:p w14:paraId="0F310E55" w14:textId="77777777" w:rsidR="008F2A96" w:rsidRDefault="00932588" w:rsidP="008F2A96">
      <w:r w:rsidRPr="009237DA">
        <w:t xml:space="preserve">Программа управления </w:t>
      </w:r>
      <w:r w:rsidR="00186037">
        <w:t>СП</w:t>
      </w:r>
      <w:r>
        <w:t xml:space="preserve"> нижнего уровня</w:t>
      </w:r>
      <w:r w:rsidR="0072347F">
        <w:t xml:space="preserve"> представляет собой проектное решение</w:t>
      </w:r>
      <w:r>
        <w:t xml:space="preserve"> </w:t>
      </w:r>
      <w:r w:rsidRPr="009237DA">
        <w:t xml:space="preserve">для контроллера Siemens </w:t>
      </w:r>
      <w:r>
        <w:rPr>
          <w:lang w:val="en-US"/>
        </w:rPr>
        <w:t>Simatic</w:t>
      </w:r>
      <w:r w:rsidRPr="009237DA">
        <w:t xml:space="preserve"> S7-15</w:t>
      </w:r>
      <w:r>
        <w:t>15</w:t>
      </w:r>
      <w:r w:rsidRPr="009237DA">
        <w:t>-2 PN</w:t>
      </w:r>
      <w:r w:rsidR="0072347F">
        <w:t xml:space="preserve">, разработанное в </w:t>
      </w:r>
      <w:r w:rsidRPr="009237DA">
        <w:t xml:space="preserve">программной среде </w:t>
      </w:r>
      <w:r>
        <w:rPr>
          <w:lang w:val="en-US"/>
        </w:rPr>
        <w:t>Siemens</w:t>
      </w:r>
      <w:r w:rsidRPr="009237DA">
        <w:t xml:space="preserve"> </w:t>
      </w:r>
      <w:r>
        <w:rPr>
          <w:lang w:val="en-US"/>
        </w:rPr>
        <w:t>Simatic</w:t>
      </w:r>
      <w:r w:rsidRPr="009237DA">
        <w:t xml:space="preserve"> TIA</w:t>
      </w:r>
      <w:r>
        <w:rPr>
          <w:lang w:val="en-US"/>
        </w:rPr>
        <w:t> Portal</w:t>
      </w:r>
      <w:r w:rsidRPr="009237DA">
        <w:t xml:space="preserve"> 1</w:t>
      </w:r>
      <w:r>
        <w:t>7.</w:t>
      </w:r>
    </w:p>
    <w:p w14:paraId="67FF86F4" w14:textId="77777777" w:rsidR="008F2A96" w:rsidRDefault="00932588">
      <w:pPr>
        <w:pStyle w:val="2"/>
        <w:numPr>
          <w:ilvl w:val="1"/>
          <w:numId w:val="5"/>
        </w:numPr>
        <w:ind w:left="709"/>
      </w:pPr>
      <w:bookmarkStart w:id="950" w:name="_Toc116467193"/>
      <w:r>
        <w:t>Сервер приложений</w:t>
      </w:r>
      <w:bookmarkEnd w:id="950"/>
      <w:r>
        <w:t xml:space="preserve"> </w:t>
      </w:r>
    </w:p>
    <w:p w14:paraId="50E921B2" w14:textId="77777777" w:rsidR="008F2A96" w:rsidRDefault="00932588" w:rsidP="008F2A96">
      <w:pPr>
        <w:rPr>
          <w:color w:val="000000"/>
        </w:rPr>
      </w:pPr>
      <w:r>
        <w:t xml:space="preserve">На сервере приложений СП устанавливается лицензионная операционная система семейства </w:t>
      </w:r>
      <w:r w:rsidRPr="00F3244F">
        <w:rPr>
          <w:color w:val="000000"/>
          <w:lang w:val="en-US"/>
        </w:rPr>
        <w:t>Microsoft</w:t>
      </w:r>
      <w:r w:rsidRPr="00F3244F">
        <w:rPr>
          <w:color w:val="000000"/>
        </w:rPr>
        <w:t xml:space="preserve"> </w:t>
      </w:r>
      <w:r w:rsidRPr="00F3244F">
        <w:rPr>
          <w:color w:val="000000"/>
          <w:lang w:val="en-US"/>
        </w:rPr>
        <w:t>Windows</w:t>
      </w:r>
      <w:r w:rsidRPr="00F3244F">
        <w:rPr>
          <w:color w:val="000000"/>
        </w:rPr>
        <w:t xml:space="preserve"> </w:t>
      </w:r>
      <w:r w:rsidRPr="00F3244F">
        <w:rPr>
          <w:color w:val="000000"/>
          <w:lang w:val="en-US"/>
        </w:rPr>
        <w:t>Server</w:t>
      </w:r>
      <w:r w:rsidRPr="00F3244F">
        <w:rPr>
          <w:color w:val="000000"/>
        </w:rPr>
        <w:t xml:space="preserve"> 64 </w:t>
      </w:r>
      <w:r w:rsidRPr="00F3244F">
        <w:rPr>
          <w:color w:val="000000"/>
          <w:lang w:val="en-US"/>
        </w:rPr>
        <w:t>bit</w:t>
      </w:r>
      <w:r>
        <w:rPr>
          <w:color w:val="000000"/>
        </w:rPr>
        <w:t xml:space="preserve"> версии 2022. При отсутствии возможности установки указанной версии допускается установка версии 2019. Установка операционной системы, её обслуживание и обновление на сервере приложений СП осуществляется специалистами </w:t>
      </w:r>
      <w:r w:rsidR="00150417">
        <w:rPr>
          <w:color w:val="000000"/>
        </w:rPr>
        <w:t>АО</w:t>
      </w:r>
      <w:r>
        <w:rPr>
          <w:color w:val="000000"/>
        </w:rPr>
        <w:t xml:space="preserve"> «ВТЗ». </w:t>
      </w:r>
    </w:p>
    <w:p w14:paraId="1ABE8873" w14:textId="77777777" w:rsidR="008F2A96" w:rsidRDefault="00932588" w:rsidP="008F2A96">
      <w:pPr>
        <w:rPr>
          <w:color w:val="000000"/>
        </w:rPr>
      </w:pPr>
      <w:r>
        <w:rPr>
          <w:color w:val="000000"/>
        </w:rPr>
        <w:t xml:space="preserve">На сервере приложений устанавливаются программные модули СП в виде системных служб </w:t>
      </w:r>
      <w:r>
        <w:rPr>
          <w:color w:val="000000"/>
          <w:lang w:val="en-US"/>
        </w:rPr>
        <w:t>Windows</w:t>
      </w:r>
      <w:r>
        <w:rPr>
          <w:color w:val="000000"/>
        </w:rPr>
        <w:t xml:space="preserve">. Для взаимодействия модулей между собой, на сервере приложений устанавливается серверное ПО брокера сообщений </w:t>
      </w:r>
      <w:r>
        <w:rPr>
          <w:color w:val="000000"/>
          <w:lang w:val="en-US"/>
        </w:rPr>
        <w:t>RabbitMQ</w:t>
      </w:r>
      <w:r>
        <w:rPr>
          <w:color w:val="000000"/>
        </w:rPr>
        <w:t xml:space="preserve"> последней версии.</w:t>
      </w:r>
    </w:p>
    <w:p w14:paraId="1A857501" w14:textId="72B91F1B" w:rsidR="008F2A96" w:rsidRDefault="00932588" w:rsidP="008F2A96">
      <w:pPr>
        <w:rPr>
          <w:color w:val="000000"/>
        </w:rPr>
      </w:pPr>
      <w:r>
        <w:rPr>
          <w:color w:val="000000"/>
        </w:rPr>
        <w:t xml:space="preserve">Для взаимодействия СП с инфраструктурой данных </w:t>
      </w:r>
      <w:r>
        <w:rPr>
          <w:color w:val="000000"/>
          <w:lang w:val="en-US"/>
        </w:rPr>
        <w:t>PIMS</w:t>
      </w:r>
      <w:r>
        <w:rPr>
          <w:color w:val="000000"/>
        </w:rPr>
        <w:t xml:space="preserve"> на сервере приложений устанавливается </w:t>
      </w:r>
      <w:r w:rsidRPr="00DA6088">
        <w:rPr>
          <w:color w:val="000000"/>
          <w:highlight w:val="lightGray"/>
          <w:rPrChange w:id="951" w:author="Николай Богомолов" w:date="2022-10-12T11:37:00Z">
            <w:rPr>
              <w:color w:val="000000"/>
            </w:rPr>
          </w:rPrChange>
        </w:rPr>
        <w:t>программный компонент</w:t>
      </w:r>
      <w:ins w:id="952" w:author="Николай Богомолов" w:date="2022-09-19T15:37:00Z">
        <w:r w:rsidR="00A8551F" w:rsidRPr="00DA6088">
          <w:rPr>
            <w:color w:val="000000"/>
            <w:highlight w:val="lightGray"/>
            <w:rPrChange w:id="953" w:author="Николай Богомолов" w:date="2022-10-12T11:37:00Z">
              <w:rPr>
                <w:color w:val="000000"/>
              </w:rPr>
            </w:rPrChange>
          </w:rPr>
          <w:t xml:space="preserve"> собственной разработки,</w:t>
        </w:r>
      </w:ins>
      <w:ins w:id="954" w:author="Николай Богомолов" w:date="2022-09-19T15:36:00Z">
        <w:r w:rsidR="00A8551F" w:rsidRPr="00DA6088">
          <w:rPr>
            <w:color w:val="000000"/>
            <w:highlight w:val="lightGray"/>
            <w:rPrChange w:id="955" w:author="Николай Богомолов" w:date="2022-10-12T11:37:00Z">
              <w:rPr>
                <w:color w:val="000000"/>
              </w:rPr>
            </w:rPrChange>
          </w:rPr>
          <w:t xml:space="preserve"> взаимодействующий с </w:t>
        </w:r>
      </w:ins>
      <w:del w:id="956" w:author="Николай Богомолов" w:date="2022-09-19T15:36:00Z">
        <w:r w:rsidRPr="00DA6088" w:rsidDel="00A8551F">
          <w:rPr>
            <w:color w:val="000000"/>
            <w:highlight w:val="lightGray"/>
            <w:rPrChange w:id="957" w:author="Николай Богомолов" w:date="2022-10-12T11:37:00Z">
              <w:rPr>
                <w:color w:val="000000"/>
              </w:rPr>
            </w:rPrChange>
          </w:rPr>
          <w:delText xml:space="preserve"> </w:delText>
        </w:r>
      </w:del>
      <w:ins w:id="958" w:author="Николай Богомолов" w:date="2022-09-19T15:36:00Z">
        <w:r w:rsidR="00A8551F" w:rsidRPr="00DA6088">
          <w:rPr>
            <w:highlight w:val="lightGray"/>
            <w:lang w:val="en-US"/>
            <w:rPrChange w:id="959" w:author="Николай Богомолов" w:date="2022-10-12T11:37:00Z">
              <w:rPr>
                <w:lang w:val="en-US"/>
              </w:rPr>
            </w:rPrChange>
          </w:rPr>
          <w:t>API</w:t>
        </w:r>
        <w:r w:rsidR="00A8551F" w:rsidRPr="00DA6088">
          <w:rPr>
            <w:highlight w:val="lightGray"/>
            <w:rPrChange w:id="960" w:author="Николай Богомолов" w:date="2022-10-12T11:37:00Z">
              <w:rPr/>
            </w:rPrChange>
          </w:rPr>
          <w:t xml:space="preserve"> менеджер</w:t>
        </w:r>
      </w:ins>
      <w:ins w:id="961" w:author="Николай Богомолов" w:date="2022-09-19T15:37:00Z">
        <w:r w:rsidR="00A8551F" w:rsidRPr="00DA6088">
          <w:rPr>
            <w:highlight w:val="lightGray"/>
            <w:rPrChange w:id="962" w:author="Николай Богомолов" w:date="2022-10-12T11:37:00Z">
              <w:rPr/>
            </w:rPrChange>
          </w:rPr>
          <w:t>ом</w:t>
        </w:r>
      </w:ins>
      <w:ins w:id="963" w:author="Николай Богомолов" w:date="2022-09-19T15:36:00Z">
        <w:r w:rsidR="00A8551F" w:rsidRPr="00DA6088">
          <w:rPr>
            <w:highlight w:val="lightGray"/>
            <w:rPrChange w:id="964" w:author="Николай Богомолов" w:date="2022-10-12T11:37:00Z">
              <w:rPr/>
            </w:rPrChange>
          </w:rPr>
          <w:t xml:space="preserve"> </w:t>
        </w:r>
        <w:r w:rsidR="00A8551F" w:rsidRPr="00DA6088">
          <w:rPr>
            <w:highlight w:val="lightGray"/>
            <w:lang w:val="en-US"/>
            <w:rPrChange w:id="965" w:author="Николай Богомолов" w:date="2022-10-12T11:37:00Z">
              <w:rPr>
                <w:lang w:val="en-US"/>
              </w:rPr>
            </w:rPrChange>
          </w:rPr>
          <w:t>WinCC</w:t>
        </w:r>
        <w:r w:rsidR="00A8551F" w:rsidRPr="00DA6088">
          <w:rPr>
            <w:highlight w:val="lightGray"/>
            <w:rPrChange w:id="966" w:author="Николай Богомолов" w:date="2022-10-12T11:37:00Z">
              <w:rPr/>
            </w:rPrChange>
          </w:rPr>
          <w:t xml:space="preserve"> </w:t>
        </w:r>
        <w:r w:rsidR="00A8551F" w:rsidRPr="00DA6088">
          <w:rPr>
            <w:highlight w:val="lightGray"/>
            <w:lang w:val="en-US"/>
            <w:rPrChange w:id="967" w:author="Николай Богомолов" w:date="2022-10-12T11:37:00Z">
              <w:rPr>
                <w:lang w:val="en-US"/>
              </w:rPr>
            </w:rPrChange>
          </w:rPr>
          <w:t>OA</w:t>
        </w:r>
        <w:r w:rsidR="00A8551F" w:rsidRPr="00DA6088" w:rsidDel="00A8551F">
          <w:rPr>
            <w:color w:val="000000"/>
            <w:highlight w:val="lightGray"/>
            <w:rPrChange w:id="968" w:author="Николай Богомолов" w:date="2022-10-12T11:37:00Z">
              <w:rPr>
                <w:color w:val="000000"/>
                <w:lang w:val="en-US"/>
              </w:rPr>
            </w:rPrChange>
          </w:rPr>
          <w:t xml:space="preserve"> </w:t>
        </w:r>
      </w:ins>
      <w:del w:id="969" w:author="Николай Богомолов" w:date="2022-09-19T15:36:00Z">
        <w:r w:rsidRPr="00DA6088" w:rsidDel="00A8551F">
          <w:rPr>
            <w:color w:val="000000"/>
            <w:highlight w:val="lightGray"/>
            <w:lang w:val="en-US"/>
            <w:rPrChange w:id="970" w:author="Николай Богомолов" w:date="2022-10-12T11:37:00Z">
              <w:rPr>
                <w:color w:val="000000"/>
                <w:lang w:val="en-US"/>
              </w:rPr>
            </w:rPrChange>
          </w:rPr>
          <w:delText>WinCC</w:delText>
        </w:r>
        <w:r w:rsidRPr="00DA6088" w:rsidDel="00A8551F">
          <w:rPr>
            <w:color w:val="000000"/>
            <w:highlight w:val="lightGray"/>
            <w:rPrChange w:id="971" w:author="Николай Богомолов" w:date="2022-10-12T11:37:00Z">
              <w:rPr>
                <w:color w:val="000000"/>
              </w:rPr>
            </w:rPrChange>
          </w:rPr>
          <w:delText xml:space="preserve"> </w:delText>
        </w:r>
        <w:r w:rsidRPr="00DA6088" w:rsidDel="00A8551F">
          <w:rPr>
            <w:color w:val="000000"/>
            <w:highlight w:val="lightGray"/>
            <w:lang w:val="en-US"/>
            <w:rPrChange w:id="972" w:author="Николай Богомолов" w:date="2022-10-12T11:37:00Z">
              <w:rPr>
                <w:color w:val="000000"/>
                <w:lang w:val="en-US"/>
              </w:rPr>
            </w:rPrChange>
          </w:rPr>
          <w:delText>OA</w:delText>
        </w:r>
        <w:r w:rsidRPr="00DA6088" w:rsidDel="00A8551F">
          <w:rPr>
            <w:color w:val="000000"/>
            <w:highlight w:val="lightGray"/>
            <w:rPrChange w:id="973" w:author="Николай Богомолов" w:date="2022-10-12T11:37:00Z">
              <w:rPr>
                <w:color w:val="000000"/>
              </w:rPr>
            </w:rPrChange>
          </w:rPr>
          <w:delText xml:space="preserve"> </w:delText>
        </w:r>
        <w:r w:rsidRPr="00DA6088" w:rsidDel="00A8551F">
          <w:rPr>
            <w:color w:val="000000"/>
            <w:highlight w:val="lightGray"/>
            <w:lang w:val="en-US"/>
            <w:rPrChange w:id="974" w:author="Николай Богомолов" w:date="2022-10-12T11:37:00Z">
              <w:rPr>
                <w:color w:val="000000"/>
                <w:lang w:val="en-US"/>
              </w:rPr>
            </w:rPrChange>
          </w:rPr>
          <w:delText>API</w:delText>
        </w:r>
        <w:r w:rsidRPr="00DA6088" w:rsidDel="00A8551F">
          <w:rPr>
            <w:color w:val="000000"/>
            <w:highlight w:val="lightGray"/>
            <w:rPrChange w:id="975" w:author="Николай Богомолов" w:date="2022-10-12T11:37:00Z">
              <w:rPr>
                <w:color w:val="000000"/>
              </w:rPr>
            </w:rPrChange>
          </w:rPr>
          <w:delText xml:space="preserve"> </w:delText>
        </w:r>
        <w:r w:rsidRPr="00DA6088" w:rsidDel="00A8551F">
          <w:rPr>
            <w:color w:val="000000"/>
            <w:highlight w:val="lightGray"/>
            <w:lang w:val="en-US"/>
            <w:rPrChange w:id="976" w:author="Николай Богомолов" w:date="2022-10-12T11:37:00Z">
              <w:rPr>
                <w:color w:val="000000"/>
                <w:lang w:val="en-US"/>
              </w:rPr>
            </w:rPrChange>
          </w:rPr>
          <w:delText>Manager</w:delText>
        </w:r>
        <w:r w:rsidRPr="00DA6088" w:rsidDel="00A8551F">
          <w:rPr>
            <w:color w:val="000000"/>
            <w:highlight w:val="lightGray"/>
            <w:rPrChange w:id="977" w:author="Николай Богомолов" w:date="2022-10-12T11:37:00Z">
              <w:rPr>
                <w:color w:val="000000"/>
              </w:rPr>
            </w:rPrChange>
          </w:rPr>
          <w:delText xml:space="preserve"> </w:delText>
        </w:r>
      </w:del>
      <w:del w:id="978" w:author="Николай Богомолов" w:date="2022-09-19T15:37:00Z">
        <w:r w:rsidRPr="00DA6088" w:rsidDel="00A8551F">
          <w:rPr>
            <w:color w:val="000000"/>
            <w:highlight w:val="lightGray"/>
            <w:rPrChange w:id="979" w:author="Николай Богомолов" w:date="2022-10-12T11:37:00Z">
              <w:rPr>
                <w:color w:val="000000"/>
              </w:rPr>
            </w:rPrChange>
          </w:rPr>
          <w:delText>собственной разработки</w:delText>
        </w:r>
      </w:del>
      <w:ins w:id="980" w:author="Николай Богомолов" w:date="2022-09-19T15:37:00Z">
        <w:r w:rsidR="00A8551F" w:rsidRPr="00DA6088">
          <w:rPr>
            <w:color w:val="000000"/>
            <w:highlight w:val="lightGray"/>
            <w:rPrChange w:id="981" w:author="Николай Богомолов" w:date="2022-10-12T11:37:00Z">
              <w:rPr>
                <w:color w:val="000000"/>
              </w:rPr>
            </w:rPrChange>
          </w:rPr>
          <w:t xml:space="preserve">по протоколу </w:t>
        </w:r>
        <w:r w:rsidR="00A8551F" w:rsidRPr="00DA6088">
          <w:rPr>
            <w:color w:val="000000"/>
            <w:highlight w:val="lightGray"/>
            <w:lang w:val="en-US"/>
            <w:rPrChange w:id="982" w:author="Николай Богомолов" w:date="2022-10-12T11:37:00Z">
              <w:rPr>
                <w:color w:val="000000"/>
                <w:lang w:val="en-US"/>
              </w:rPr>
            </w:rPrChange>
          </w:rPr>
          <w:t>https</w:t>
        </w:r>
      </w:ins>
      <w:r w:rsidRPr="00DA6088">
        <w:rPr>
          <w:color w:val="000000"/>
          <w:highlight w:val="lightGray"/>
          <w:rPrChange w:id="983" w:author="Николай Богомолов" w:date="2022-10-12T11:37:00Z">
            <w:rPr>
              <w:color w:val="000000"/>
            </w:rPr>
          </w:rPrChange>
        </w:rPr>
        <w:t>.</w:t>
      </w:r>
      <w:r>
        <w:rPr>
          <w:color w:val="000000"/>
        </w:rPr>
        <w:t xml:space="preserve"> </w:t>
      </w:r>
    </w:p>
    <w:p w14:paraId="0CE656F2" w14:textId="77777777" w:rsidR="008F2A96" w:rsidRDefault="00932588" w:rsidP="008F2A96">
      <w:pPr>
        <w:rPr>
          <w:color w:val="000000"/>
        </w:rPr>
      </w:pPr>
      <w:r>
        <w:rPr>
          <w:color w:val="000000"/>
        </w:rPr>
        <w:t>На сервер приложений может быть установлено дополнительное ПО, необходимое для обеспечения полноценной работы СП. Установкой и обслуживанием такого ПО занимаются специалисты ООО «Проматис ИТ»</w:t>
      </w:r>
    </w:p>
    <w:p w14:paraId="7BA24280" w14:textId="77777777" w:rsidR="008F2A96" w:rsidRDefault="00932588" w:rsidP="008F2A96">
      <w:pPr>
        <w:rPr>
          <w:color w:val="000000"/>
        </w:rPr>
      </w:pPr>
      <w:r>
        <w:rPr>
          <w:color w:val="000000"/>
        </w:rPr>
        <w:t xml:space="preserve">На сервер приложений может быть установлено дополнительное ПО, в рамках реализации требований к информационной безопасности (антивирус и т.п.). Установка и обслуживание такого ПО осуществляется специалистами </w:t>
      </w:r>
      <w:r w:rsidR="00150417">
        <w:rPr>
          <w:color w:val="000000"/>
        </w:rPr>
        <w:t>АО</w:t>
      </w:r>
      <w:r>
        <w:rPr>
          <w:color w:val="000000"/>
        </w:rPr>
        <w:t xml:space="preserve"> «ВТЗ».</w:t>
      </w:r>
    </w:p>
    <w:p w14:paraId="1ADE185F" w14:textId="77777777" w:rsidR="008F2A96" w:rsidRDefault="00932588" w:rsidP="008F2A96">
      <w:pPr>
        <w:rPr>
          <w:color w:val="000000"/>
        </w:rPr>
      </w:pPr>
      <w:r>
        <w:rPr>
          <w:color w:val="000000"/>
        </w:rPr>
        <w:t xml:space="preserve">Все ПО, установленное на сервер приложений СП, должно быть лицензировано, либо являться «свободно распространяемым ПО». Лицензирование ПО осуществляется специалистами </w:t>
      </w:r>
      <w:r w:rsidR="00150417">
        <w:rPr>
          <w:color w:val="000000"/>
        </w:rPr>
        <w:t>АО</w:t>
      </w:r>
      <w:r>
        <w:rPr>
          <w:color w:val="000000"/>
        </w:rPr>
        <w:t xml:space="preserve"> «ВТЗ».</w:t>
      </w:r>
    </w:p>
    <w:p w14:paraId="5559AF54" w14:textId="77777777" w:rsidR="008F2A96" w:rsidRDefault="00932588" w:rsidP="008F2A96">
      <w:pPr>
        <w:rPr>
          <w:color w:val="000000"/>
        </w:rPr>
      </w:pPr>
      <w:r>
        <w:rPr>
          <w:color w:val="000000"/>
        </w:rPr>
        <w:t>Сервер приложений СП должен иметь возможность удал</w:t>
      </w:r>
      <w:r w:rsidR="003E2462">
        <w:rPr>
          <w:color w:val="000000"/>
        </w:rPr>
        <w:t>ё</w:t>
      </w:r>
      <w:r>
        <w:rPr>
          <w:color w:val="000000"/>
        </w:rPr>
        <w:t>нного подключения по защищ</w:t>
      </w:r>
      <w:r w:rsidR="003E2462">
        <w:rPr>
          <w:color w:val="000000"/>
        </w:rPr>
        <w:t>ё</w:t>
      </w:r>
      <w:r>
        <w:rPr>
          <w:color w:val="000000"/>
        </w:rPr>
        <w:t>нному каналу, для целей администрирования СП специалистами ООО «Проматис ИТ».</w:t>
      </w:r>
    </w:p>
    <w:p w14:paraId="6CA819E8" w14:textId="77777777" w:rsidR="008F2A96" w:rsidRDefault="00932588">
      <w:pPr>
        <w:pStyle w:val="2"/>
        <w:numPr>
          <w:ilvl w:val="1"/>
          <w:numId w:val="5"/>
        </w:numPr>
        <w:ind w:left="709"/>
      </w:pPr>
      <w:bookmarkStart w:id="984" w:name="_Toc116467194"/>
      <w:r>
        <w:t>Сервер хранилища данных</w:t>
      </w:r>
      <w:bookmarkEnd w:id="984"/>
      <w:r>
        <w:t xml:space="preserve"> </w:t>
      </w:r>
    </w:p>
    <w:p w14:paraId="07F6C4CF" w14:textId="77777777" w:rsidR="008F2A96" w:rsidRDefault="00932588" w:rsidP="008F2A96">
      <w:r>
        <w:t xml:space="preserve">На сервере хранилища данных должен быть установлен экземпляр СУБД </w:t>
      </w:r>
      <w:r>
        <w:rPr>
          <w:lang w:val="en-US"/>
        </w:rPr>
        <w:t>PostgreSQL</w:t>
      </w:r>
      <w:r>
        <w:t xml:space="preserve">. Операционная система, а также вспомогательное ПО, необходимое для работы экземпляра СУБД, выбирается специалистами </w:t>
      </w:r>
      <w:r w:rsidR="00150417">
        <w:t>АО</w:t>
      </w:r>
      <w:r>
        <w:t xml:space="preserve"> «ВТЗ».</w:t>
      </w:r>
    </w:p>
    <w:p w14:paraId="20E8DF7D" w14:textId="77777777" w:rsidR="008F2A96" w:rsidRDefault="00932588" w:rsidP="008F2A96">
      <w:pPr>
        <w:rPr>
          <w:color w:val="000000"/>
        </w:rPr>
      </w:pPr>
      <w:r>
        <w:rPr>
          <w:color w:val="000000"/>
        </w:rPr>
        <w:t xml:space="preserve">На сервер хранилища данных может быть установлено дополнительное ПО, в рамках реализации требований к информационной безопасности (антивирус и т.п.). Установка и обслуживание такого ПО осуществляется специалистами </w:t>
      </w:r>
      <w:r w:rsidR="00150417">
        <w:rPr>
          <w:color w:val="000000"/>
        </w:rPr>
        <w:t>АО</w:t>
      </w:r>
      <w:r>
        <w:rPr>
          <w:color w:val="000000"/>
        </w:rPr>
        <w:t xml:space="preserve"> «ВТЗ».</w:t>
      </w:r>
    </w:p>
    <w:p w14:paraId="20D29148" w14:textId="77777777" w:rsidR="008F2A96" w:rsidRDefault="00932588" w:rsidP="008F2A96">
      <w:pPr>
        <w:rPr>
          <w:color w:val="000000"/>
        </w:rPr>
      </w:pPr>
      <w:r>
        <w:rPr>
          <w:color w:val="000000"/>
        </w:rPr>
        <w:lastRenderedPageBreak/>
        <w:t xml:space="preserve">Все ПО, установленное на сервер хранилища данных, должно быть лицензировано, либо являться «свободно распространяемым ПО». Лицензирование ПО осуществляется специалистами </w:t>
      </w:r>
      <w:r w:rsidR="00150417">
        <w:rPr>
          <w:color w:val="000000"/>
        </w:rPr>
        <w:t>АО</w:t>
      </w:r>
      <w:r>
        <w:rPr>
          <w:color w:val="000000"/>
        </w:rPr>
        <w:t xml:space="preserve"> «ВТЗ».</w:t>
      </w:r>
    </w:p>
    <w:p w14:paraId="491C4CF3" w14:textId="77777777" w:rsidR="00D54D47" w:rsidRPr="004352D6" w:rsidRDefault="00932588">
      <w:pPr>
        <w:pStyle w:val="2"/>
        <w:numPr>
          <w:ilvl w:val="1"/>
          <w:numId w:val="5"/>
        </w:numPr>
        <w:ind w:left="709"/>
      </w:pPr>
      <w:bookmarkStart w:id="985" w:name="_Toc116467195"/>
      <w:r w:rsidRPr="004352D6">
        <w:t xml:space="preserve">АРМы </w:t>
      </w:r>
      <w:r w:rsidR="004352D6" w:rsidRPr="004352D6">
        <w:t>операторов</w:t>
      </w:r>
      <w:bookmarkEnd w:id="985"/>
    </w:p>
    <w:p w14:paraId="5DC0DF4A" w14:textId="77777777" w:rsidR="004352D6" w:rsidRPr="004352D6" w:rsidRDefault="00932588" w:rsidP="004352D6">
      <w:r>
        <w:t xml:space="preserve">На АРМах операторов СП устанавливается лицензионная операционная система семейства </w:t>
      </w:r>
      <w:r w:rsidRPr="004352D6">
        <w:rPr>
          <w:lang w:val="en-US"/>
        </w:rPr>
        <w:t>Microsoft</w:t>
      </w:r>
      <w:r w:rsidRPr="004352D6">
        <w:t xml:space="preserve"> </w:t>
      </w:r>
      <w:r w:rsidRPr="004352D6">
        <w:rPr>
          <w:lang w:val="en-US"/>
        </w:rPr>
        <w:t>Windows</w:t>
      </w:r>
      <w:r w:rsidRPr="004352D6">
        <w:t xml:space="preserve"> 10 64 </w:t>
      </w:r>
      <w:r w:rsidRPr="004352D6">
        <w:rPr>
          <w:lang w:val="en-US"/>
        </w:rPr>
        <w:t>bit</w:t>
      </w:r>
      <w:r w:rsidRPr="004352D6">
        <w:t xml:space="preserve"> версии </w:t>
      </w:r>
      <w:r w:rsidRPr="004352D6">
        <w:rPr>
          <w:lang w:val="en-US"/>
        </w:rPr>
        <w:t>Professional</w:t>
      </w:r>
      <w:r w:rsidRPr="004352D6">
        <w:t>. Установка операционной системы, её обслуживание и обновление</w:t>
      </w:r>
      <w:r>
        <w:t>,</w:t>
      </w:r>
      <w:r w:rsidRPr="004352D6">
        <w:t xml:space="preserve"> осуществляется специалистами </w:t>
      </w:r>
      <w:r w:rsidR="00150417">
        <w:t>АО</w:t>
      </w:r>
      <w:r w:rsidRPr="004352D6">
        <w:t xml:space="preserve"> «ВТЗ». </w:t>
      </w:r>
    </w:p>
    <w:p w14:paraId="4B4311FE" w14:textId="77777777" w:rsidR="004352D6" w:rsidRPr="004352D6" w:rsidRDefault="00932588" w:rsidP="004352D6">
      <w:r w:rsidRPr="004352D6">
        <w:t xml:space="preserve">На АРМах оператора СП устанавливается клиентская программная оболочка </w:t>
      </w:r>
      <w:r w:rsidRPr="004352D6">
        <w:rPr>
          <w:lang w:val="en-US"/>
        </w:rPr>
        <w:t>ATISSA</w:t>
      </w:r>
      <w:r w:rsidRPr="004352D6">
        <w:t xml:space="preserve"> в виде </w:t>
      </w:r>
      <w:r>
        <w:t>десктоп приложения</w:t>
      </w:r>
      <w:r w:rsidRPr="004352D6">
        <w:t xml:space="preserve">. </w:t>
      </w:r>
    </w:p>
    <w:p w14:paraId="67161DA1" w14:textId="77777777" w:rsidR="004352D6" w:rsidRPr="004352D6" w:rsidRDefault="00932588" w:rsidP="004352D6">
      <w:r w:rsidRPr="004352D6">
        <w:t xml:space="preserve">На </w:t>
      </w:r>
      <w:r>
        <w:t>АРМы операторов СП</w:t>
      </w:r>
      <w:r w:rsidRPr="004352D6">
        <w:t xml:space="preserve"> может быть установлено дополнительное ПО, в рамках реализации требований к информационной безопасности (антивирус и т.п.). Установка и обслуживание такого ПО осуществляется специалистами </w:t>
      </w:r>
      <w:r w:rsidR="00150417">
        <w:t>АО</w:t>
      </w:r>
      <w:r w:rsidRPr="004352D6">
        <w:t xml:space="preserve"> «ВТЗ».</w:t>
      </w:r>
    </w:p>
    <w:p w14:paraId="567B99F4" w14:textId="77777777" w:rsidR="004352D6" w:rsidRPr="004352D6" w:rsidRDefault="00932588" w:rsidP="004352D6">
      <w:r w:rsidRPr="004352D6">
        <w:t>Все ПО, установленное на АРМах оператор</w:t>
      </w:r>
      <w:r>
        <w:t>ов</w:t>
      </w:r>
      <w:r w:rsidRPr="004352D6">
        <w:t xml:space="preserve"> СП, должно быть лицензировано, либо являться «свободно распространяемым ПО». Лицензирование ПО осуществляется специалистами </w:t>
      </w:r>
      <w:r w:rsidR="00150417">
        <w:t>АО</w:t>
      </w:r>
      <w:r w:rsidRPr="004352D6">
        <w:t xml:space="preserve"> «ВТЗ».</w:t>
      </w:r>
    </w:p>
    <w:p w14:paraId="5ECE1821" w14:textId="77777777" w:rsidR="008F2A96" w:rsidRDefault="00932588">
      <w:pPr>
        <w:pStyle w:val="3"/>
        <w:numPr>
          <w:ilvl w:val="2"/>
          <w:numId w:val="5"/>
        </w:numPr>
        <w:ind w:left="709"/>
      </w:pPr>
      <w:bookmarkStart w:id="986" w:name="_Toc116467196"/>
      <w:r>
        <w:t>АРМ оператора МГКР</w:t>
      </w:r>
      <w:bookmarkEnd w:id="986"/>
    </w:p>
    <w:p w14:paraId="238098CF" w14:textId="77C3A023" w:rsidR="008F2A96" w:rsidRDefault="00932588" w:rsidP="008F2A96">
      <w:r>
        <w:t>Оператор МГКР в рамках работы с СП должен выполнять следующие задачи:</w:t>
      </w:r>
    </w:p>
    <w:p w14:paraId="1773097B" w14:textId="77777777" w:rsidR="008F2A96" w:rsidRDefault="00932588">
      <w:pPr>
        <w:pStyle w:val="a"/>
        <w:numPr>
          <w:ilvl w:val="0"/>
          <w:numId w:val="21"/>
        </w:numPr>
      </w:pPr>
      <w:r>
        <w:t>Контролировать корректность формирования новых ОП, образованных при порезке ручья;</w:t>
      </w:r>
    </w:p>
    <w:p w14:paraId="333F63B7" w14:textId="77777777" w:rsidR="008F2A96" w:rsidRDefault="00932588">
      <w:pPr>
        <w:pStyle w:val="a"/>
        <w:numPr>
          <w:ilvl w:val="0"/>
          <w:numId w:val="21"/>
        </w:numPr>
      </w:pPr>
      <w:r>
        <w:t>Определять принадлежность ОП к технологической обрези;</w:t>
      </w:r>
    </w:p>
    <w:p w14:paraId="21E12784" w14:textId="77777777" w:rsidR="008F2A96" w:rsidRDefault="00932588">
      <w:pPr>
        <w:pStyle w:val="a"/>
        <w:numPr>
          <w:ilvl w:val="0"/>
          <w:numId w:val="21"/>
        </w:numPr>
      </w:pPr>
      <w:r>
        <w:t>Устанавливать дополнительные признаки на ОП, представляющие собой заготовку с образцом или недорезанную заготовку.</w:t>
      </w:r>
    </w:p>
    <w:p w14:paraId="55B5CA18" w14:textId="77777777" w:rsidR="008F2A96" w:rsidRDefault="00932588">
      <w:pPr>
        <w:pStyle w:val="a"/>
        <w:numPr>
          <w:ilvl w:val="0"/>
          <w:numId w:val="21"/>
        </w:numPr>
      </w:pPr>
      <w:r>
        <w:t>Оперативно регистрировать крановые операции перемещения с транспортных устройств, входящих в зону ответственности АРМа</w:t>
      </w:r>
    </w:p>
    <w:p w14:paraId="3A16DE13" w14:textId="77777777" w:rsidR="008F2A96" w:rsidRPr="003B047D" w:rsidRDefault="00932588" w:rsidP="008F2A96">
      <w:r w:rsidRPr="00872DD0">
        <w:t>В зону ответственности АРМа входят следующие производственные объекты:</w:t>
      </w:r>
    </w:p>
    <w:p w14:paraId="1A525333" w14:textId="77777777" w:rsidR="008F2A96" w:rsidRPr="008C24F6" w:rsidRDefault="00932588">
      <w:pPr>
        <w:pStyle w:val="a"/>
        <w:numPr>
          <w:ilvl w:val="0"/>
          <w:numId w:val="20"/>
        </w:numPr>
        <w:rPr>
          <w:rFonts w:ascii="Calibri" w:hAnsi="Calibri" w:cs="Calibri"/>
          <w:bCs/>
          <w:szCs w:val="22"/>
        </w:rPr>
      </w:pPr>
      <w:r w:rsidRPr="008C24F6">
        <w:rPr>
          <w:rFonts w:ascii="Calibri" w:hAnsi="Calibri" w:cs="Calibri"/>
          <w:bCs/>
          <w:szCs w:val="22"/>
        </w:rPr>
        <w:t>Зона разливки ручь</w:t>
      </w:r>
      <w:r w:rsidR="003E2462">
        <w:rPr>
          <w:rFonts w:ascii="Calibri" w:hAnsi="Calibri" w:cs="Calibri"/>
          <w:bCs/>
          <w:szCs w:val="22"/>
        </w:rPr>
        <w:t>ё</w:t>
      </w:r>
      <w:r w:rsidRPr="008C24F6">
        <w:rPr>
          <w:rFonts w:ascii="Calibri" w:hAnsi="Calibri" w:cs="Calibri"/>
          <w:bCs/>
          <w:szCs w:val="22"/>
        </w:rPr>
        <w:t>в от выхода из кристаллизатора МНЛЗ, до зоны порезки МГКР;</w:t>
      </w:r>
    </w:p>
    <w:p w14:paraId="634E8C43" w14:textId="77777777" w:rsidR="008F2A96" w:rsidRPr="008C24F6" w:rsidRDefault="00932588">
      <w:pPr>
        <w:pStyle w:val="a"/>
        <w:numPr>
          <w:ilvl w:val="0"/>
          <w:numId w:val="20"/>
        </w:numPr>
        <w:rPr>
          <w:rFonts w:ascii="Calibri" w:hAnsi="Calibri" w:cs="Calibri"/>
          <w:bCs/>
          <w:szCs w:val="22"/>
        </w:rPr>
      </w:pPr>
      <w:r w:rsidRPr="008C24F6">
        <w:rPr>
          <w:rFonts w:ascii="Calibri" w:hAnsi="Calibri" w:cs="Calibri"/>
          <w:bCs/>
          <w:szCs w:val="22"/>
        </w:rPr>
        <w:t>Зона порезки МГКР;</w:t>
      </w:r>
    </w:p>
    <w:p w14:paraId="5767E425" w14:textId="77777777" w:rsidR="008F2A96" w:rsidRPr="008C24F6" w:rsidRDefault="00932588">
      <w:pPr>
        <w:pStyle w:val="a"/>
        <w:numPr>
          <w:ilvl w:val="0"/>
          <w:numId w:val="20"/>
        </w:numPr>
        <w:rPr>
          <w:rFonts w:ascii="Calibri" w:hAnsi="Calibri" w:cs="Calibri"/>
          <w:bCs/>
          <w:szCs w:val="22"/>
        </w:rPr>
      </w:pPr>
      <w:r w:rsidRPr="008C24F6">
        <w:rPr>
          <w:rFonts w:ascii="Calibri" w:hAnsi="Calibri" w:cs="Calibri"/>
          <w:bCs/>
          <w:szCs w:val="22"/>
        </w:rPr>
        <w:t>Разгрузочные рольганги каждого ручья</w:t>
      </w:r>
      <w:r w:rsidR="005A5950">
        <w:rPr>
          <w:rFonts w:ascii="Calibri" w:hAnsi="Calibri" w:cs="Calibri"/>
          <w:bCs/>
          <w:szCs w:val="22"/>
        </w:rPr>
        <w:t>.</w:t>
      </w:r>
    </w:p>
    <w:p w14:paraId="47A8384E" w14:textId="77777777" w:rsidR="008F2A96" w:rsidRDefault="00932588" w:rsidP="008F2A96">
      <w:pPr>
        <w:rPr>
          <w:rFonts w:ascii="Calibri" w:hAnsi="Calibri" w:cs="Calibri"/>
          <w:bCs/>
          <w:szCs w:val="22"/>
        </w:rPr>
      </w:pPr>
      <w:r w:rsidRPr="00872DD0">
        <w:rPr>
          <w:rFonts w:ascii="Calibri" w:hAnsi="Calibri" w:cs="Calibri"/>
          <w:bCs/>
          <w:szCs w:val="22"/>
        </w:rPr>
        <w:t xml:space="preserve">В рамках зоны ответственности АРМа осуществляются следующие </w:t>
      </w:r>
      <w:r>
        <w:rPr>
          <w:rFonts w:ascii="Calibri" w:hAnsi="Calibri" w:cs="Calibri"/>
          <w:bCs/>
          <w:szCs w:val="22"/>
        </w:rPr>
        <w:t xml:space="preserve">производственные </w:t>
      </w:r>
      <w:r w:rsidRPr="00872DD0">
        <w:rPr>
          <w:rFonts w:ascii="Calibri" w:hAnsi="Calibri" w:cs="Calibri"/>
          <w:bCs/>
          <w:szCs w:val="22"/>
        </w:rPr>
        <w:t>операции:</w:t>
      </w:r>
      <w:r>
        <w:rPr>
          <w:rFonts w:ascii="Calibri" w:hAnsi="Calibri" w:cs="Calibri"/>
          <w:bCs/>
          <w:szCs w:val="22"/>
        </w:rPr>
        <w:t xml:space="preserve"> р</w:t>
      </w:r>
      <w:r w:rsidRPr="00872DD0">
        <w:rPr>
          <w:rFonts w:ascii="Calibri" w:hAnsi="Calibri" w:cs="Calibri"/>
          <w:bCs/>
          <w:szCs w:val="22"/>
        </w:rPr>
        <w:t>азливка металла в ручьи</w:t>
      </w:r>
      <w:r>
        <w:rPr>
          <w:rFonts w:ascii="Calibri" w:hAnsi="Calibri" w:cs="Calibri"/>
          <w:bCs/>
          <w:szCs w:val="22"/>
        </w:rPr>
        <w:t xml:space="preserve"> и п</w:t>
      </w:r>
      <w:r w:rsidRPr="00872DD0">
        <w:rPr>
          <w:rFonts w:ascii="Calibri" w:hAnsi="Calibri" w:cs="Calibri"/>
          <w:bCs/>
          <w:szCs w:val="22"/>
        </w:rPr>
        <w:t>орезка ручь</w:t>
      </w:r>
      <w:r w:rsidR="003E2462">
        <w:rPr>
          <w:rFonts w:ascii="Calibri" w:hAnsi="Calibri" w:cs="Calibri"/>
          <w:bCs/>
          <w:szCs w:val="22"/>
        </w:rPr>
        <w:t>ё</w:t>
      </w:r>
      <w:r w:rsidRPr="00872DD0">
        <w:rPr>
          <w:rFonts w:ascii="Calibri" w:hAnsi="Calibri" w:cs="Calibri"/>
          <w:bCs/>
          <w:szCs w:val="22"/>
        </w:rPr>
        <w:t>в на заготовки</w:t>
      </w:r>
      <w:r>
        <w:rPr>
          <w:rFonts w:ascii="Calibri" w:hAnsi="Calibri" w:cs="Calibri"/>
          <w:bCs/>
          <w:szCs w:val="22"/>
        </w:rPr>
        <w:t>. Кроме того, в зоне ответственности АРМа возможны к</w:t>
      </w:r>
      <w:r w:rsidRPr="00872DD0">
        <w:rPr>
          <w:rFonts w:ascii="Calibri" w:hAnsi="Calibri" w:cs="Calibri"/>
          <w:bCs/>
          <w:szCs w:val="22"/>
        </w:rPr>
        <w:t>рановые операции перемещения заготовок.</w:t>
      </w:r>
    </w:p>
    <w:p w14:paraId="1B84F283" w14:textId="565FEB6C" w:rsidR="008F2A96" w:rsidRPr="00872DD0" w:rsidRDefault="00932588" w:rsidP="008F2A96">
      <w:r w:rsidRPr="00872DD0">
        <w:t xml:space="preserve">ПО </w:t>
      </w:r>
      <w:r>
        <w:t xml:space="preserve">АРМа </w:t>
      </w:r>
      <w:r w:rsidRPr="00872DD0">
        <w:t>оператора МГКР представляет собой экранную форму, на которой отображается мнемосхема зоны разливки и зоны порезки ручья с визуальной информацией о движении ручь</w:t>
      </w:r>
      <w:r w:rsidR="003E2462">
        <w:t>ё</w:t>
      </w:r>
      <w:r w:rsidRPr="00872DD0">
        <w:t>в при разливке из промковша, образовании новых ОП при порезке ручь</w:t>
      </w:r>
      <w:r w:rsidR="003E2462">
        <w:t>ё</w:t>
      </w:r>
      <w:r w:rsidRPr="00872DD0">
        <w:t>в и движении ОП по транспортным устройствам участка.</w:t>
      </w:r>
      <w:r>
        <w:t xml:space="preserve"> </w:t>
      </w:r>
      <w:r w:rsidRPr="00872DD0">
        <w:t xml:space="preserve">Макет экранной формы </w:t>
      </w:r>
      <w:r w:rsidRPr="00B212D7">
        <w:t>изображ</w:t>
      </w:r>
      <w:r w:rsidR="003E2462">
        <w:t>ё</w:t>
      </w:r>
      <w:r w:rsidRPr="00B212D7">
        <w:t>н на рисунке 12.</w:t>
      </w:r>
    </w:p>
    <w:p w14:paraId="56584DD3" w14:textId="77777777" w:rsidR="008F2A96" w:rsidRPr="00872DD0" w:rsidRDefault="00932588" w:rsidP="00612B43">
      <w:pPr>
        <w:pStyle w:val="afa"/>
        <w:widowControl w:val="0"/>
        <w:autoSpaceDE w:val="0"/>
        <w:autoSpaceDN w:val="0"/>
        <w:spacing w:after="0"/>
        <w:jc w:val="center"/>
        <w:rPr>
          <w:rFonts w:ascii="Calibri" w:hAnsi="Calibri" w:cs="Calibri"/>
          <w:i/>
          <w:iCs/>
          <w:szCs w:val="22"/>
        </w:rPr>
      </w:pPr>
      <w:r>
        <w:object w:dxaOrig="9093" w:dyaOrig="3315" w14:anchorId="7DFE833A">
          <v:shape id="_x0000_i1041" type="#_x0000_t75" style="width:453pt;height:165pt" o:ole="">
            <v:imagedata r:id="rId40" o:title=""/>
          </v:shape>
          <o:OLEObject Type="Embed" ProgID="Visio.Drawing.15" ShapeID="_x0000_i1041" DrawAspect="Content" ObjectID="_1727081092" r:id="rId41"/>
        </w:object>
      </w:r>
      <w:r w:rsidRPr="00872DD0">
        <w:rPr>
          <w:rFonts w:ascii="Calibri" w:hAnsi="Calibri" w:cs="Calibri"/>
          <w:i/>
          <w:iCs/>
          <w:szCs w:val="22"/>
        </w:rPr>
        <w:t xml:space="preserve">Рис. </w:t>
      </w:r>
      <w:r>
        <w:rPr>
          <w:rFonts w:ascii="Calibri" w:hAnsi="Calibri" w:cs="Calibri"/>
          <w:i/>
          <w:iCs/>
          <w:szCs w:val="22"/>
        </w:rPr>
        <w:t>12</w:t>
      </w:r>
      <w:r w:rsidRPr="00872DD0">
        <w:rPr>
          <w:rFonts w:ascii="Calibri" w:hAnsi="Calibri" w:cs="Calibri"/>
          <w:i/>
          <w:iCs/>
          <w:szCs w:val="22"/>
        </w:rPr>
        <w:t>. Макет экранной формы АРМа оператора МГКР</w:t>
      </w:r>
    </w:p>
    <w:p w14:paraId="4DA77A3C" w14:textId="379EB1D8" w:rsidR="009258F5" w:rsidRDefault="009258F5" w:rsidP="008F2A96">
      <w:pPr>
        <w:rPr>
          <w:ins w:id="987" w:author="Николай Богомолов" w:date="2022-09-19T15:18:00Z"/>
        </w:rPr>
      </w:pPr>
      <w:ins w:id="988" w:author="Николай Богомолов" w:date="2022-09-19T15:18:00Z">
        <w:r w:rsidRPr="00DA6088">
          <w:rPr>
            <w:highlight w:val="lightGray"/>
            <w:rPrChange w:id="989" w:author="Николай Богомолов" w:date="2022-10-12T11:37:00Z">
              <w:rPr/>
            </w:rPrChange>
          </w:rPr>
          <w:t>На экранной форме АРМа оператора МГКР дополнительно отображается информация о раскрое плавок, находящихся в ручьях МНЛЗ. Для каждой из этих плавок представлена детальная информация о раскрое</w:t>
        </w:r>
      </w:ins>
      <w:ins w:id="990" w:author="Николай Богомолов" w:date="2022-09-19T15:19:00Z">
        <w:r w:rsidRPr="00DA6088">
          <w:rPr>
            <w:highlight w:val="lightGray"/>
            <w:rPrChange w:id="991" w:author="Николай Богомолов" w:date="2022-10-12T11:37:00Z">
              <w:rPr/>
            </w:rPrChange>
          </w:rPr>
          <w:t>, а именно</w:t>
        </w:r>
      </w:ins>
      <w:ins w:id="992" w:author="Николай Богомолов" w:date="2022-09-19T15:21:00Z">
        <w:r w:rsidR="006302DC" w:rsidRPr="00DA6088">
          <w:rPr>
            <w:highlight w:val="lightGray"/>
            <w:rPrChange w:id="993" w:author="Николай Богомолов" w:date="2022-10-12T11:37:00Z">
              <w:rPr/>
            </w:rPrChange>
          </w:rPr>
          <w:t xml:space="preserve"> </w:t>
        </w:r>
      </w:ins>
      <w:ins w:id="994" w:author="Николай Богомолов" w:date="2022-09-19T15:19:00Z">
        <w:r w:rsidRPr="00DA6088">
          <w:rPr>
            <w:highlight w:val="lightGray"/>
            <w:rPrChange w:id="995" w:author="Николай Богомолов" w:date="2022-10-12T11:37:00Z">
              <w:rPr/>
            </w:rPrChange>
          </w:rPr>
          <w:t xml:space="preserve">количество заготовок по каждому ручью, с указанием целевого идентификатора </w:t>
        </w:r>
      </w:ins>
      <w:ins w:id="996" w:author="Николай Богомолов" w:date="2022-09-19T15:21:00Z">
        <w:r w:rsidR="006302DC" w:rsidRPr="00DA6088">
          <w:rPr>
            <w:highlight w:val="lightGray"/>
            <w:rPrChange w:id="997" w:author="Николай Богомолов" w:date="2022-10-12T11:37:00Z">
              <w:rPr/>
            </w:rPrChange>
          </w:rPr>
          <w:t xml:space="preserve">и плановой длины каждой заготовки. При поступлении в ручей новой плавки, </w:t>
        </w:r>
      </w:ins>
      <w:ins w:id="998" w:author="Николай Богомолов" w:date="2022-09-19T15:22:00Z">
        <w:r w:rsidR="006302DC" w:rsidRPr="00DA6088">
          <w:rPr>
            <w:highlight w:val="lightGray"/>
            <w:rPrChange w:id="999" w:author="Николай Богомолов" w:date="2022-10-12T11:37:00Z">
              <w:rPr/>
            </w:rPrChange>
          </w:rPr>
          <w:t>информация о раскрое этой плавки обновляется автоматически.</w:t>
        </w:r>
      </w:ins>
    </w:p>
    <w:p w14:paraId="14AE8760" w14:textId="5A2B63FB" w:rsidR="008F2A96" w:rsidRPr="00872DD0" w:rsidRDefault="00932588" w:rsidP="008F2A96">
      <w:r w:rsidRPr="00872DD0">
        <w:t>АРМ оператора МГКР обеспечивает следующие функции:</w:t>
      </w:r>
    </w:p>
    <w:p w14:paraId="068C1AB0" w14:textId="77777777" w:rsidR="008F2A96" w:rsidRPr="00872DD0" w:rsidRDefault="00932588">
      <w:pPr>
        <w:pStyle w:val="a"/>
        <w:numPr>
          <w:ilvl w:val="0"/>
          <w:numId w:val="23"/>
        </w:numPr>
      </w:pPr>
      <w:r w:rsidRPr="00872DD0">
        <w:t>Визуальное, условное, отображение разливаемых ручь</w:t>
      </w:r>
      <w:r w:rsidR="003E2462">
        <w:t>ё</w:t>
      </w:r>
      <w:r w:rsidRPr="00872DD0">
        <w:t>в из промковша, с указанием номера ручья и формы кристаллизатора с размерами поперечного сечения;</w:t>
      </w:r>
    </w:p>
    <w:p w14:paraId="47E876E1" w14:textId="77777777" w:rsidR="008F2A96" w:rsidRPr="00872DD0" w:rsidRDefault="00932588">
      <w:pPr>
        <w:pStyle w:val="a"/>
        <w:numPr>
          <w:ilvl w:val="0"/>
          <w:numId w:val="23"/>
        </w:numPr>
      </w:pPr>
      <w:r w:rsidRPr="00872DD0">
        <w:t>Визуальное разделение ручья на плавки по виртуальной границе. Каждая плавка в ручье выделяется отдельным цветом с указанием номера плавки;</w:t>
      </w:r>
    </w:p>
    <w:p w14:paraId="3C255E45" w14:textId="77777777" w:rsidR="008F2A96" w:rsidRPr="00872DD0" w:rsidRDefault="00932588">
      <w:pPr>
        <w:pStyle w:val="a"/>
        <w:numPr>
          <w:ilvl w:val="0"/>
          <w:numId w:val="23"/>
        </w:numPr>
      </w:pPr>
      <w:r w:rsidRPr="00872DD0">
        <w:t>Отображение движения ручья и виртуальной границы плавок в реальном времени в автоматическом режиме;</w:t>
      </w:r>
    </w:p>
    <w:p w14:paraId="009E5051" w14:textId="77777777" w:rsidR="008F2A96" w:rsidRPr="00872DD0" w:rsidRDefault="00932588">
      <w:pPr>
        <w:pStyle w:val="a"/>
        <w:numPr>
          <w:ilvl w:val="0"/>
          <w:numId w:val="23"/>
        </w:numPr>
      </w:pPr>
      <w:r w:rsidRPr="00872DD0">
        <w:t>Автоматическая регистрация порезки ручья с образованием новых ОП</w:t>
      </w:r>
      <w:r>
        <w:t>;</w:t>
      </w:r>
    </w:p>
    <w:p w14:paraId="547BDF55" w14:textId="77777777" w:rsidR="008F2A96" w:rsidRPr="00872DD0" w:rsidRDefault="00932588">
      <w:pPr>
        <w:pStyle w:val="a"/>
        <w:numPr>
          <w:ilvl w:val="0"/>
          <w:numId w:val="23"/>
        </w:numPr>
      </w:pPr>
      <w:r w:rsidRPr="00872DD0">
        <w:t>Автоматическая регистрация технологической обрези с возможностью ручной корректировки типа ОП для отрезков ручья, представляющих собой технологическую обрезь;</w:t>
      </w:r>
    </w:p>
    <w:p w14:paraId="2F33AAA7" w14:textId="77777777" w:rsidR="008F2A96" w:rsidRPr="00872DD0" w:rsidRDefault="00932588">
      <w:pPr>
        <w:pStyle w:val="a"/>
        <w:numPr>
          <w:ilvl w:val="0"/>
          <w:numId w:val="23"/>
        </w:numPr>
      </w:pPr>
      <w:r w:rsidRPr="00872DD0">
        <w:t>Слежение за передвижением ОП по участку и визуальное отображение положения ОП на позициях транспортных устройств участка реальном времени в автоматическом режиме;</w:t>
      </w:r>
    </w:p>
    <w:p w14:paraId="6C26A7C0" w14:textId="77777777" w:rsidR="008F2A96" w:rsidRPr="00872DD0" w:rsidRDefault="00932588">
      <w:pPr>
        <w:pStyle w:val="a"/>
        <w:numPr>
          <w:ilvl w:val="0"/>
          <w:numId w:val="23"/>
        </w:numPr>
      </w:pPr>
      <w:r w:rsidRPr="00872DD0">
        <w:t>Ручная корректировка модели прослеживаемости участка (создание новых ОП, регистрация перемещений ОП по позициям участка, крановые операции).</w:t>
      </w:r>
    </w:p>
    <w:p w14:paraId="21FE5DD9" w14:textId="77777777" w:rsidR="008F2A96" w:rsidRDefault="00932588">
      <w:pPr>
        <w:pStyle w:val="3"/>
        <w:numPr>
          <w:ilvl w:val="2"/>
          <w:numId w:val="5"/>
        </w:numPr>
        <w:ind w:left="709"/>
      </w:pPr>
      <w:bookmarkStart w:id="1000" w:name="_Toc116467197"/>
      <w:r>
        <w:t>АРМ оператора охладительных столов</w:t>
      </w:r>
      <w:bookmarkEnd w:id="1000"/>
    </w:p>
    <w:p w14:paraId="3663134B" w14:textId="77777777" w:rsidR="008F2A96" w:rsidRDefault="00932588" w:rsidP="008F2A96">
      <w:r>
        <w:t>Оператор охладительных столов в рамках работы с СП должен выполнять следующие задачи:</w:t>
      </w:r>
    </w:p>
    <w:p w14:paraId="11E7E656" w14:textId="77777777" w:rsidR="008F2A96" w:rsidRDefault="00932588">
      <w:pPr>
        <w:pStyle w:val="a"/>
        <w:numPr>
          <w:ilvl w:val="0"/>
          <w:numId w:val="21"/>
        </w:numPr>
      </w:pPr>
      <w:r>
        <w:t>Контролировать корректность последовательности ОП при их движении по столам охлаждения;</w:t>
      </w:r>
    </w:p>
    <w:p w14:paraId="087C2CAA" w14:textId="77777777" w:rsidR="008F2A96" w:rsidRDefault="00932588">
      <w:pPr>
        <w:pStyle w:val="a"/>
        <w:numPr>
          <w:ilvl w:val="0"/>
          <w:numId w:val="21"/>
        </w:numPr>
      </w:pPr>
      <w:r>
        <w:t>Определять принадлежность ОП к технологической обрези;</w:t>
      </w:r>
    </w:p>
    <w:p w14:paraId="1ECA2ACF" w14:textId="77777777" w:rsidR="008F2A96" w:rsidRDefault="00932588">
      <w:pPr>
        <w:pStyle w:val="a"/>
        <w:numPr>
          <w:ilvl w:val="0"/>
          <w:numId w:val="21"/>
        </w:numPr>
      </w:pPr>
      <w:r>
        <w:t>Устанавливать дополнительные признаки на ОП, представляющие собой заготовку с образцом или недорезанную заготовку.</w:t>
      </w:r>
    </w:p>
    <w:p w14:paraId="4CD911C1" w14:textId="77777777" w:rsidR="008F2A96" w:rsidRDefault="00932588">
      <w:pPr>
        <w:pStyle w:val="a"/>
        <w:numPr>
          <w:ilvl w:val="0"/>
          <w:numId w:val="21"/>
        </w:numPr>
      </w:pPr>
      <w:r>
        <w:t>Оперативно регистрировать крановые операции перемещения с транспортных устройств, входящих в зону ответственности АРМа</w:t>
      </w:r>
    </w:p>
    <w:p w14:paraId="3E8AE8B0" w14:textId="77777777" w:rsidR="008F2A96" w:rsidRPr="00C5037F" w:rsidRDefault="00932588" w:rsidP="008F2A96">
      <w:r w:rsidRPr="00C5037F">
        <w:t>В зону ответственности АРМа входят следующие производственные объекты:</w:t>
      </w:r>
    </w:p>
    <w:p w14:paraId="720D7E07" w14:textId="77777777" w:rsidR="005A5950" w:rsidRPr="00C5037F" w:rsidRDefault="00932588">
      <w:pPr>
        <w:pStyle w:val="a"/>
        <w:widowControl w:val="0"/>
        <w:numPr>
          <w:ilvl w:val="0"/>
          <w:numId w:val="8"/>
        </w:numPr>
        <w:autoSpaceDE w:val="0"/>
        <w:autoSpaceDN w:val="0"/>
        <w:spacing w:after="0"/>
        <w:rPr>
          <w:rFonts w:ascii="Calibri" w:hAnsi="Calibri" w:cs="Calibri"/>
          <w:bCs/>
          <w:szCs w:val="22"/>
        </w:rPr>
      </w:pPr>
      <w:r w:rsidRPr="00C5037F">
        <w:rPr>
          <w:rFonts w:ascii="Calibri" w:hAnsi="Calibri" w:cs="Calibri"/>
          <w:bCs/>
          <w:szCs w:val="22"/>
        </w:rPr>
        <w:t>Шле</w:t>
      </w:r>
      <w:r w:rsidR="00C5037F" w:rsidRPr="00C5037F">
        <w:rPr>
          <w:rFonts w:ascii="Calibri" w:hAnsi="Calibri" w:cs="Calibri"/>
          <w:bCs/>
          <w:szCs w:val="22"/>
        </w:rPr>
        <w:t>п</w:t>
      </w:r>
      <w:r w:rsidRPr="00C5037F">
        <w:rPr>
          <w:rFonts w:ascii="Calibri" w:hAnsi="Calibri" w:cs="Calibri"/>
          <w:bCs/>
          <w:szCs w:val="22"/>
        </w:rPr>
        <w:t>перная тележка;</w:t>
      </w:r>
    </w:p>
    <w:p w14:paraId="0AA8C76F" w14:textId="77777777" w:rsidR="008F2A96" w:rsidRPr="005A5950" w:rsidRDefault="00932588">
      <w:pPr>
        <w:pStyle w:val="a"/>
        <w:widowControl w:val="0"/>
        <w:numPr>
          <w:ilvl w:val="0"/>
          <w:numId w:val="8"/>
        </w:numPr>
        <w:autoSpaceDE w:val="0"/>
        <w:autoSpaceDN w:val="0"/>
        <w:spacing w:after="0"/>
        <w:rPr>
          <w:rFonts w:ascii="Calibri" w:hAnsi="Calibri" w:cs="Calibri"/>
          <w:bCs/>
          <w:szCs w:val="22"/>
        </w:rPr>
      </w:pPr>
      <w:r w:rsidRPr="005A5950">
        <w:rPr>
          <w:rFonts w:ascii="Calibri" w:hAnsi="Calibri" w:cs="Calibri"/>
          <w:bCs/>
          <w:szCs w:val="22"/>
        </w:rPr>
        <w:t>Отводящий рольганг;</w:t>
      </w:r>
    </w:p>
    <w:p w14:paraId="07F7AE97" w14:textId="77777777" w:rsidR="008F2A96" w:rsidRPr="0068289E" w:rsidRDefault="00932588">
      <w:pPr>
        <w:pStyle w:val="afa"/>
        <w:widowControl w:val="0"/>
        <w:numPr>
          <w:ilvl w:val="0"/>
          <w:numId w:val="8"/>
        </w:numPr>
        <w:autoSpaceDE w:val="0"/>
        <w:autoSpaceDN w:val="0"/>
        <w:spacing w:after="0" w:line="240" w:lineRule="auto"/>
        <w:rPr>
          <w:rFonts w:ascii="Calibri" w:hAnsi="Calibri" w:cs="Calibri"/>
          <w:bCs/>
          <w:szCs w:val="22"/>
        </w:rPr>
      </w:pPr>
      <w:r w:rsidRPr="0068289E">
        <w:rPr>
          <w:rFonts w:ascii="Calibri" w:hAnsi="Calibri" w:cs="Calibri"/>
          <w:bCs/>
          <w:szCs w:val="22"/>
        </w:rPr>
        <w:t>Охладительный стол №1;</w:t>
      </w:r>
    </w:p>
    <w:p w14:paraId="43F19259" w14:textId="77777777" w:rsidR="008F2A96" w:rsidRPr="0068289E" w:rsidRDefault="00932588">
      <w:pPr>
        <w:pStyle w:val="afa"/>
        <w:widowControl w:val="0"/>
        <w:numPr>
          <w:ilvl w:val="0"/>
          <w:numId w:val="8"/>
        </w:numPr>
        <w:autoSpaceDE w:val="0"/>
        <w:autoSpaceDN w:val="0"/>
        <w:spacing w:after="0" w:line="240" w:lineRule="auto"/>
        <w:rPr>
          <w:rFonts w:ascii="Calibri" w:hAnsi="Calibri" w:cs="Calibri"/>
          <w:bCs/>
          <w:szCs w:val="22"/>
        </w:rPr>
      </w:pPr>
      <w:r w:rsidRPr="0068289E">
        <w:rPr>
          <w:rFonts w:ascii="Calibri" w:hAnsi="Calibri" w:cs="Calibri"/>
          <w:bCs/>
          <w:szCs w:val="22"/>
        </w:rPr>
        <w:t>Промежуточный рольганг между охладительными столами;</w:t>
      </w:r>
    </w:p>
    <w:p w14:paraId="258842B7" w14:textId="77777777" w:rsidR="008F2A96" w:rsidRPr="0068289E" w:rsidRDefault="00932588">
      <w:pPr>
        <w:pStyle w:val="afa"/>
        <w:widowControl w:val="0"/>
        <w:numPr>
          <w:ilvl w:val="0"/>
          <w:numId w:val="8"/>
        </w:numPr>
        <w:autoSpaceDE w:val="0"/>
        <w:autoSpaceDN w:val="0"/>
        <w:spacing w:after="0" w:line="240" w:lineRule="auto"/>
        <w:rPr>
          <w:rFonts w:ascii="Calibri" w:hAnsi="Calibri" w:cs="Calibri"/>
          <w:bCs/>
          <w:szCs w:val="22"/>
        </w:rPr>
      </w:pPr>
      <w:r w:rsidRPr="0068289E">
        <w:rPr>
          <w:rFonts w:ascii="Calibri" w:hAnsi="Calibri" w:cs="Calibri"/>
          <w:bCs/>
          <w:szCs w:val="22"/>
        </w:rPr>
        <w:t>Охладительный стол №2;</w:t>
      </w:r>
    </w:p>
    <w:p w14:paraId="77742CE9" w14:textId="77777777" w:rsidR="008F2A96" w:rsidRPr="0068289E" w:rsidRDefault="00932588">
      <w:pPr>
        <w:pStyle w:val="afa"/>
        <w:widowControl w:val="0"/>
        <w:numPr>
          <w:ilvl w:val="0"/>
          <w:numId w:val="8"/>
        </w:numPr>
        <w:autoSpaceDE w:val="0"/>
        <w:autoSpaceDN w:val="0"/>
        <w:spacing w:after="0" w:line="240" w:lineRule="auto"/>
        <w:rPr>
          <w:rFonts w:ascii="Calibri" w:hAnsi="Calibri" w:cs="Calibri"/>
          <w:bCs/>
          <w:szCs w:val="22"/>
        </w:rPr>
      </w:pPr>
      <w:r>
        <w:rPr>
          <w:rFonts w:ascii="Calibri" w:hAnsi="Calibri" w:cs="Calibri"/>
          <w:bCs/>
          <w:szCs w:val="22"/>
        </w:rPr>
        <w:t>Рольганг к УЗГМ</w:t>
      </w:r>
      <w:r w:rsidRPr="0068289E">
        <w:rPr>
          <w:rFonts w:ascii="Calibri" w:hAnsi="Calibri" w:cs="Calibri"/>
          <w:bCs/>
          <w:szCs w:val="22"/>
        </w:rPr>
        <w:t>.</w:t>
      </w:r>
    </w:p>
    <w:p w14:paraId="3EEBDCF5" w14:textId="77777777" w:rsidR="008F2A96" w:rsidRPr="00406380" w:rsidRDefault="00932588" w:rsidP="008F2A96">
      <w:pPr>
        <w:rPr>
          <w:rFonts w:ascii="Calibri" w:hAnsi="Calibri" w:cs="Calibri"/>
          <w:bCs/>
          <w:szCs w:val="22"/>
        </w:rPr>
      </w:pPr>
      <w:r w:rsidRPr="00406380">
        <w:rPr>
          <w:rFonts w:ascii="Calibri" w:hAnsi="Calibri" w:cs="Calibri"/>
          <w:bCs/>
          <w:szCs w:val="22"/>
        </w:rPr>
        <w:t>В рамках зоны ответственности АРМа осуществля</w:t>
      </w:r>
      <w:r>
        <w:rPr>
          <w:rFonts w:ascii="Calibri" w:hAnsi="Calibri" w:cs="Calibri"/>
          <w:bCs/>
          <w:szCs w:val="22"/>
        </w:rPr>
        <w:t>е</w:t>
      </w:r>
      <w:r w:rsidRPr="00406380">
        <w:rPr>
          <w:rFonts w:ascii="Calibri" w:hAnsi="Calibri" w:cs="Calibri"/>
          <w:bCs/>
          <w:szCs w:val="22"/>
        </w:rPr>
        <w:t>тся производственн</w:t>
      </w:r>
      <w:r>
        <w:rPr>
          <w:rFonts w:ascii="Calibri" w:hAnsi="Calibri" w:cs="Calibri"/>
          <w:bCs/>
          <w:szCs w:val="22"/>
        </w:rPr>
        <w:t>ая</w:t>
      </w:r>
      <w:r w:rsidRPr="00406380">
        <w:rPr>
          <w:rFonts w:ascii="Calibri" w:hAnsi="Calibri" w:cs="Calibri"/>
          <w:bCs/>
          <w:szCs w:val="22"/>
        </w:rPr>
        <w:t xml:space="preserve"> операци</w:t>
      </w:r>
      <w:r>
        <w:rPr>
          <w:rFonts w:ascii="Calibri" w:hAnsi="Calibri" w:cs="Calibri"/>
          <w:bCs/>
          <w:szCs w:val="22"/>
        </w:rPr>
        <w:t>я «</w:t>
      </w:r>
      <w:r w:rsidR="005A5950">
        <w:rPr>
          <w:rFonts w:ascii="Calibri" w:hAnsi="Calibri" w:cs="Calibri"/>
          <w:bCs/>
          <w:szCs w:val="22"/>
        </w:rPr>
        <w:t>О</w:t>
      </w:r>
      <w:r>
        <w:rPr>
          <w:rFonts w:ascii="Calibri" w:hAnsi="Calibri" w:cs="Calibri"/>
          <w:bCs/>
          <w:szCs w:val="22"/>
        </w:rPr>
        <w:t>хлаждение заготовки»</w:t>
      </w:r>
      <w:r w:rsidRPr="00406380">
        <w:rPr>
          <w:rFonts w:ascii="Calibri" w:hAnsi="Calibri" w:cs="Calibri"/>
          <w:bCs/>
          <w:szCs w:val="22"/>
        </w:rPr>
        <w:t>. Кроме того, в зоне ответственности АРМа возможны крановые операции перемещения заготовок.</w:t>
      </w:r>
    </w:p>
    <w:p w14:paraId="798875A6" w14:textId="77777777" w:rsidR="008F2A96" w:rsidRDefault="00932588" w:rsidP="008F2A96">
      <w:pPr>
        <w:pStyle w:val="afa"/>
        <w:widowControl w:val="0"/>
        <w:autoSpaceDE w:val="0"/>
        <w:autoSpaceDN w:val="0"/>
        <w:spacing w:after="0"/>
      </w:pPr>
      <w:r w:rsidRPr="00872DD0">
        <w:t xml:space="preserve">ПО </w:t>
      </w:r>
      <w:r>
        <w:t xml:space="preserve">АРМа </w:t>
      </w:r>
      <w:r w:rsidRPr="00872DD0">
        <w:t>оператора</w:t>
      </w:r>
      <w:r w:rsidRPr="0068289E">
        <w:rPr>
          <w:rFonts w:ascii="Calibri" w:hAnsi="Calibri" w:cs="Calibri"/>
          <w:bCs/>
          <w:szCs w:val="22"/>
        </w:rPr>
        <w:t xml:space="preserve"> </w:t>
      </w:r>
      <w:r>
        <w:rPr>
          <w:rFonts w:ascii="Calibri" w:hAnsi="Calibri" w:cs="Calibri"/>
          <w:bCs/>
          <w:szCs w:val="22"/>
        </w:rPr>
        <w:t>охладительных столов</w:t>
      </w:r>
      <w:r w:rsidRPr="0068289E">
        <w:rPr>
          <w:rFonts w:ascii="Calibri" w:hAnsi="Calibri" w:cs="Calibri"/>
          <w:bCs/>
          <w:szCs w:val="22"/>
        </w:rPr>
        <w:t xml:space="preserve"> представляет собой экранную форму, на которой отображается мнемосхема зоны охлаждения заготовок с визуальной информацией о движении ОП по транспортным устройствам участка.</w:t>
      </w:r>
      <w:r>
        <w:rPr>
          <w:rFonts w:ascii="Calibri" w:hAnsi="Calibri" w:cs="Calibri"/>
          <w:bCs/>
          <w:szCs w:val="22"/>
        </w:rPr>
        <w:t xml:space="preserve"> </w:t>
      </w:r>
      <w:r w:rsidRPr="0068289E">
        <w:rPr>
          <w:rFonts w:ascii="Calibri" w:hAnsi="Calibri" w:cs="Calibri"/>
          <w:bCs/>
          <w:szCs w:val="22"/>
        </w:rPr>
        <w:t xml:space="preserve">Макет экранной формы </w:t>
      </w:r>
      <w:r w:rsidRPr="008706BE">
        <w:rPr>
          <w:rFonts w:ascii="Calibri" w:hAnsi="Calibri" w:cs="Calibri"/>
          <w:bCs/>
          <w:szCs w:val="22"/>
        </w:rPr>
        <w:t>изображ</w:t>
      </w:r>
      <w:r w:rsidR="00FC2739">
        <w:rPr>
          <w:rFonts w:ascii="Calibri" w:hAnsi="Calibri" w:cs="Calibri"/>
          <w:bCs/>
          <w:szCs w:val="22"/>
        </w:rPr>
        <w:t>ё</w:t>
      </w:r>
      <w:r w:rsidRPr="008706BE">
        <w:rPr>
          <w:rFonts w:ascii="Calibri" w:hAnsi="Calibri" w:cs="Calibri"/>
          <w:bCs/>
          <w:szCs w:val="22"/>
        </w:rPr>
        <w:t>н на рисунке 13.</w:t>
      </w:r>
      <w:r w:rsidR="00712E25" w:rsidRPr="00712E25">
        <w:t xml:space="preserve"> </w:t>
      </w:r>
      <w:r>
        <w:object w:dxaOrig="9349" w:dyaOrig="5957" w14:anchorId="27FD4341">
          <v:shape id="_x0000_i1042" type="#_x0000_t75" style="width:468pt;height:295.5pt" o:ole="">
            <v:imagedata r:id="rId42" o:title=""/>
          </v:shape>
          <o:OLEObject Type="Embed" ProgID="Visio.Drawing.15" ShapeID="_x0000_i1042" DrawAspect="Content" ObjectID="_1727081093" r:id="rId43"/>
        </w:object>
      </w:r>
    </w:p>
    <w:p w14:paraId="0316488F" w14:textId="77777777" w:rsidR="008F2A96" w:rsidRPr="0068289E" w:rsidRDefault="00932588" w:rsidP="008F2A96">
      <w:pPr>
        <w:pStyle w:val="afa"/>
        <w:widowControl w:val="0"/>
        <w:autoSpaceDE w:val="0"/>
        <w:autoSpaceDN w:val="0"/>
        <w:spacing w:after="0"/>
        <w:jc w:val="center"/>
        <w:rPr>
          <w:rFonts w:ascii="Calibri" w:hAnsi="Calibri" w:cs="Calibri"/>
          <w:i/>
          <w:iCs/>
          <w:szCs w:val="22"/>
        </w:rPr>
      </w:pPr>
      <w:r w:rsidRPr="0068289E">
        <w:rPr>
          <w:rFonts w:ascii="Calibri" w:hAnsi="Calibri" w:cs="Calibri"/>
          <w:i/>
          <w:iCs/>
          <w:szCs w:val="22"/>
        </w:rPr>
        <w:t xml:space="preserve">Рис. </w:t>
      </w:r>
      <w:r>
        <w:rPr>
          <w:rFonts w:ascii="Calibri" w:hAnsi="Calibri" w:cs="Calibri"/>
          <w:i/>
          <w:iCs/>
          <w:szCs w:val="22"/>
        </w:rPr>
        <w:t>13</w:t>
      </w:r>
      <w:r w:rsidRPr="0068289E">
        <w:rPr>
          <w:rFonts w:ascii="Calibri" w:hAnsi="Calibri" w:cs="Calibri"/>
          <w:i/>
          <w:iCs/>
          <w:szCs w:val="22"/>
        </w:rPr>
        <w:t>. Макет экранной формы АРМа оператора охладительных столов</w:t>
      </w:r>
    </w:p>
    <w:p w14:paraId="08EA551E" w14:textId="77777777" w:rsidR="008F2A96" w:rsidRPr="0068289E" w:rsidRDefault="00932588" w:rsidP="008F2A96">
      <w:r w:rsidRPr="0068289E">
        <w:t>АРМ оператора охладительных столов обеспечивает следующие функции:</w:t>
      </w:r>
    </w:p>
    <w:p w14:paraId="20D01819" w14:textId="77777777" w:rsidR="008F2A96" w:rsidRPr="00872DD0" w:rsidRDefault="00932588">
      <w:pPr>
        <w:pStyle w:val="afa"/>
        <w:widowControl w:val="0"/>
        <w:numPr>
          <w:ilvl w:val="0"/>
          <w:numId w:val="22"/>
        </w:numPr>
        <w:autoSpaceDE w:val="0"/>
        <w:autoSpaceDN w:val="0"/>
        <w:spacing w:after="0" w:line="240" w:lineRule="auto"/>
        <w:rPr>
          <w:rFonts w:ascii="Calibri" w:hAnsi="Calibri" w:cs="Calibri"/>
          <w:bCs/>
          <w:szCs w:val="22"/>
        </w:rPr>
      </w:pPr>
      <w:r w:rsidRPr="00872DD0">
        <w:rPr>
          <w:rFonts w:ascii="Calibri" w:hAnsi="Calibri" w:cs="Calibri"/>
          <w:bCs/>
          <w:szCs w:val="22"/>
        </w:rPr>
        <w:t>Слежение за передвижением ОП по участку и визуальное отображение положения ОП на позициях транспортных устройств участка реальном времени в автоматическом режиме;</w:t>
      </w:r>
    </w:p>
    <w:p w14:paraId="6A394A64" w14:textId="77777777" w:rsidR="008F2A96" w:rsidRDefault="00932588">
      <w:pPr>
        <w:pStyle w:val="a"/>
        <w:numPr>
          <w:ilvl w:val="0"/>
          <w:numId w:val="22"/>
        </w:numPr>
      </w:pPr>
      <w:r w:rsidRPr="0068289E">
        <w:t>Ручная корректировка модели прослеживаемости участка (смена типа ОП, изменение последовательности ОП на линии, регистрация перемещений ОП по позициям линии, регистрация крановых операций)</w:t>
      </w:r>
      <w:r>
        <w:t>;</w:t>
      </w:r>
    </w:p>
    <w:p w14:paraId="32E7CEAF" w14:textId="77777777" w:rsidR="008F2A96" w:rsidRPr="00872DD0" w:rsidRDefault="00932588">
      <w:pPr>
        <w:pStyle w:val="afa"/>
        <w:widowControl w:val="0"/>
        <w:numPr>
          <w:ilvl w:val="0"/>
          <w:numId w:val="9"/>
        </w:numPr>
        <w:autoSpaceDE w:val="0"/>
        <w:autoSpaceDN w:val="0"/>
        <w:spacing w:after="0" w:line="240" w:lineRule="auto"/>
        <w:rPr>
          <w:rFonts w:ascii="Calibri" w:hAnsi="Calibri" w:cs="Calibri"/>
          <w:bCs/>
          <w:szCs w:val="22"/>
        </w:rPr>
      </w:pPr>
      <w:r w:rsidRPr="00872DD0">
        <w:rPr>
          <w:rFonts w:ascii="Calibri" w:hAnsi="Calibri" w:cs="Calibri"/>
          <w:bCs/>
          <w:szCs w:val="22"/>
        </w:rPr>
        <w:t xml:space="preserve">Автоматическая идентификация </w:t>
      </w:r>
      <w:r>
        <w:rPr>
          <w:rFonts w:ascii="Calibri" w:hAnsi="Calibri" w:cs="Calibri"/>
          <w:bCs/>
          <w:szCs w:val="22"/>
        </w:rPr>
        <w:t>заготовки</w:t>
      </w:r>
      <w:r w:rsidRPr="00872DD0">
        <w:rPr>
          <w:rFonts w:ascii="Calibri" w:hAnsi="Calibri" w:cs="Calibri"/>
          <w:bCs/>
          <w:szCs w:val="22"/>
        </w:rPr>
        <w:t xml:space="preserve"> </w:t>
      </w:r>
      <w:r w:rsidRPr="00872DD0">
        <w:rPr>
          <w:rFonts w:ascii="Calibri" w:hAnsi="Calibri" w:cs="Calibri"/>
          <w:szCs w:val="22"/>
        </w:rPr>
        <w:t>по правилам идентификации заготовок ЭСПЦ</w:t>
      </w:r>
      <w:r>
        <w:rPr>
          <w:rFonts w:ascii="Calibri" w:hAnsi="Calibri" w:cs="Calibri"/>
          <w:szCs w:val="22"/>
        </w:rPr>
        <w:t xml:space="preserve"> и </w:t>
      </w:r>
      <w:r>
        <w:rPr>
          <w:rFonts w:ascii="Calibri" w:hAnsi="Calibri" w:cs="Calibri"/>
          <w:szCs w:val="22"/>
          <w:lang w:val="en-US"/>
        </w:rPr>
        <w:t>MES</w:t>
      </w:r>
      <w:r w:rsidRPr="008706BE">
        <w:rPr>
          <w:rFonts w:ascii="Calibri" w:hAnsi="Calibri" w:cs="Calibri"/>
          <w:szCs w:val="22"/>
        </w:rPr>
        <w:t xml:space="preserve"> </w:t>
      </w:r>
      <w:r>
        <w:rPr>
          <w:rFonts w:ascii="Calibri" w:hAnsi="Calibri" w:cs="Calibri"/>
          <w:szCs w:val="22"/>
          <w:lang w:val="en-US"/>
        </w:rPr>
        <w:t>PSI</w:t>
      </w:r>
      <w:r w:rsidRPr="00872DD0">
        <w:rPr>
          <w:rFonts w:ascii="Calibri" w:hAnsi="Calibri" w:cs="Calibri"/>
          <w:szCs w:val="22"/>
        </w:rPr>
        <w:t>;</w:t>
      </w:r>
    </w:p>
    <w:p w14:paraId="01F0E466" w14:textId="77777777" w:rsidR="008F2A96" w:rsidRPr="00872DD0" w:rsidRDefault="00932588">
      <w:pPr>
        <w:pStyle w:val="afa"/>
        <w:widowControl w:val="0"/>
        <w:numPr>
          <w:ilvl w:val="0"/>
          <w:numId w:val="9"/>
        </w:numPr>
        <w:autoSpaceDE w:val="0"/>
        <w:autoSpaceDN w:val="0"/>
        <w:spacing w:after="0" w:line="240" w:lineRule="auto"/>
        <w:rPr>
          <w:rFonts w:ascii="Calibri" w:hAnsi="Calibri" w:cs="Calibri"/>
          <w:bCs/>
          <w:szCs w:val="22"/>
        </w:rPr>
      </w:pPr>
      <w:r w:rsidRPr="00872DD0">
        <w:rPr>
          <w:rFonts w:ascii="Calibri" w:hAnsi="Calibri" w:cs="Calibri"/>
          <w:szCs w:val="22"/>
        </w:rPr>
        <w:t xml:space="preserve">Автоматическая отметка специальным параметром последней заготовки плавки, а также заготовок, </w:t>
      </w:r>
      <w:r>
        <w:rPr>
          <w:rFonts w:ascii="Calibri" w:hAnsi="Calibri" w:cs="Calibri"/>
          <w:szCs w:val="22"/>
        </w:rPr>
        <w:t xml:space="preserve">образованных из переходной зоны при разливке </w:t>
      </w:r>
      <w:r w:rsidRPr="00872DD0">
        <w:rPr>
          <w:rFonts w:ascii="Calibri" w:hAnsi="Calibri" w:cs="Calibri"/>
          <w:szCs w:val="22"/>
        </w:rPr>
        <w:t>плавки;</w:t>
      </w:r>
    </w:p>
    <w:p w14:paraId="1176C1D9" w14:textId="77777777" w:rsidR="00794A97" w:rsidRDefault="00932588">
      <w:pPr>
        <w:pStyle w:val="3"/>
        <w:numPr>
          <w:ilvl w:val="2"/>
          <w:numId w:val="5"/>
        </w:numPr>
        <w:ind w:left="709"/>
      </w:pPr>
      <w:bookmarkStart w:id="1001" w:name="_Toc116467198"/>
      <w:bookmarkStart w:id="1002" w:name="_Hlk110524850"/>
      <w:bookmarkStart w:id="1003" w:name="_Toc109637042"/>
      <w:r>
        <w:t>АРМ оператора рольганговых весов УНРС</w:t>
      </w:r>
      <w:bookmarkEnd w:id="1001"/>
    </w:p>
    <w:p w14:paraId="13F75C6E" w14:textId="77777777" w:rsidR="00794A97" w:rsidRDefault="00932588" w:rsidP="00794A97">
      <w:r>
        <w:t>Оператор рольганговых весов в рамках работы с СП должен выполнять следующие задачи:</w:t>
      </w:r>
    </w:p>
    <w:p w14:paraId="13A1B417" w14:textId="77777777" w:rsidR="00794A97" w:rsidRDefault="00932588">
      <w:pPr>
        <w:pStyle w:val="a"/>
        <w:numPr>
          <w:ilvl w:val="0"/>
          <w:numId w:val="21"/>
        </w:numPr>
      </w:pPr>
      <w:r>
        <w:t>Контролировать соответствие физически поступающих на взвешивание заготовок с данными СП;</w:t>
      </w:r>
    </w:p>
    <w:p w14:paraId="3D869ED0" w14:textId="77777777" w:rsidR="00794A97" w:rsidRDefault="00932588">
      <w:pPr>
        <w:pStyle w:val="a"/>
        <w:numPr>
          <w:ilvl w:val="0"/>
          <w:numId w:val="21"/>
        </w:numPr>
      </w:pPr>
      <w:r>
        <w:t>Управлять движением заготовки по рольгангу при взвешивании;</w:t>
      </w:r>
    </w:p>
    <w:p w14:paraId="70875DD6" w14:textId="71454D04" w:rsidR="00794A97" w:rsidRPr="00C80A28" w:rsidRDefault="00932588">
      <w:pPr>
        <w:pStyle w:val="a"/>
        <w:numPr>
          <w:ilvl w:val="0"/>
          <w:numId w:val="21"/>
        </w:numPr>
      </w:pPr>
      <w:r w:rsidRPr="00C80A28">
        <w:t>Контролировать автоматическую регистрацию взвешивания и корректность данных в зоне ответственности АРМа</w:t>
      </w:r>
      <w:r w:rsidR="00244C40" w:rsidRPr="00C80A28">
        <w:t>;</w:t>
      </w:r>
    </w:p>
    <w:p w14:paraId="703A168A" w14:textId="0AA88120" w:rsidR="00244C40" w:rsidRPr="00C80A28" w:rsidRDefault="00244C40">
      <w:pPr>
        <w:pStyle w:val="a"/>
        <w:numPr>
          <w:ilvl w:val="0"/>
          <w:numId w:val="21"/>
        </w:numPr>
        <w:rPr>
          <w:rPrChange w:id="1004" w:author="Николай Богомолов" w:date="2022-09-09T16:11:00Z">
            <w:rPr>
              <w:highlight w:val="cyan"/>
            </w:rPr>
          </w:rPrChange>
        </w:rPr>
      </w:pPr>
      <w:r w:rsidRPr="00C80A28">
        <w:rPr>
          <w:rPrChange w:id="1005" w:author="Николай Богомолов" w:date="2022-09-09T16:11:00Z">
            <w:rPr>
              <w:highlight w:val="cyan"/>
            </w:rPr>
          </w:rPrChange>
        </w:rPr>
        <w:t>Обнулять весы при пустой ненагруженной платформе по кнопке «Установка в 0».</w:t>
      </w:r>
    </w:p>
    <w:p w14:paraId="1427D780" w14:textId="77777777" w:rsidR="00794A97" w:rsidRPr="00C80A28" w:rsidRDefault="00932588" w:rsidP="00794A97">
      <w:pPr>
        <w:rPr>
          <w:rFonts w:ascii="Calibri" w:hAnsi="Calibri" w:cs="Calibri"/>
          <w:bCs/>
          <w:szCs w:val="22"/>
        </w:rPr>
      </w:pPr>
      <w:r w:rsidRPr="00C80A28">
        <w:t xml:space="preserve">В зону ответственности АРМа входят рольганговые весы УНРС. </w:t>
      </w:r>
      <w:r w:rsidRPr="00C80A28">
        <w:rPr>
          <w:rFonts w:ascii="Calibri" w:hAnsi="Calibri" w:cs="Calibri"/>
          <w:bCs/>
          <w:szCs w:val="22"/>
        </w:rPr>
        <w:t xml:space="preserve">В рамках зоны ответственности АРМа осуществляется производственная операция «Взвешивание заготовки». </w:t>
      </w:r>
    </w:p>
    <w:p w14:paraId="57830D9C" w14:textId="77777777" w:rsidR="00794A97" w:rsidRPr="00C80A28" w:rsidRDefault="00932588" w:rsidP="00794A97">
      <w:r w:rsidRPr="00C80A28">
        <w:t>ПО АРМа оператора</w:t>
      </w:r>
      <w:r w:rsidRPr="00C80A28">
        <w:rPr>
          <w:rFonts w:ascii="Calibri" w:hAnsi="Calibri" w:cs="Calibri"/>
          <w:bCs/>
          <w:szCs w:val="22"/>
        </w:rPr>
        <w:t xml:space="preserve"> рольганговых весов УНРС представляет собой экранную форму, на которой отображается информация о поступающей на взвешивание заготовке, </w:t>
      </w:r>
      <w:r w:rsidR="00723A69" w:rsidRPr="00C80A28">
        <w:rPr>
          <w:rFonts w:ascii="Calibri" w:hAnsi="Calibri" w:cs="Calibri"/>
          <w:bCs/>
          <w:szCs w:val="22"/>
        </w:rPr>
        <w:t>п</w:t>
      </w:r>
      <w:r w:rsidRPr="00C80A28">
        <w:rPr>
          <w:rFonts w:ascii="Calibri" w:hAnsi="Calibri" w:cs="Calibri"/>
          <w:bCs/>
          <w:szCs w:val="22"/>
        </w:rPr>
        <w:t xml:space="preserve">оказания весового терминала, а также история взвешивания заготовок за смену. Макет экранной формы </w:t>
      </w:r>
      <w:r w:rsidR="00B225A4" w:rsidRPr="00C80A28">
        <w:rPr>
          <w:rFonts w:ascii="Calibri" w:hAnsi="Calibri" w:cs="Calibri"/>
          <w:bCs/>
          <w:szCs w:val="22"/>
        </w:rPr>
        <w:t>изображён</w:t>
      </w:r>
      <w:r w:rsidRPr="00C80A28">
        <w:rPr>
          <w:rFonts w:ascii="Calibri" w:hAnsi="Calibri" w:cs="Calibri"/>
          <w:bCs/>
          <w:szCs w:val="22"/>
        </w:rPr>
        <w:t xml:space="preserve"> на рисунке 14.</w:t>
      </w:r>
    </w:p>
    <w:p w14:paraId="59ADF7C8" w14:textId="77777777" w:rsidR="00794A97" w:rsidRPr="00C80A28" w:rsidRDefault="00932588" w:rsidP="00794A97">
      <w:pPr>
        <w:spacing w:after="0"/>
      </w:pPr>
      <w:r w:rsidRPr="00C80A28">
        <w:object w:dxaOrig="9327" w:dyaOrig="5713" w14:anchorId="3A09DFC4">
          <v:shape id="_x0000_i1043" type="#_x0000_t75" style="width:468pt;height:4in" o:ole="">
            <v:imagedata r:id="rId44" o:title=""/>
          </v:shape>
          <o:OLEObject Type="Embed" ProgID="Visio.Drawing.15" ShapeID="_x0000_i1043" DrawAspect="Content" ObjectID="_1727081094" r:id="rId45"/>
        </w:object>
      </w:r>
    </w:p>
    <w:p w14:paraId="020792E5" w14:textId="77777777" w:rsidR="00794A97" w:rsidRPr="00C80A28" w:rsidRDefault="00932588" w:rsidP="00794A97">
      <w:pPr>
        <w:pStyle w:val="afa"/>
        <w:widowControl w:val="0"/>
        <w:autoSpaceDE w:val="0"/>
        <w:autoSpaceDN w:val="0"/>
        <w:spacing w:after="0"/>
        <w:ind w:left="425"/>
        <w:jc w:val="center"/>
        <w:rPr>
          <w:rFonts w:ascii="Calibri" w:hAnsi="Calibri" w:cs="Calibri"/>
          <w:i/>
          <w:iCs/>
          <w:szCs w:val="22"/>
        </w:rPr>
      </w:pPr>
      <w:r w:rsidRPr="00C80A28">
        <w:rPr>
          <w:rFonts w:ascii="Calibri" w:hAnsi="Calibri" w:cs="Calibri"/>
          <w:i/>
          <w:iCs/>
          <w:szCs w:val="22"/>
        </w:rPr>
        <w:t>Рис. 14. Макет экранной формы АРМа оператора рольганговых весов УНРС</w:t>
      </w:r>
    </w:p>
    <w:p w14:paraId="779B097E" w14:textId="77777777" w:rsidR="00794A97" w:rsidRPr="00C80A28" w:rsidRDefault="00932588" w:rsidP="00794A97">
      <w:r w:rsidRPr="00C80A28">
        <w:t>АРМ оператора рольганговых весов УНРС обеспечивает следующие функции:</w:t>
      </w:r>
    </w:p>
    <w:p w14:paraId="11C830B9" w14:textId="77777777" w:rsidR="00794A97" w:rsidRPr="00C80A28" w:rsidRDefault="00932588" w:rsidP="00244C40">
      <w:pPr>
        <w:pStyle w:val="a"/>
        <w:numPr>
          <w:ilvl w:val="0"/>
          <w:numId w:val="39"/>
        </w:numPr>
      </w:pPr>
      <w:r w:rsidRPr="00C80A28">
        <w:t>Слежение за передвижением ОП на позицию и с позиции взвешивания;</w:t>
      </w:r>
    </w:p>
    <w:p w14:paraId="4801DCAF" w14:textId="77777777" w:rsidR="00794A97" w:rsidRPr="00C80A28" w:rsidRDefault="00932588" w:rsidP="00244C40">
      <w:pPr>
        <w:pStyle w:val="a"/>
        <w:numPr>
          <w:ilvl w:val="0"/>
          <w:numId w:val="39"/>
        </w:numPr>
      </w:pPr>
      <w:r w:rsidRPr="00C80A28">
        <w:t>Визуальное отображение характеристик ОП, находящегося на позиции взвешивания;</w:t>
      </w:r>
    </w:p>
    <w:p w14:paraId="0A7BF740" w14:textId="38931C4F" w:rsidR="00794A97" w:rsidRPr="00C80A28" w:rsidRDefault="00932588" w:rsidP="00244C40">
      <w:pPr>
        <w:pStyle w:val="a"/>
        <w:numPr>
          <w:ilvl w:val="0"/>
          <w:numId w:val="39"/>
        </w:numPr>
      </w:pPr>
      <w:r w:rsidRPr="00C80A28">
        <w:t>Автоматическая регистрация показаний весового терминала в привязке к ОП, находящегося на позиции взвешивания</w:t>
      </w:r>
      <w:r w:rsidR="00244C40" w:rsidRPr="00C80A28">
        <w:t>;</w:t>
      </w:r>
    </w:p>
    <w:p w14:paraId="5EFCF600" w14:textId="1F8A6BD1" w:rsidR="00244C40" w:rsidRPr="00C80A28" w:rsidRDefault="00244C40" w:rsidP="00244C40">
      <w:pPr>
        <w:pStyle w:val="a"/>
        <w:numPr>
          <w:ilvl w:val="0"/>
          <w:numId w:val="39"/>
        </w:numPr>
        <w:rPr>
          <w:rPrChange w:id="1006" w:author="Николай Богомолов" w:date="2022-09-09T16:11:00Z">
            <w:rPr>
              <w:highlight w:val="cyan"/>
            </w:rPr>
          </w:rPrChange>
        </w:rPr>
      </w:pPr>
      <w:r w:rsidRPr="00C80A28">
        <w:rPr>
          <w:rPrChange w:id="1007" w:author="Николай Богомолов" w:date="2022-09-09T16:11:00Z">
            <w:rPr>
              <w:highlight w:val="cyan"/>
            </w:rPr>
          </w:rPrChange>
        </w:rPr>
        <w:t>Операция обнуления веса в весовом терминале по кнопке «Установка в 0»;</w:t>
      </w:r>
    </w:p>
    <w:p w14:paraId="7EB1DE1C" w14:textId="7B7E7A3B" w:rsidR="00244C40" w:rsidRPr="00C80A28" w:rsidRDefault="00244C40" w:rsidP="00244C40">
      <w:pPr>
        <w:pStyle w:val="a"/>
        <w:numPr>
          <w:ilvl w:val="0"/>
          <w:numId w:val="39"/>
        </w:numPr>
        <w:rPr>
          <w:rPrChange w:id="1008" w:author="Николай Богомолов" w:date="2022-09-09T16:11:00Z">
            <w:rPr>
              <w:highlight w:val="cyan"/>
            </w:rPr>
          </w:rPrChange>
        </w:rPr>
      </w:pPr>
      <w:r w:rsidRPr="00C80A28">
        <w:rPr>
          <w:rPrChange w:id="1009" w:author="Николай Богомолов" w:date="2022-09-09T16:11:00Z">
            <w:rPr>
              <w:highlight w:val="cyan"/>
            </w:rPr>
          </w:rPrChange>
        </w:rPr>
        <w:t xml:space="preserve">Сброс показаний </w:t>
      </w:r>
      <w:r w:rsidR="00BF3630" w:rsidRPr="00C80A28">
        <w:rPr>
          <w:rPrChange w:id="1010" w:author="Николай Богомолов" w:date="2022-09-09T16:11:00Z">
            <w:rPr>
              <w:highlight w:val="cyan"/>
            </w:rPr>
          </w:rPrChange>
        </w:rPr>
        <w:t xml:space="preserve">счётчика </w:t>
      </w:r>
      <w:r w:rsidRPr="00C80A28">
        <w:rPr>
          <w:rPrChange w:id="1011" w:author="Николай Богомолов" w:date="2022-09-09T16:11:00Z">
            <w:rPr>
              <w:highlight w:val="cyan"/>
            </w:rPr>
          </w:rPrChange>
        </w:rPr>
        <w:t>заготовки в весовом терминале по кнопке «Сброс».</w:t>
      </w:r>
    </w:p>
    <w:p w14:paraId="50C90547" w14:textId="77777777" w:rsidR="00794A97" w:rsidRPr="00C80A28" w:rsidRDefault="00932588" w:rsidP="00794A97">
      <w:pPr>
        <w:pStyle w:val="afa"/>
        <w:widowControl w:val="0"/>
        <w:autoSpaceDE w:val="0"/>
        <w:autoSpaceDN w:val="0"/>
        <w:spacing w:after="0" w:line="240" w:lineRule="auto"/>
        <w:rPr>
          <w:rFonts w:ascii="Calibri" w:hAnsi="Calibri" w:cs="Calibri"/>
          <w:bCs/>
          <w:szCs w:val="22"/>
        </w:rPr>
      </w:pPr>
      <w:r w:rsidRPr="00C80A28">
        <w:rPr>
          <w:rFonts w:ascii="Calibri" w:hAnsi="Calibri" w:cs="Calibri"/>
          <w:bCs/>
          <w:szCs w:val="22"/>
        </w:rPr>
        <w:t>Для УНРС-1, АРМ оператора охладительных столов и АРМ оператора рольганговых весов УНРС будут находиться на одном ПК.</w:t>
      </w:r>
    </w:p>
    <w:p w14:paraId="4ADC4305" w14:textId="77777777" w:rsidR="00794A97" w:rsidRPr="00C80A28" w:rsidRDefault="00932588">
      <w:pPr>
        <w:pStyle w:val="3"/>
        <w:numPr>
          <w:ilvl w:val="2"/>
          <w:numId w:val="5"/>
        </w:numPr>
        <w:ind w:left="709"/>
      </w:pPr>
      <w:bookmarkStart w:id="1012" w:name="_Toc116467199"/>
      <w:bookmarkEnd w:id="1002"/>
      <w:r w:rsidRPr="00C80A28">
        <w:t>АРМ оператора платформенных и рольганговых весов УЗГМ</w:t>
      </w:r>
      <w:bookmarkEnd w:id="1012"/>
    </w:p>
    <w:p w14:paraId="7F03E291" w14:textId="77777777" w:rsidR="00794A97" w:rsidRPr="00C80A28" w:rsidRDefault="00932588" w:rsidP="00794A97">
      <w:r w:rsidRPr="00C80A28">
        <w:t>Оператор платформенных и рольганговых весов УЗГМ в рамках работы с СП должен выполнять следующие задачи:</w:t>
      </w:r>
    </w:p>
    <w:p w14:paraId="5317C704" w14:textId="77777777" w:rsidR="00794A97" w:rsidRPr="00C80A28" w:rsidRDefault="00932588">
      <w:pPr>
        <w:pStyle w:val="a"/>
        <w:numPr>
          <w:ilvl w:val="0"/>
          <w:numId w:val="21"/>
        </w:numPr>
      </w:pPr>
      <w:r w:rsidRPr="00C80A28">
        <w:t>Регистрировать поступающие на взвешивание заготовки в СП;</w:t>
      </w:r>
    </w:p>
    <w:p w14:paraId="523AC57C" w14:textId="77777777" w:rsidR="00794A97" w:rsidRPr="00C80A28" w:rsidRDefault="00932588">
      <w:pPr>
        <w:pStyle w:val="a"/>
        <w:numPr>
          <w:ilvl w:val="0"/>
          <w:numId w:val="21"/>
        </w:numPr>
      </w:pPr>
      <w:r w:rsidRPr="00C80A28">
        <w:t>Управлять движением заготовки по рольгангу при взвешивании;</w:t>
      </w:r>
    </w:p>
    <w:p w14:paraId="38FA613F" w14:textId="77777777" w:rsidR="00244C40" w:rsidRPr="00C80A28" w:rsidRDefault="00932588" w:rsidP="00244C40">
      <w:pPr>
        <w:pStyle w:val="a"/>
        <w:numPr>
          <w:ilvl w:val="0"/>
          <w:numId w:val="21"/>
        </w:numPr>
      </w:pPr>
      <w:r w:rsidRPr="00C80A28">
        <w:t>Регистрировать операцию взвешивания поступившей заготовки в СП</w:t>
      </w:r>
      <w:r w:rsidR="00244C40" w:rsidRPr="00C80A28">
        <w:t>;</w:t>
      </w:r>
    </w:p>
    <w:p w14:paraId="33B70881" w14:textId="3D71BA0D" w:rsidR="00794A97" w:rsidRPr="00C80A28" w:rsidRDefault="00244C40" w:rsidP="00244C40">
      <w:pPr>
        <w:pStyle w:val="a"/>
        <w:numPr>
          <w:ilvl w:val="0"/>
          <w:numId w:val="21"/>
        </w:numPr>
        <w:rPr>
          <w:rPrChange w:id="1013" w:author="Николай Богомолов" w:date="2022-09-09T16:11:00Z">
            <w:rPr>
              <w:highlight w:val="cyan"/>
            </w:rPr>
          </w:rPrChange>
        </w:rPr>
      </w:pPr>
      <w:r w:rsidRPr="00C80A28">
        <w:rPr>
          <w:rPrChange w:id="1014" w:author="Николай Богомолов" w:date="2022-09-09T16:11:00Z">
            <w:rPr>
              <w:highlight w:val="cyan"/>
            </w:rPr>
          </w:rPrChange>
        </w:rPr>
        <w:t>Обнулять весы при пустой ненагруженной платформе по кнопке «Установка в 0».</w:t>
      </w:r>
    </w:p>
    <w:p w14:paraId="0FCE0A44" w14:textId="77777777" w:rsidR="00794A97" w:rsidRPr="00C80A28" w:rsidRDefault="00932588" w:rsidP="00794A97">
      <w:pPr>
        <w:rPr>
          <w:rFonts w:ascii="Calibri" w:hAnsi="Calibri" w:cs="Calibri"/>
          <w:bCs/>
          <w:szCs w:val="22"/>
        </w:rPr>
      </w:pPr>
      <w:r w:rsidRPr="00C80A28">
        <w:t xml:space="preserve">В зону ответственности АРМа входят платформенные и рольганговые весы УЗГМ. </w:t>
      </w:r>
      <w:r w:rsidRPr="00C80A28">
        <w:rPr>
          <w:rFonts w:ascii="Calibri" w:hAnsi="Calibri" w:cs="Calibri"/>
          <w:bCs/>
          <w:szCs w:val="22"/>
        </w:rPr>
        <w:t xml:space="preserve">В рамках зоны ответственности АРМа осуществляется производственная операция «Взвешивание заготовки». </w:t>
      </w:r>
    </w:p>
    <w:p w14:paraId="6E6C9E87" w14:textId="77777777" w:rsidR="00794A97" w:rsidRDefault="00932588" w:rsidP="00794A97">
      <w:r w:rsidRPr="00C80A28">
        <w:t>ПО АРМа оператора</w:t>
      </w:r>
      <w:r w:rsidRPr="00C80A28">
        <w:rPr>
          <w:rFonts w:ascii="Calibri" w:hAnsi="Calibri" w:cs="Calibri"/>
          <w:bCs/>
          <w:szCs w:val="22"/>
        </w:rPr>
        <w:t xml:space="preserve"> </w:t>
      </w:r>
      <w:r w:rsidRPr="00C80A28">
        <w:t xml:space="preserve">платформенных и рольганговых весов УЗГМ </w:t>
      </w:r>
      <w:r w:rsidRPr="00C80A28">
        <w:rPr>
          <w:rFonts w:ascii="Calibri" w:hAnsi="Calibri" w:cs="Calibri"/>
          <w:bCs/>
          <w:szCs w:val="22"/>
        </w:rPr>
        <w:t>представляет собой экранную форму, на которой отображается информация о поступающей на взвешивание заготовке, показания весового терминала, а также история взвешивания заготовок за смену. Макет экранной формы изображ</w:t>
      </w:r>
      <w:r w:rsidR="00DB205E" w:rsidRPr="00C80A28">
        <w:rPr>
          <w:rFonts w:ascii="Calibri" w:hAnsi="Calibri" w:cs="Calibri"/>
          <w:bCs/>
          <w:szCs w:val="22"/>
        </w:rPr>
        <w:t>ё</w:t>
      </w:r>
      <w:r w:rsidRPr="00C80A28">
        <w:rPr>
          <w:rFonts w:ascii="Calibri" w:hAnsi="Calibri" w:cs="Calibri"/>
          <w:bCs/>
          <w:szCs w:val="22"/>
        </w:rPr>
        <w:t>н на рисунке 15.</w:t>
      </w:r>
    </w:p>
    <w:p w14:paraId="580A9A5A" w14:textId="77777777" w:rsidR="00794A97" w:rsidRDefault="00932588" w:rsidP="00794A97">
      <w:pPr>
        <w:spacing w:after="0"/>
      </w:pPr>
      <w:r>
        <w:object w:dxaOrig="9327" w:dyaOrig="6360" w14:anchorId="27DA432A">
          <v:shape id="_x0000_i1044" type="#_x0000_t75" style="width:468pt;height:316.5pt" o:ole="">
            <v:imagedata r:id="rId46" o:title=""/>
          </v:shape>
          <o:OLEObject Type="Embed" ProgID="Visio.Drawing.15" ShapeID="_x0000_i1044" DrawAspect="Content" ObjectID="_1727081095" r:id="rId47"/>
        </w:object>
      </w:r>
    </w:p>
    <w:p w14:paraId="29D04B88" w14:textId="77777777" w:rsidR="00794A97" w:rsidRPr="0068289E" w:rsidRDefault="00932588" w:rsidP="00794A97">
      <w:pPr>
        <w:pStyle w:val="afa"/>
        <w:widowControl w:val="0"/>
        <w:autoSpaceDE w:val="0"/>
        <w:autoSpaceDN w:val="0"/>
        <w:spacing w:after="0"/>
        <w:ind w:left="425"/>
        <w:jc w:val="center"/>
        <w:rPr>
          <w:rFonts w:ascii="Calibri" w:hAnsi="Calibri" w:cs="Calibri"/>
          <w:i/>
          <w:iCs/>
          <w:szCs w:val="22"/>
        </w:rPr>
      </w:pPr>
      <w:r w:rsidRPr="0068289E">
        <w:rPr>
          <w:rFonts w:ascii="Calibri" w:hAnsi="Calibri" w:cs="Calibri"/>
          <w:i/>
          <w:iCs/>
          <w:szCs w:val="22"/>
        </w:rPr>
        <w:t xml:space="preserve">Рис. </w:t>
      </w:r>
      <w:r>
        <w:rPr>
          <w:rFonts w:ascii="Calibri" w:hAnsi="Calibri" w:cs="Calibri"/>
          <w:i/>
          <w:iCs/>
          <w:szCs w:val="22"/>
        </w:rPr>
        <w:t>15</w:t>
      </w:r>
      <w:r w:rsidRPr="0068289E">
        <w:rPr>
          <w:rFonts w:ascii="Calibri" w:hAnsi="Calibri" w:cs="Calibri"/>
          <w:i/>
          <w:iCs/>
          <w:szCs w:val="22"/>
        </w:rPr>
        <w:t xml:space="preserve">. Макет </w:t>
      </w:r>
      <w:r w:rsidRPr="00207A6B">
        <w:rPr>
          <w:rFonts w:ascii="Calibri" w:hAnsi="Calibri" w:cs="Calibri"/>
          <w:i/>
          <w:iCs/>
          <w:szCs w:val="22"/>
        </w:rPr>
        <w:t xml:space="preserve">экранной формы АРМа </w:t>
      </w:r>
      <w:r w:rsidRPr="00207A6B">
        <w:rPr>
          <w:i/>
          <w:iCs/>
        </w:rPr>
        <w:t>платформенных и рольганговых весов УЗГМ</w:t>
      </w:r>
    </w:p>
    <w:p w14:paraId="36EE7C45" w14:textId="77777777" w:rsidR="00794A97" w:rsidRPr="0068289E" w:rsidRDefault="00932588" w:rsidP="00794A97">
      <w:r w:rsidRPr="0068289E">
        <w:t xml:space="preserve">АРМ оператора </w:t>
      </w:r>
      <w:r>
        <w:t>платформенных и рольганговых весов УЗГМ</w:t>
      </w:r>
      <w:r w:rsidRPr="0068289E">
        <w:t xml:space="preserve"> обеспечивает следующие функции:</w:t>
      </w:r>
    </w:p>
    <w:p w14:paraId="76223110" w14:textId="77777777" w:rsidR="00794A97" w:rsidRDefault="00932588">
      <w:pPr>
        <w:pStyle w:val="afa"/>
        <w:widowControl w:val="0"/>
        <w:numPr>
          <w:ilvl w:val="0"/>
          <w:numId w:val="22"/>
        </w:numPr>
        <w:autoSpaceDE w:val="0"/>
        <w:autoSpaceDN w:val="0"/>
        <w:spacing w:after="0" w:line="240" w:lineRule="auto"/>
        <w:rPr>
          <w:rFonts w:ascii="Calibri" w:hAnsi="Calibri" w:cs="Calibri"/>
          <w:bCs/>
          <w:szCs w:val="22"/>
        </w:rPr>
      </w:pPr>
      <w:r>
        <w:rPr>
          <w:rFonts w:ascii="Calibri" w:hAnsi="Calibri" w:cs="Calibri"/>
          <w:bCs/>
          <w:szCs w:val="22"/>
        </w:rPr>
        <w:t>Ручная регистрация заготовки, поступающей на взвешивание;</w:t>
      </w:r>
    </w:p>
    <w:p w14:paraId="18C13664" w14:textId="77777777" w:rsidR="00794A97" w:rsidRDefault="00932588">
      <w:pPr>
        <w:pStyle w:val="afa"/>
        <w:widowControl w:val="0"/>
        <w:numPr>
          <w:ilvl w:val="0"/>
          <w:numId w:val="22"/>
        </w:numPr>
        <w:autoSpaceDE w:val="0"/>
        <w:autoSpaceDN w:val="0"/>
        <w:spacing w:after="0" w:line="240" w:lineRule="auto"/>
        <w:rPr>
          <w:rFonts w:ascii="Calibri" w:hAnsi="Calibri" w:cs="Calibri"/>
          <w:bCs/>
          <w:szCs w:val="22"/>
        </w:rPr>
      </w:pPr>
      <w:r>
        <w:rPr>
          <w:rFonts w:ascii="Calibri" w:hAnsi="Calibri" w:cs="Calibri"/>
          <w:bCs/>
          <w:szCs w:val="22"/>
        </w:rPr>
        <w:t>В</w:t>
      </w:r>
      <w:r w:rsidRPr="00872DD0">
        <w:rPr>
          <w:rFonts w:ascii="Calibri" w:hAnsi="Calibri" w:cs="Calibri"/>
          <w:bCs/>
          <w:szCs w:val="22"/>
        </w:rPr>
        <w:t xml:space="preserve">изуальное отображение </w:t>
      </w:r>
      <w:r>
        <w:rPr>
          <w:rFonts w:ascii="Calibri" w:hAnsi="Calibri" w:cs="Calibri"/>
          <w:bCs/>
          <w:szCs w:val="22"/>
        </w:rPr>
        <w:t>характеристик</w:t>
      </w:r>
      <w:r w:rsidRPr="00872DD0">
        <w:rPr>
          <w:rFonts w:ascii="Calibri" w:hAnsi="Calibri" w:cs="Calibri"/>
          <w:bCs/>
          <w:szCs w:val="22"/>
        </w:rPr>
        <w:t xml:space="preserve"> </w:t>
      </w:r>
      <w:r>
        <w:rPr>
          <w:rFonts w:ascii="Calibri" w:hAnsi="Calibri" w:cs="Calibri"/>
          <w:bCs/>
          <w:szCs w:val="22"/>
        </w:rPr>
        <w:t>заготовки, находящейся на весах;</w:t>
      </w:r>
    </w:p>
    <w:p w14:paraId="47504C4E" w14:textId="4EFB526C" w:rsidR="00794A97" w:rsidRPr="00C80A28" w:rsidRDefault="00932588">
      <w:pPr>
        <w:pStyle w:val="afa"/>
        <w:widowControl w:val="0"/>
        <w:numPr>
          <w:ilvl w:val="0"/>
          <w:numId w:val="22"/>
        </w:numPr>
        <w:autoSpaceDE w:val="0"/>
        <w:autoSpaceDN w:val="0"/>
        <w:spacing w:after="0" w:line="240" w:lineRule="auto"/>
        <w:rPr>
          <w:rFonts w:ascii="Calibri" w:hAnsi="Calibri" w:cs="Calibri"/>
          <w:bCs/>
          <w:szCs w:val="22"/>
        </w:rPr>
      </w:pPr>
      <w:r w:rsidRPr="00C80A28">
        <w:rPr>
          <w:rFonts w:ascii="Calibri" w:hAnsi="Calibri" w:cs="Calibri"/>
          <w:bCs/>
          <w:szCs w:val="22"/>
        </w:rPr>
        <w:t>Ручная регистрация показаний весового терминала в привязке к заготовке, находящейся на весах.</w:t>
      </w:r>
    </w:p>
    <w:p w14:paraId="1A95E0F0" w14:textId="7D42EE1B" w:rsidR="00244C40" w:rsidRPr="00C80A28" w:rsidRDefault="00244C40">
      <w:pPr>
        <w:pStyle w:val="afa"/>
        <w:widowControl w:val="0"/>
        <w:numPr>
          <w:ilvl w:val="0"/>
          <w:numId w:val="22"/>
        </w:numPr>
        <w:autoSpaceDE w:val="0"/>
        <w:autoSpaceDN w:val="0"/>
        <w:spacing w:after="0" w:line="240" w:lineRule="auto"/>
        <w:rPr>
          <w:rFonts w:ascii="Calibri" w:hAnsi="Calibri" w:cs="Calibri"/>
          <w:bCs/>
          <w:szCs w:val="22"/>
          <w:rPrChange w:id="1015" w:author="Николай Богомолов" w:date="2022-09-09T16:11:00Z">
            <w:rPr>
              <w:rFonts w:ascii="Calibri" w:hAnsi="Calibri" w:cs="Calibri"/>
              <w:bCs/>
              <w:szCs w:val="22"/>
              <w:highlight w:val="cyan"/>
            </w:rPr>
          </w:rPrChange>
        </w:rPr>
      </w:pPr>
      <w:r w:rsidRPr="00C80A28">
        <w:rPr>
          <w:rFonts w:ascii="Calibri" w:hAnsi="Calibri" w:cs="Calibri"/>
          <w:bCs/>
          <w:szCs w:val="22"/>
          <w:rPrChange w:id="1016" w:author="Николай Богомолов" w:date="2022-09-09T16:11:00Z">
            <w:rPr>
              <w:rFonts w:ascii="Calibri" w:hAnsi="Calibri" w:cs="Calibri"/>
              <w:bCs/>
              <w:szCs w:val="22"/>
              <w:highlight w:val="cyan"/>
            </w:rPr>
          </w:rPrChange>
        </w:rPr>
        <w:t>Операция обнуления веса в электронном блоке весов (CAS 5010 и CAS NT570) по кнопке «Установка в 0»</w:t>
      </w:r>
    </w:p>
    <w:p w14:paraId="6E8C2C17" w14:textId="77777777" w:rsidR="000E45B1" w:rsidRPr="001E6F3A" w:rsidRDefault="00932588">
      <w:pPr>
        <w:pStyle w:val="10"/>
        <w:numPr>
          <w:ilvl w:val="0"/>
          <w:numId w:val="5"/>
        </w:numPr>
        <w:ind w:left="426" w:hanging="426"/>
      </w:pPr>
      <w:bookmarkStart w:id="1017" w:name="_Toc116467200"/>
      <w:r w:rsidRPr="001E6F3A">
        <w:lastRenderedPageBreak/>
        <w:t>Взаимодействие с технологическим оборудованием участков</w:t>
      </w:r>
      <w:bookmarkEnd w:id="1003"/>
      <w:bookmarkEnd w:id="1017"/>
      <w:r w:rsidR="009901E0" w:rsidRPr="001E6F3A">
        <w:t xml:space="preserve"> </w:t>
      </w:r>
    </w:p>
    <w:p w14:paraId="128473CE" w14:textId="77777777" w:rsidR="002F25D1" w:rsidRDefault="00932588" w:rsidP="002F25D1">
      <w:r>
        <w:t xml:space="preserve">Все коммуникации СП с существующим оборудованием выполняются по интерфейсу </w:t>
      </w:r>
      <w:r>
        <w:rPr>
          <w:lang w:val="en-US"/>
        </w:rPr>
        <w:t>Ethernet</w:t>
      </w:r>
      <w:r>
        <w:t>/</w:t>
      </w:r>
      <w:r>
        <w:rPr>
          <w:lang w:val="en-US"/>
        </w:rPr>
        <w:t>Profinet</w:t>
      </w:r>
      <w:r>
        <w:t xml:space="preserve">, либо через преобразователи сигнала в </w:t>
      </w:r>
      <w:r>
        <w:rPr>
          <w:lang w:val="en-US"/>
        </w:rPr>
        <w:t>Ethernet</w:t>
      </w:r>
      <w:r>
        <w:t>.</w:t>
      </w:r>
    </w:p>
    <w:p w14:paraId="7E5B6CA4" w14:textId="77777777" w:rsidR="002F25D1" w:rsidRDefault="00932588" w:rsidP="002F25D1">
      <w:r>
        <w:t xml:space="preserve">КП собирают информацию о срабатывании датчиков и исполнительных устройств из технологических и транспортных контроллеров по протоколу </w:t>
      </w:r>
      <w:r>
        <w:rPr>
          <w:lang w:val="en-US"/>
        </w:rPr>
        <w:t>S</w:t>
      </w:r>
      <w:r>
        <w:t xml:space="preserve">7 с помощью вызова </w:t>
      </w:r>
      <w:r>
        <w:rPr>
          <w:rFonts w:eastAsia="Tahoma-Identity-H"/>
        </w:rPr>
        <w:t xml:space="preserve">стандартных функциональных блоков </w:t>
      </w:r>
      <w:r>
        <w:rPr>
          <w:rFonts w:eastAsia="Tahoma-Identity-H"/>
          <w:lang w:val="en-US"/>
        </w:rPr>
        <w:t>GET</w:t>
      </w:r>
      <w:r>
        <w:rPr>
          <w:rFonts w:eastAsia="Tahoma-Identity-H"/>
        </w:rPr>
        <w:t>(</w:t>
      </w:r>
      <w:r>
        <w:rPr>
          <w:rFonts w:eastAsia="Tahoma-Identity-H"/>
          <w:lang w:val="en-US"/>
        </w:rPr>
        <w:t>SFB</w:t>
      </w:r>
      <w:r>
        <w:rPr>
          <w:rFonts w:eastAsia="Tahoma-Identity-H"/>
        </w:rPr>
        <w:t xml:space="preserve">14) и </w:t>
      </w:r>
      <w:r>
        <w:rPr>
          <w:rFonts w:eastAsia="Tahoma-Identity-H"/>
          <w:lang w:val="en-US"/>
        </w:rPr>
        <w:t>PUT</w:t>
      </w:r>
      <w:r>
        <w:rPr>
          <w:rFonts w:eastAsia="Tahoma-Identity-H"/>
        </w:rPr>
        <w:t>(</w:t>
      </w:r>
      <w:r>
        <w:rPr>
          <w:rFonts w:eastAsia="Tahoma-Identity-H"/>
          <w:lang w:val="en-US"/>
        </w:rPr>
        <w:t>SFB</w:t>
      </w:r>
      <w:r>
        <w:rPr>
          <w:rFonts w:eastAsia="Tahoma-Identity-H"/>
        </w:rPr>
        <w:t>15)</w:t>
      </w:r>
      <w:r>
        <w:t xml:space="preserve">. </w:t>
      </w:r>
    </w:p>
    <w:p w14:paraId="1463C25F" w14:textId="77777777" w:rsidR="002F25D1" w:rsidRDefault="00932588" w:rsidP="002F25D1">
      <w:pPr>
        <w:rPr>
          <w:rFonts w:eastAsia="Tahoma-Identity-H"/>
        </w:rPr>
      </w:pPr>
      <w:r>
        <w:t xml:space="preserve">Связь с контроллерами механизации осуществляется по сети </w:t>
      </w:r>
      <w:r>
        <w:rPr>
          <w:lang w:val="en-US"/>
        </w:rPr>
        <w:t>Ethernet</w:t>
      </w:r>
      <w:r>
        <w:t xml:space="preserve">. </w:t>
      </w:r>
      <w:r>
        <w:rPr>
          <w:rFonts w:eastAsia="Tahoma-Identity-H"/>
        </w:rPr>
        <w:t>В программе конфигурации сети для обмена с каждым из контроллеров транспортной механизации созда</w:t>
      </w:r>
      <w:r w:rsidR="00DB205E">
        <w:rPr>
          <w:rFonts w:eastAsia="Tahoma-Identity-H"/>
        </w:rPr>
        <w:t>ётся</w:t>
      </w:r>
      <w:r>
        <w:rPr>
          <w:rFonts w:eastAsia="Tahoma-Identity-H"/>
        </w:rPr>
        <w:t xml:space="preserve"> подключение «</w:t>
      </w:r>
      <w:r>
        <w:rPr>
          <w:rFonts w:eastAsia="Tahoma-Identity-H"/>
          <w:lang w:val="en-US"/>
        </w:rPr>
        <w:t>S</w:t>
      </w:r>
      <w:r>
        <w:rPr>
          <w:rFonts w:eastAsia="Tahoma-Identity-H"/>
        </w:rPr>
        <w:t>7</w:t>
      </w:r>
      <w:r>
        <w:rPr>
          <w:rFonts w:eastAsia="Tahoma-Identity-H"/>
          <w:lang w:val="en-US"/>
        </w:rPr>
        <w:t> connections</w:t>
      </w:r>
      <w:r>
        <w:rPr>
          <w:rFonts w:eastAsia="Tahoma-Identity-H"/>
        </w:rPr>
        <w:t xml:space="preserve">» (протокол обмена </w:t>
      </w:r>
      <w:r>
        <w:rPr>
          <w:rFonts w:eastAsia="Tahoma-Identity-H"/>
          <w:lang w:val="en-US"/>
        </w:rPr>
        <w:t>Siemens</w:t>
      </w:r>
      <w:r w:rsidRPr="002F25D1">
        <w:rPr>
          <w:rFonts w:eastAsia="Tahoma-Identity-H"/>
        </w:rPr>
        <w:t xml:space="preserve"> </w:t>
      </w:r>
      <w:r>
        <w:rPr>
          <w:rFonts w:eastAsia="Tahoma-Identity-H"/>
        </w:rPr>
        <w:t xml:space="preserve">по сети </w:t>
      </w:r>
      <w:r>
        <w:rPr>
          <w:rFonts w:eastAsia="Tahoma-Identity-H"/>
          <w:lang w:val="en-US"/>
        </w:rPr>
        <w:t>Ethernet</w:t>
      </w:r>
      <w:r>
        <w:rPr>
          <w:rFonts w:eastAsia="Tahoma-Identity-H"/>
        </w:rPr>
        <w:t xml:space="preserve">). </w:t>
      </w:r>
    </w:p>
    <w:p w14:paraId="5224747A" w14:textId="77777777" w:rsidR="002F25D1" w:rsidRDefault="00932588" w:rsidP="002F25D1">
      <w:pPr>
        <w:rPr>
          <w:rFonts w:eastAsia="Tahoma-Identity-H"/>
        </w:rPr>
      </w:pPr>
      <w:r>
        <w:rPr>
          <w:rFonts w:eastAsia="Tahoma-Identity-H"/>
        </w:rPr>
        <w:t xml:space="preserve">На данный момент базовая автоматизация УНРС-1 и УНРС-2 не позволяет СП связаться с ПЛК технологии и транспорта напрямую. Оборудование сильно устарело и не поддерживает обмен по </w:t>
      </w:r>
      <w:r>
        <w:rPr>
          <w:rFonts w:eastAsia="Tahoma-Identity-H"/>
          <w:lang w:val="en-US"/>
        </w:rPr>
        <w:t>Ethernet</w:t>
      </w:r>
      <w:r w:rsidRPr="002F25D1">
        <w:rPr>
          <w:rFonts w:eastAsia="Tahoma-Identity-H"/>
        </w:rPr>
        <w:t xml:space="preserve"> </w:t>
      </w:r>
      <w:r>
        <w:rPr>
          <w:rFonts w:eastAsia="Tahoma-Identity-H"/>
          <w:lang w:val="en-US"/>
        </w:rPr>
        <w:t>c</w:t>
      </w:r>
      <w:r w:rsidRPr="002F25D1">
        <w:rPr>
          <w:rFonts w:eastAsia="Tahoma-Identity-H"/>
        </w:rPr>
        <w:t xml:space="preserve"> </w:t>
      </w:r>
      <w:r>
        <w:rPr>
          <w:rFonts w:eastAsia="Tahoma-Identity-H"/>
        </w:rPr>
        <w:t>другими контроллерами.</w:t>
      </w:r>
    </w:p>
    <w:p w14:paraId="5B954E7A" w14:textId="77777777" w:rsidR="002F25D1" w:rsidRPr="00C5037F" w:rsidRDefault="00932588" w:rsidP="002F25D1">
      <w:pPr>
        <w:rPr>
          <w:rFonts w:eastAsia="Tahoma-Identity-H"/>
        </w:rPr>
      </w:pPr>
      <w:r>
        <w:rPr>
          <w:rFonts w:eastAsia="Tahoma-Identity-H"/>
        </w:rPr>
        <w:t xml:space="preserve">Для получения данных от устаревших контроллеров УНРС-1 и УНРС-2 в цеху реализован сбор информации через </w:t>
      </w:r>
      <w:r>
        <w:rPr>
          <w:rFonts w:eastAsia="Tahoma-Identity-H"/>
          <w:lang w:val="en-US"/>
        </w:rPr>
        <w:t>GPIB</w:t>
      </w:r>
      <w:r w:rsidRPr="002F25D1">
        <w:rPr>
          <w:rFonts w:eastAsia="Tahoma-Identity-H"/>
        </w:rPr>
        <w:t xml:space="preserve"> </w:t>
      </w:r>
      <w:r>
        <w:rPr>
          <w:rFonts w:eastAsia="Tahoma-Identity-H"/>
        </w:rPr>
        <w:t xml:space="preserve">преобразователь сигналов от ПЛК </w:t>
      </w:r>
      <w:r>
        <w:rPr>
          <w:rFonts w:eastAsia="Tahoma-Identity-H"/>
          <w:lang w:val="en-US"/>
        </w:rPr>
        <w:t>ABB</w:t>
      </w:r>
      <w:r w:rsidRPr="002F25D1">
        <w:rPr>
          <w:rFonts w:eastAsia="Tahoma-Identity-H"/>
        </w:rPr>
        <w:t xml:space="preserve"> </w:t>
      </w:r>
      <w:r>
        <w:rPr>
          <w:rFonts w:eastAsia="Tahoma-Identity-H"/>
          <w:lang w:val="en-US"/>
        </w:rPr>
        <w:t>Bailey</w:t>
      </w:r>
      <w:r w:rsidRPr="002F25D1">
        <w:rPr>
          <w:rFonts w:eastAsia="Tahoma-Identity-H"/>
        </w:rPr>
        <w:t xml:space="preserve"> </w:t>
      </w:r>
      <w:r>
        <w:rPr>
          <w:rFonts w:eastAsia="Tahoma-Identity-H"/>
        </w:rPr>
        <w:t xml:space="preserve">в сервер приложений </w:t>
      </w:r>
      <w:r w:rsidRPr="00C5037F">
        <w:rPr>
          <w:rFonts w:eastAsia="Tahoma-Identity-H"/>
        </w:rPr>
        <w:t>ЭСПЦ «Asutp-w-scs» (10.4.200.211).</w:t>
      </w:r>
    </w:p>
    <w:p w14:paraId="09F07637" w14:textId="77777777" w:rsidR="002F25D1" w:rsidRDefault="00932588" w:rsidP="002F25D1">
      <w:pPr>
        <w:rPr>
          <w:rFonts w:eastAsia="Tahoma-Identity-H"/>
        </w:rPr>
      </w:pPr>
      <w:r w:rsidRPr="00C5037F">
        <w:rPr>
          <w:rFonts w:eastAsia="Tahoma-Identity-H"/>
        </w:rPr>
        <w:t xml:space="preserve">В сервере приложений ЭСПЦ «Asutp-w-scs» (10.4.200.211), используемого для доступа к сигналам </w:t>
      </w:r>
      <w:r w:rsidRPr="00C80A28">
        <w:rPr>
          <w:rFonts w:eastAsia="Tahoma-Identity-H"/>
        </w:rPr>
        <w:t>ЭСПЦ, на момент обследования представлены не все сигналы от УНРС-1 и УНРС-2, необходимые для реализации Прослеживаемости.</w:t>
      </w:r>
      <w:r w:rsidR="005513A3" w:rsidRPr="00C80A28">
        <w:rPr>
          <w:rFonts w:eastAsia="Tahoma-Identity-H"/>
        </w:rPr>
        <w:t xml:space="preserve"> В </w:t>
      </w:r>
      <w:r w:rsidRPr="00C80A28">
        <w:rPr>
          <w:rFonts w:eastAsia="Tahoma-Identity-H"/>
        </w:rPr>
        <w:t xml:space="preserve">ходе реализации проекта, необходимые сигналы </w:t>
      </w:r>
      <w:r w:rsidR="00C70088" w:rsidRPr="00C80A28">
        <w:rPr>
          <w:rPrChange w:id="1018" w:author="Николай Богомолов" w:date="2022-09-09T16:11:00Z">
            <w:rPr>
              <w:highlight w:val="cyan"/>
            </w:rPr>
          </w:rPrChange>
        </w:rPr>
        <w:t>специалистами АО «ВТЗ»</w:t>
      </w:r>
      <w:r w:rsidR="00C70088" w:rsidRPr="00C80A28">
        <w:t xml:space="preserve"> </w:t>
      </w:r>
      <w:r w:rsidR="00DB205E" w:rsidRPr="00C80A28">
        <w:rPr>
          <w:rFonts w:eastAsia="Tahoma-Identity-H"/>
        </w:rPr>
        <w:t>должны быть</w:t>
      </w:r>
      <w:r w:rsidRPr="00C80A28">
        <w:rPr>
          <w:rFonts w:eastAsia="Tahoma-Identity-H"/>
        </w:rPr>
        <w:t xml:space="preserve"> переданы через ПЛК </w:t>
      </w:r>
      <w:r w:rsidRPr="00C80A28">
        <w:rPr>
          <w:rFonts w:eastAsia="Tahoma-Identity-H"/>
          <w:lang w:val="en-US"/>
        </w:rPr>
        <w:t>ABB</w:t>
      </w:r>
      <w:r w:rsidRPr="00C80A28">
        <w:rPr>
          <w:rFonts w:eastAsia="Tahoma-Identity-H"/>
        </w:rPr>
        <w:t xml:space="preserve"> </w:t>
      </w:r>
      <w:r w:rsidRPr="00C80A28">
        <w:rPr>
          <w:rFonts w:eastAsia="Tahoma-Identity-H"/>
          <w:lang w:val="en-US"/>
        </w:rPr>
        <w:t>Bailey</w:t>
      </w:r>
      <w:r w:rsidRPr="00C80A28">
        <w:rPr>
          <w:rFonts w:eastAsia="Tahoma-Identity-H"/>
        </w:rPr>
        <w:t xml:space="preserve"> и </w:t>
      </w:r>
      <w:r w:rsidRPr="00C80A28">
        <w:rPr>
          <w:rFonts w:eastAsia="Tahoma-Identity-H"/>
          <w:lang w:val="en-US"/>
        </w:rPr>
        <w:t>GPIB</w:t>
      </w:r>
      <w:r w:rsidRPr="00C80A28">
        <w:rPr>
          <w:rFonts w:eastAsia="Tahoma-Identity-H"/>
        </w:rPr>
        <w:t xml:space="preserve"> преобразователь сигналов в сервер приложений ЭСПЦ «Asutp-w-scs» (10.4.200.211).</w:t>
      </w:r>
    </w:p>
    <w:p w14:paraId="68F3D1ED" w14:textId="77777777" w:rsidR="002F25D1" w:rsidRDefault="00932588" w:rsidP="002F25D1">
      <w:r>
        <w:t>Передача данных в СП через преобразователи и вспомогательные серверы не является оптимальной. В обмене участвует большее количество устройств, эти устройства разнесены физически.</w:t>
      </w:r>
    </w:p>
    <w:p w14:paraId="6CC968E8" w14:textId="77777777" w:rsidR="002F25D1" w:rsidRDefault="00932588" w:rsidP="002F25D1">
      <w:r>
        <w:t>Данный способ имеет следующие недостатки относительно соединения контроллер &lt;=&gt; контроллер:</w:t>
      </w:r>
    </w:p>
    <w:p w14:paraId="05CA7722" w14:textId="77777777" w:rsidR="002F25D1" w:rsidRDefault="00932588" w:rsidP="002F25D1">
      <w:r>
        <w:t>1. Более длинные и сложные линии коммуникации.</w:t>
      </w:r>
    </w:p>
    <w:p w14:paraId="434907BA" w14:textId="77777777" w:rsidR="002F25D1" w:rsidRDefault="00932588" w:rsidP="002F25D1">
      <w:r>
        <w:t xml:space="preserve">2. Более долгое время прохождения сигнала от источника к </w:t>
      </w:r>
      <w:r w:rsidR="0029225E">
        <w:t>приёмнику</w:t>
      </w:r>
      <w:r>
        <w:t>.</w:t>
      </w:r>
    </w:p>
    <w:p w14:paraId="63BA4322" w14:textId="77777777" w:rsidR="002F25D1" w:rsidRDefault="00932588" w:rsidP="002F25D1">
      <w:r>
        <w:t>3. Выше риск отказа оборудования, ввиду большего количества устройств в цепочке.</w:t>
      </w:r>
    </w:p>
    <w:p w14:paraId="7BAE6403" w14:textId="77777777" w:rsidR="002F25D1" w:rsidRDefault="00932588" w:rsidP="002F25D1">
      <w:r>
        <w:t xml:space="preserve">Однако, несмотря на все минусы, передача данных от ПЛК </w:t>
      </w:r>
      <w:r>
        <w:rPr>
          <w:lang w:val="en-US"/>
        </w:rPr>
        <w:t>ABB</w:t>
      </w:r>
      <w:r w:rsidRPr="002F25D1">
        <w:t xml:space="preserve"> </w:t>
      </w:r>
      <w:r>
        <w:rPr>
          <w:lang w:val="en-US"/>
        </w:rPr>
        <w:t>Bailey</w:t>
      </w:r>
      <w:r>
        <w:t xml:space="preserve"> из УНРС-1 и УНРС-2 через сервер приложений является единственным жизнеспособным промышленным решением на данный момент.</w:t>
      </w:r>
    </w:p>
    <w:p w14:paraId="6C3FC02C" w14:textId="77777777" w:rsidR="002F25D1" w:rsidRPr="00C5037F" w:rsidRDefault="00932588" w:rsidP="002F25D1">
      <w:r w:rsidRPr="00C5037F">
        <w:t xml:space="preserve">Также часть оборудования: </w:t>
      </w:r>
    </w:p>
    <w:p w14:paraId="64BC4634" w14:textId="77777777" w:rsidR="002F25D1" w:rsidRPr="00C5037F" w:rsidRDefault="00932588">
      <w:pPr>
        <w:pStyle w:val="a"/>
        <w:numPr>
          <w:ilvl w:val="0"/>
          <w:numId w:val="26"/>
        </w:numPr>
      </w:pPr>
      <w:r w:rsidRPr="00C5037F">
        <w:t>шлеп</w:t>
      </w:r>
      <w:r w:rsidR="0017635E">
        <w:t>п</w:t>
      </w:r>
      <w:r w:rsidRPr="00C5037F">
        <w:t>ерная тележка УНРС-1</w:t>
      </w:r>
    </w:p>
    <w:p w14:paraId="25DE1A39" w14:textId="77777777" w:rsidR="002F25D1" w:rsidRPr="00C5037F" w:rsidRDefault="00932588">
      <w:pPr>
        <w:pStyle w:val="a"/>
        <w:numPr>
          <w:ilvl w:val="0"/>
          <w:numId w:val="26"/>
        </w:numPr>
      </w:pPr>
      <w:r w:rsidRPr="00C5037F">
        <w:t>шлеп</w:t>
      </w:r>
      <w:r w:rsidR="0017635E">
        <w:t>п</w:t>
      </w:r>
      <w:r w:rsidRPr="00C5037F">
        <w:t>ерная тележка УНРС-2</w:t>
      </w:r>
    </w:p>
    <w:p w14:paraId="54A0D4AC" w14:textId="2534E90B" w:rsidR="002F25D1" w:rsidRPr="00C80A28" w:rsidRDefault="00932588" w:rsidP="002F25D1">
      <w:r>
        <w:t xml:space="preserve">управляется контроллерами </w:t>
      </w:r>
      <w:r>
        <w:rPr>
          <w:lang w:val="en-US"/>
        </w:rPr>
        <w:t>Siemens</w:t>
      </w:r>
      <w:r w:rsidRPr="002F25D1">
        <w:t xml:space="preserve"> </w:t>
      </w:r>
      <w:r>
        <w:rPr>
          <w:lang w:val="en-US"/>
        </w:rPr>
        <w:t>Simatic</w:t>
      </w:r>
      <w:r w:rsidRPr="002F25D1">
        <w:t xml:space="preserve"> </w:t>
      </w:r>
      <w:r>
        <w:rPr>
          <w:lang w:val="en-US"/>
        </w:rPr>
        <w:t>S</w:t>
      </w:r>
      <w:r>
        <w:t xml:space="preserve">5. Передать сигналы из данных систем в современный контроллер </w:t>
      </w:r>
      <w:r>
        <w:rPr>
          <w:lang w:val="en-US"/>
        </w:rPr>
        <w:t>Siemens</w:t>
      </w:r>
      <w:r w:rsidRPr="002F25D1">
        <w:t xml:space="preserve"> </w:t>
      </w:r>
      <w:r>
        <w:rPr>
          <w:lang w:val="en-US"/>
        </w:rPr>
        <w:t>Simatic</w:t>
      </w:r>
      <w:r w:rsidRPr="002F25D1">
        <w:t xml:space="preserve"> </w:t>
      </w:r>
      <w:r>
        <w:rPr>
          <w:lang w:val="en-US"/>
        </w:rPr>
        <w:t>S</w:t>
      </w:r>
      <w:r>
        <w:t xml:space="preserve">7 через </w:t>
      </w:r>
      <w:r>
        <w:rPr>
          <w:lang w:val="en-US"/>
        </w:rPr>
        <w:t>ethernet</w:t>
      </w:r>
      <w:r>
        <w:t>/</w:t>
      </w:r>
      <w:r>
        <w:rPr>
          <w:lang w:val="en-US"/>
        </w:rPr>
        <w:t>profinet</w:t>
      </w:r>
      <w:r w:rsidRPr="002F25D1">
        <w:t xml:space="preserve"> </w:t>
      </w:r>
      <w:r>
        <w:t xml:space="preserve">невозможно. Сбор данных с данного </w:t>
      </w:r>
      <w:r w:rsidRPr="00C80A28">
        <w:t>оборудования будет происходить с помощью дискретных сигналов через модули ввода непосредственно на</w:t>
      </w:r>
      <w:r w:rsidR="008C24ED" w:rsidRPr="00C80A28">
        <w:t xml:space="preserve"> </w:t>
      </w:r>
      <w:r w:rsidR="008C24ED" w:rsidRPr="00C80A28">
        <w:rPr>
          <w:rPrChange w:id="1019" w:author="Николай Богомолов" w:date="2022-09-09T16:11:00Z">
            <w:rPr>
              <w:highlight w:val="cyan"/>
            </w:rPr>
          </w:rPrChange>
        </w:rPr>
        <w:t>КП.</w:t>
      </w:r>
      <w:r w:rsidR="00AE1879" w:rsidRPr="00C80A28">
        <w:rPr>
          <w:rPrChange w:id="1020" w:author="Николай Богомолов" w:date="2022-09-09T16:11:00Z">
            <w:rPr>
              <w:highlight w:val="cyan"/>
            </w:rPr>
          </w:rPrChange>
        </w:rPr>
        <w:t xml:space="preserve"> Требуется прокладка дополнительных контрольных кабелей связи для обеспечения </w:t>
      </w:r>
      <w:r w:rsidR="00BF3630" w:rsidRPr="00C80A28">
        <w:rPr>
          <w:rPrChange w:id="1021" w:author="Николай Богомолов" w:date="2022-09-09T16:11:00Z">
            <w:rPr>
              <w:highlight w:val="cyan"/>
            </w:rPr>
          </w:rPrChange>
        </w:rPr>
        <w:t>надёжности</w:t>
      </w:r>
      <w:r w:rsidR="00AE1879" w:rsidRPr="00C80A28">
        <w:rPr>
          <w:rPrChange w:id="1022" w:author="Николай Богомолов" w:date="2022-09-09T16:11:00Z">
            <w:rPr>
              <w:highlight w:val="cyan"/>
            </w:rPr>
          </w:rPrChange>
        </w:rPr>
        <w:t>.</w:t>
      </w:r>
    </w:p>
    <w:p w14:paraId="390BADC4" w14:textId="14065AFD" w:rsidR="002F25D1" w:rsidRDefault="00932588" w:rsidP="002F25D1">
      <w:r w:rsidRPr="00C80A28">
        <w:t>Для связи с весовыми</w:t>
      </w:r>
      <w:r>
        <w:t xml:space="preserve"> терминалами первичной аттестации УНРС-1, УНРС-2, УНРС-3 будут использованы существующие </w:t>
      </w:r>
      <w:r>
        <w:rPr>
          <w:lang w:val="en-US"/>
        </w:rPr>
        <w:t>OPC</w:t>
      </w:r>
      <w:r>
        <w:t xml:space="preserve">-серверы сбора данных по измерения веса. Данные </w:t>
      </w:r>
      <w:r>
        <w:rPr>
          <w:lang w:val="en-US"/>
        </w:rPr>
        <w:t>OPC</w:t>
      </w:r>
      <w:r>
        <w:t xml:space="preserve">-серверы указаны в Таблице </w:t>
      </w:r>
      <w:r w:rsidR="00BC6C19">
        <w:t>4</w:t>
      </w:r>
      <w:r>
        <w:t xml:space="preserve"> (пункт 3.5.1.).</w:t>
      </w:r>
    </w:p>
    <w:p w14:paraId="10160588" w14:textId="77777777" w:rsidR="002F25D1" w:rsidRDefault="00932588" w:rsidP="002F25D1">
      <w:r w:rsidRPr="00C5037F">
        <w:lastRenderedPageBreak/>
        <w:t xml:space="preserve">Для связи с весовыми терминалами УЗГМ (Платформенные весы 1, Платформенные весы 2, </w:t>
      </w:r>
      <w:r w:rsidRPr="00C80A28">
        <w:t>Обточка)</w:t>
      </w:r>
      <w:r w:rsidR="002E788B" w:rsidRPr="00C80A28">
        <w:t xml:space="preserve"> </w:t>
      </w:r>
      <w:r w:rsidR="002E788B" w:rsidRPr="00C80A28">
        <w:rPr>
          <w:rPrChange w:id="1023" w:author="Николай Богомолов" w:date="2022-09-09T16:11:00Z">
            <w:rPr>
              <w:highlight w:val="cyan"/>
            </w:rPr>
          </w:rPrChange>
        </w:rPr>
        <w:t>требуется</w:t>
      </w:r>
      <w:r w:rsidRPr="00C80A28">
        <w:t xml:space="preserve"> дооснащение</w:t>
      </w:r>
      <w:r w:rsidRPr="00C5037F">
        <w:t xml:space="preserve"> текущего комплекса технических средств преобразователями интерфейсов </w:t>
      </w:r>
      <w:r w:rsidRPr="00C5037F">
        <w:rPr>
          <w:lang w:val="en-US"/>
        </w:rPr>
        <w:t>RS</w:t>
      </w:r>
      <w:r w:rsidRPr="00C5037F">
        <w:t xml:space="preserve">-232 =&gt; </w:t>
      </w:r>
      <w:r w:rsidRPr="00C5037F">
        <w:rPr>
          <w:lang w:val="en-US"/>
        </w:rPr>
        <w:t>Ethernet</w:t>
      </w:r>
      <w:r w:rsidRPr="00C5037F">
        <w:t xml:space="preserve"> и прокладка </w:t>
      </w:r>
      <w:r w:rsidRPr="00C5037F">
        <w:rPr>
          <w:lang w:val="en-US"/>
        </w:rPr>
        <w:t>ethernet</w:t>
      </w:r>
      <w:r w:rsidRPr="00C5037F">
        <w:t>-кабеля от весовых терминалов до АРМов СП.</w:t>
      </w:r>
      <w:r>
        <w:t xml:space="preserve">  </w:t>
      </w:r>
    </w:p>
    <w:p w14:paraId="37DEF744" w14:textId="77777777" w:rsidR="001E6F3A" w:rsidRDefault="001E6F3A" w:rsidP="00634C82"/>
    <w:p w14:paraId="7FC0C2C4" w14:textId="77777777" w:rsidR="00E13E31" w:rsidRPr="00BB0F97" w:rsidRDefault="00932588">
      <w:pPr>
        <w:pStyle w:val="10"/>
        <w:numPr>
          <w:ilvl w:val="0"/>
          <w:numId w:val="5"/>
        </w:numPr>
        <w:ind w:left="426" w:hanging="426"/>
      </w:pPr>
      <w:bookmarkStart w:id="1024" w:name="_Toc105065457"/>
      <w:bookmarkStart w:id="1025" w:name="_Toc116467201"/>
      <w:r>
        <w:lastRenderedPageBreak/>
        <w:t>Взаимодействие с</w:t>
      </w:r>
      <w:r w:rsidRPr="00BB0F97">
        <w:t xml:space="preserve"> </w:t>
      </w:r>
      <w:r>
        <w:rPr>
          <w:lang w:val="en-US"/>
        </w:rPr>
        <w:t>MES</w:t>
      </w:r>
      <w:r w:rsidRPr="001B09B4">
        <w:t xml:space="preserve"> </w:t>
      </w:r>
      <w:r>
        <w:rPr>
          <w:lang w:val="en-US"/>
        </w:rPr>
        <w:t>PSImetals</w:t>
      </w:r>
      <w:r>
        <w:t xml:space="preserve"> и</w:t>
      </w:r>
      <w:r w:rsidRPr="00BB0F97">
        <w:t xml:space="preserve"> инфраструктур</w:t>
      </w:r>
      <w:r>
        <w:t>ой</w:t>
      </w:r>
      <w:r w:rsidRPr="00BB0F97">
        <w:t xml:space="preserve"> данных </w:t>
      </w:r>
      <w:r w:rsidRPr="00BB0F97">
        <w:rPr>
          <w:lang w:val="en-US"/>
        </w:rPr>
        <w:t>PIMS</w:t>
      </w:r>
      <w:bookmarkEnd w:id="1024"/>
      <w:bookmarkEnd w:id="1025"/>
    </w:p>
    <w:p w14:paraId="20FCDBF5" w14:textId="77777777" w:rsidR="00E13E31" w:rsidRPr="00744B30" w:rsidRDefault="00932588">
      <w:pPr>
        <w:pStyle w:val="2"/>
        <w:numPr>
          <w:ilvl w:val="1"/>
          <w:numId w:val="5"/>
        </w:numPr>
        <w:ind w:left="426" w:hanging="426"/>
      </w:pPr>
      <w:bookmarkStart w:id="1026" w:name="_Toc116467202"/>
      <w:bookmarkStart w:id="1027" w:name="_Toc105065458"/>
      <w:r>
        <w:t>Общие положения</w:t>
      </w:r>
      <w:bookmarkEnd w:id="1026"/>
    </w:p>
    <w:p w14:paraId="1F8EF822" w14:textId="77777777" w:rsidR="00E13E31" w:rsidRDefault="00932588" w:rsidP="00E13E31">
      <w:r>
        <w:t xml:space="preserve">Взаимодействие СП с </w:t>
      </w:r>
      <w:r>
        <w:rPr>
          <w:lang w:val="en-US"/>
        </w:rPr>
        <w:t>MES</w:t>
      </w:r>
      <w:r w:rsidRPr="00744B30">
        <w:t xml:space="preserve"> </w:t>
      </w:r>
      <w:r>
        <w:rPr>
          <w:lang w:val="en-US"/>
        </w:rPr>
        <w:t>PSImetals</w:t>
      </w:r>
      <w:r>
        <w:t xml:space="preserve"> осуществляется посредством при</w:t>
      </w:r>
      <w:r w:rsidR="00504692">
        <w:t>ё</w:t>
      </w:r>
      <w:r>
        <w:t xml:space="preserve">ма и передачи сообщений через инфраструктуру данных </w:t>
      </w:r>
      <w:r>
        <w:rPr>
          <w:lang w:val="en-US"/>
        </w:rPr>
        <w:t>PIMS</w:t>
      </w:r>
      <w:r>
        <w:t xml:space="preserve">. Прямое взаимодействие СП </w:t>
      </w:r>
      <w:r>
        <w:rPr>
          <w:lang w:val="en-US"/>
        </w:rPr>
        <w:t>c</w:t>
      </w:r>
      <w:r w:rsidRPr="00744B30">
        <w:t xml:space="preserve"> </w:t>
      </w:r>
      <w:r>
        <w:rPr>
          <w:lang w:val="en-US"/>
        </w:rPr>
        <w:t>MES</w:t>
      </w:r>
      <w:r w:rsidRPr="00744B30">
        <w:t xml:space="preserve"> </w:t>
      </w:r>
      <w:r>
        <w:rPr>
          <w:lang w:val="en-US"/>
        </w:rPr>
        <w:t>PSImetals</w:t>
      </w:r>
      <w:r>
        <w:t xml:space="preserve"> не предусмотрено.</w:t>
      </w:r>
    </w:p>
    <w:p w14:paraId="4AD1F7AF" w14:textId="6707F432" w:rsidR="00E13E31" w:rsidRDefault="00932588" w:rsidP="00E13E31">
      <w:r>
        <w:t xml:space="preserve">СП интегрирована в инфраструктуру данных </w:t>
      </w:r>
      <w:r>
        <w:rPr>
          <w:lang w:val="en-US"/>
        </w:rPr>
        <w:t>PIMS</w:t>
      </w:r>
      <w:r>
        <w:t xml:space="preserve"> пут</w:t>
      </w:r>
      <w:r w:rsidR="00504692">
        <w:t>ё</w:t>
      </w:r>
      <w:r>
        <w:t xml:space="preserve">м реализации </w:t>
      </w:r>
      <w:ins w:id="1028" w:author="Николай Богомолов" w:date="2022-09-19T15:37:00Z">
        <w:r w:rsidR="00A8551F" w:rsidRPr="00DA6088">
          <w:rPr>
            <w:highlight w:val="lightGray"/>
            <w:rPrChange w:id="1029" w:author="Николай Богомолов" w:date="2022-10-12T11:37:00Z">
              <w:rPr/>
            </w:rPrChange>
          </w:rPr>
          <w:t xml:space="preserve">программного компонента, </w:t>
        </w:r>
      </w:ins>
      <w:ins w:id="1030" w:author="Николай Богомолов" w:date="2022-09-19T15:38:00Z">
        <w:r w:rsidR="00A8551F" w:rsidRPr="00DA6088">
          <w:rPr>
            <w:highlight w:val="lightGray"/>
            <w:rPrChange w:id="1031" w:author="Николай Богомолов" w:date="2022-10-12T11:37:00Z">
              <w:rPr/>
            </w:rPrChange>
          </w:rPr>
          <w:t xml:space="preserve">взаимодействующего с </w:t>
        </w:r>
        <w:r w:rsidR="00A8551F" w:rsidRPr="00DA6088">
          <w:rPr>
            <w:highlight w:val="lightGray"/>
            <w:lang w:val="en-US"/>
            <w:rPrChange w:id="1032" w:author="Николай Богомолов" w:date="2022-10-12T11:37:00Z">
              <w:rPr>
                <w:lang w:val="en-US"/>
              </w:rPr>
            </w:rPrChange>
          </w:rPr>
          <w:t>API</w:t>
        </w:r>
        <w:r w:rsidR="00A8551F" w:rsidRPr="00DA6088">
          <w:rPr>
            <w:highlight w:val="lightGray"/>
            <w:rPrChange w:id="1033" w:author="Николай Богомолов" w:date="2022-10-12T11:37:00Z">
              <w:rPr/>
            </w:rPrChange>
          </w:rPr>
          <w:t xml:space="preserve"> менеджером </w:t>
        </w:r>
        <w:r w:rsidR="00A8551F" w:rsidRPr="00DA6088">
          <w:rPr>
            <w:highlight w:val="lightGray"/>
            <w:lang w:val="en-US"/>
            <w:rPrChange w:id="1034" w:author="Николай Богомолов" w:date="2022-10-12T11:37:00Z">
              <w:rPr>
                <w:lang w:val="en-US"/>
              </w:rPr>
            </w:rPrChange>
          </w:rPr>
          <w:t>WinCC</w:t>
        </w:r>
        <w:r w:rsidR="00A8551F" w:rsidRPr="00DA6088">
          <w:rPr>
            <w:highlight w:val="lightGray"/>
            <w:rPrChange w:id="1035" w:author="Николай Богомолов" w:date="2022-10-12T11:37:00Z">
              <w:rPr/>
            </w:rPrChange>
          </w:rPr>
          <w:t xml:space="preserve"> </w:t>
        </w:r>
        <w:r w:rsidR="00A8551F" w:rsidRPr="00DA6088">
          <w:rPr>
            <w:highlight w:val="lightGray"/>
            <w:lang w:val="en-US"/>
            <w:rPrChange w:id="1036" w:author="Николай Богомолов" w:date="2022-10-12T11:37:00Z">
              <w:rPr>
                <w:lang w:val="en-US"/>
              </w:rPr>
            </w:rPrChange>
          </w:rPr>
          <w:t>OA</w:t>
        </w:r>
      </w:ins>
      <w:del w:id="1037" w:author="Николай Богомолов" w:date="2022-09-19T15:38:00Z">
        <w:r w:rsidRPr="00DA6088" w:rsidDel="00A8551F">
          <w:rPr>
            <w:highlight w:val="lightGray"/>
            <w:rPrChange w:id="1038" w:author="Николай Богомолов" w:date="2022-10-12T11:37:00Z">
              <w:rPr/>
            </w:rPrChange>
          </w:rPr>
          <w:delText xml:space="preserve">собственного </w:delText>
        </w:r>
        <w:r w:rsidRPr="00DA6088" w:rsidDel="00A8551F">
          <w:rPr>
            <w:highlight w:val="lightGray"/>
            <w:lang w:val="en-US"/>
            <w:rPrChange w:id="1039" w:author="Николай Богомолов" w:date="2022-10-12T11:37:00Z">
              <w:rPr>
                <w:lang w:val="en-US"/>
              </w:rPr>
            </w:rPrChange>
          </w:rPr>
          <w:delText>API</w:delText>
        </w:r>
        <w:r w:rsidRPr="00DA6088" w:rsidDel="00A8551F">
          <w:rPr>
            <w:highlight w:val="lightGray"/>
            <w:rPrChange w:id="1040" w:author="Николай Богомолов" w:date="2022-10-12T11:37:00Z">
              <w:rPr/>
            </w:rPrChange>
          </w:rPr>
          <w:delText xml:space="preserve"> менеджера </w:delText>
        </w:r>
        <w:r w:rsidRPr="00DA6088" w:rsidDel="00A8551F">
          <w:rPr>
            <w:highlight w:val="lightGray"/>
            <w:lang w:val="en-US"/>
            <w:rPrChange w:id="1041" w:author="Николай Богомолов" w:date="2022-10-12T11:37:00Z">
              <w:rPr>
                <w:lang w:val="en-US"/>
              </w:rPr>
            </w:rPrChange>
          </w:rPr>
          <w:delText>WinCC</w:delText>
        </w:r>
        <w:r w:rsidRPr="00DA6088" w:rsidDel="00A8551F">
          <w:rPr>
            <w:highlight w:val="lightGray"/>
            <w:rPrChange w:id="1042" w:author="Николай Богомолов" w:date="2022-10-12T11:37:00Z">
              <w:rPr/>
            </w:rPrChange>
          </w:rPr>
          <w:delText xml:space="preserve"> </w:delText>
        </w:r>
        <w:r w:rsidRPr="00DA6088" w:rsidDel="00A8551F">
          <w:rPr>
            <w:highlight w:val="lightGray"/>
            <w:lang w:val="en-US"/>
            <w:rPrChange w:id="1043" w:author="Николай Богомолов" w:date="2022-10-12T11:37:00Z">
              <w:rPr>
                <w:lang w:val="en-US"/>
              </w:rPr>
            </w:rPrChange>
          </w:rPr>
          <w:delText>OA</w:delText>
        </w:r>
      </w:del>
      <w:r w:rsidRPr="00DA6088">
        <w:rPr>
          <w:highlight w:val="lightGray"/>
          <w:rPrChange w:id="1044" w:author="Николай Богомолов" w:date="2022-10-12T11:37:00Z">
            <w:rPr/>
          </w:rPrChange>
        </w:rPr>
        <w:t>.</w:t>
      </w:r>
      <w:r>
        <w:t xml:space="preserve"> </w:t>
      </w:r>
    </w:p>
    <w:p w14:paraId="7417CB6A" w14:textId="6AF67D33" w:rsidR="00E13E31" w:rsidRPr="00E13E31" w:rsidRDefault="00932588" w:rsidP="00E13E31">
      <w:r>
        <w:t xml:space="preserve">Перечень сообщений, которыми обмениваются СП и </w:t>
      </w:r>
      <w:r w:rsidR="00066BDF">
        <w:rPr>
          <w:lang w:val="en-US"/>
        </w:rPr>
        <w:t>MES</w:t>
      </w:r>
      <w:r w:rsidR="00066BDF" w:rsidRPr="00066BDF">
        <w:t xml:space="preserve"> </w:t>
      </w:r>
      <w:r w:rsidRPr="00E13E31">
        <w:rPr>
          <w:lang w:val="en-US"/>
        </w:rPr>
        <w:t>PSImetals</w:t>
      </w:r>
      <w:r w:rsidRPr="00E13E31">
        <w:t>, привед</w:t>
      </w:r>
      <w:r w:rsidR="00504692">
        <w:t>ё</w:t>
      </w:r>
      <w:r w:rsidRPr="00E13E31">
        <w:t xml:space="preserve">н в </w:t>
      </w:r>
      <w:r w:rsidR="00066BDF">
        <w:t>Т</w:t>
      </w:r>
      <w:r w:rsidRPr="00E13E31">
        <w:t xml:space="preserve">аблице </w:t>
      </w:r>
      <w:r w:rsidR="00066BDF">
        <w:t>9</w:t>
      </w:r>
      <w:r w:rsidRPr="00E13E31">
        <w:t>.</w:t>
      </w:r>
    </w:p>
    <w:p w14:paraId="4FE38F5A" w14:textId="3FED9A6A" w:rsidR="00E13E31" w:rsidRPr="00E13E31" w:rsidRDefault="00932588" w:rsidP="00E13E31">
      <w:pPr>
        <w:spacing w:after="0"/>
        <w:jc w:val="right"/>
        <w:rPr>
          <w:i/>
          <w:iCs/>
        </w:rPr>
      </w:pPr>
      <w:r w:rsidRPr="00952187">
        <w:rPr>
          <w:i/>
          <w:iCs/>
        </w:rPr>
        <w:t xml:space="preserve">Таблица </w:t>
      </w:r>
      <w:r w:rsidR="00066BDF">
        <w:rPr>
          <w:i/>
          <w:iCs/>
        </w:rPr>
        <w:t>9</w:t>
      </w:r>
      <w:r w:rsidRPr="00952187">
        <w:rPr>
          <w:i/>
          <w:iCs/>
        </w:rPr>
        <w:t xml:space="preserve">. Сообщения между СП и </w:t>
      </w:r>
      <w:r w:rsidRPr="00952187">
        <w:rPr>
          <w:i/>
          <w:iCs/>
          <w:lang w:val="en-US"/>
        </w:rPr>
        <w:t>MES</w:t>
      </w:r>
      <w:r w:rsidRPr="00952187">
        <w:rPr>
          <w:i/>
          <w:iCs/>
        </w:rPr>
        <w:t xml:space="preserve"> </w:t>
      </w:r>
      <w:r w:rsidRPr="00952187">
        <w:rPr>
          <w:i/>
          <w:iCs/>
          <w:lang w:val="en-US"/>
        </w:rPr>
        <w:t>PSI</w:t>
      </w:r>
      <w:r>
        <w:rPr>
          <w:i/>
          <w:iCs/>
        </w:rPr>
        <w:t xml:space="preserve"> (через инфраструктуру данных </w:t>
      </w:r>
      <w:r>
        <w:rPr>
          <w:i/>
          <w:iCs/>
          <w:lang w:val="en-US"/>
        </w:rPr>
        <w:t>PIMS</w:t>
      </w:r>
      <w:r w:rsidRPr="00E13E31">
        <w:rPr>
          <w:i/>
          <w:iCs/>
        </w:rPr>
        <w:t>)</w:t>
      </w:r>
    </w:p>
    <w:tbl>
      <w:tblPr>
        <w:tblStyle w:val="a9"/>
        <w:tblW w:w="0" w:type="auto"/>
        <w:tblLook w:val="04A0" w:firstRow="1" w:lastRow="0" w:firstColumn="1" w:lastColumn="0" w:noHBand="0" w:noVBand="1"/>
      </w:tblPr>
      <w:tblGrid>
        <w:gridCol w:w="3115"/>
        <w:gridCol w:w="2692"/>
        <w:gridCol w:w="3538"/>
      </w:tblGrid>
      <w:tr w:rsidR="009162F4" w14:paraId="3FA61149" w14:textId="77777777" w:rsidTr="00A80717">
        <w:tc>
          <w:tcPr>
            <w:tcW w:w="3115" w:type="dxa"/>
          </w:tcPr>
          <w:p w14:paraId="67FF549F" w14:textId="77777777" w:rsidR="00E13E31" w:rsidRPr="00952187" w:rsidRDefault="00932588" w:rsidP="00A80717">
            <w:pPr>
              <w:rPr>
                <w:b/>
                <w:bCs/>
              </w:rPr>
            </w:pPr>
            <w:r w:rsidRPr="00952187">
              <w:rPr>
                <w:b/>
                <w:bCs/>
              </w:rPr>
              <w:t>Наименование</w:t>
            </w:r>
          </w:p>
        </w:tc>
        <w:tc>
          <w:tcPr>
            <w:tcW w:w="2692" w:type="dxa"/>
          </w:tcPr>
          <w:p w14:paraId="495E4B4D" w14:textId="77777777" w:rsidR="00E13E31" w:rsidRPr="00952187" w:rsidRDefault="00932588" w:rsidP="00A80717">
            <w:pPr>
              <w:rPr>
                <w:b/>
                <w:bCs/>
              </w:rPr>
            </w:pPr>
            <w:r w:rsidRPr="00952187">
              <w:rPr>
                <w:b/>
                <w:bCs/>
              </w:rPr>
              <w:t xml:space="preserve">Тип сообщения </w:t>
            </w:r>
            <w:r w:rsidRPr="00952187">
              <w:rPr>
                <w:b/>
                <w:bCs/>
                <w:lang w:val="en-US"/>
              </w:rPr>
              <w:t>PSImetals</w:t>
            </w:r>
          </w:p>
        </w:tc>
        <w:tc>
          <w:tcPr>
            <w:tcW w:w="3538" w:type="dxa"/>
          </w:tcPr>
          <w:p w14:paraId="417BA642" w14:textId="77777777" w:rsidR="00E13E31" w:rsidRPr="00952187" w:rsidRDefault="00932588" w:rsidP="00A80717">
            <w:pPr>
              <w:rPr>
                <w:b/>
                <w:bCs/>
              </w:rPr>
            </w:pPr>
            <w:r w:rsidRPr="00952187">
              <w:rPr>
                <w:b/>
                <w:bCs/>
              </w:rPr>
              <w:t>Описание</w:t>
            </w:r>
          </w:p>
        </w:tc>
      </w:tr>
      <w:tr w:rsidR="009162F4" w14:paraId="3DF052FE" w14:textId="77777777" w:rsidTr="00A80717">
        <w:tc>
          <w:tcPr>
            <w:tcW w:w="9345" w:type="dxa"/>
            <w:gridSpan w:val="3"/>
          </w:tcPr>
          <w:p w14:paraId="60F1F928" w14:textId="1E711E68" w:rsidR="00E13E31" w:rsidRDefault="00932588" w:rsidP="00A80717">
            <w:r>
              <w:t xml:space="preserve">Сообщения из </w:t>
            </w:r>
            <w:r w:rsidR="00066BDF">
              <w:rPr>
                <w:lang w:val="en-US"/>
              </w:rPr>
              <w:t>MES</w:t>
            </w:r>
            <w:r w:rsidR="00066BDF" w:rsidRPr="00066BDF">
              <w:t xml:space="preserve"> </w:t>
            </w:r>
            <w:r>
              <w:rPr>
                <w:lang w:val="en-US"/>
              </w:rPr>
              <w:t>PSImetals</w:t>
            </w:r>
            <w:r>
              <w:t xml:space="preserve"> в СП</w:t>
            </w:r>
          </w:p>
        </w:tc>
      </w:tr>
      <w:tr w:rsidR="009162F4" w14:paraId="1523CAEF" w14:textId="77777777" w:rsidTr="00A80717">
        <w:tc>
          <w:tcPr>
            <w:tcW w:w="3115" w:type="dxa"/>
          </w:tcPr>
          <w:p w14:paraId="47AC9D7C" w14:textId="77777777" w:rsidR="00E13E31" w:rsidRPr="004B755F" w:rsidRDefault="00932588" w:rsidP="00A80717">
            <w:r>
              <w:t>Справочник марок стали</w:t>
            </w:r>
          </w:p>
        </w:tc>
        <w:tc>
          <w:tcPr>
            <w:tcW w:w="2692" w:type="dxa"/>
          </w:tcPr>
          <w:p w14:paraId="44227543" w14:textId="77777777" w:rsidR="00E13E31" w:rsidRPr="004B755F" w:rsidRDefault="00932588" w:rsidP="00A80717">
            <w:pPr>
              <w:rPr>
                <w:lang w:val="en-US"/>
              </w:rPr>
            </w:pPr>
            <w:r>
              <w:rPr>
                <w:lang w:val="en-US"/>
              </w:rPr>
              <w:t>GradeMData02PES2L2</w:t>
            </w:r>
          </w:p>
        </w:tc>
        <w:tc>
          <w:tcPr>
            <w:tcW w:w="3538" w:type="dxa"/>
          </w:tcPr>
          <w:p w14:paraId="78F975A9" w14:textId="77777777" w:rsidR="00E13E31" w:rsidRDefault="00932588" w:rsidP="00A80717">
            <w:r>
              <w:t>Синхронизация справочника марок стали</w:t>
            </w:r>
          </w:p>
        </w:tc>
      </w:tr>
      <w:tr w:rsidR="00FB1DF3" w14:paraId="2059BD89" w14:textId="77777777" w:rsidTr="00A80717">
        <w:trPr>
          <w:ins w:id="1045" w:author="Николай Богомолов" w:date="2022-09-19T15:14:00Z"/>
        </w:trPr>
        <w:tc>
          <w:tcPr>
            <w:tcW w:w="3115" w:type="dxa"/>
          </w:tcPr>
          <w:p w14:paraId="25A571B8" w14:textId="50A1EBF3" w:rsidR="00FB1DF3" w:rsidRPr="0034769A" w:rsidRDefault="00FB1DF3" w:rsidP="00A80717">
            <w:pPr>
              <w:rPr>
                <w:ins w:id="1046" w:author="Николай Богомолов" w:date="2022-09-19T15:14:00Z"/>
                <w:highlight w:val="lightGray"/>
                <w:rPrChange w:id="1047" w:author="Николай Богомолов" w:date="2022-10-12T11:35:00Z">
                  <w:rPr>
                    <w:ins w:id="1048" w:author="Николай Богомолов" w:date="2022-09-19T15:14:00Z"/>
                  </w:rPr>
                </w:rPrChange>
              </w:rPr>
            </w:pPr>
            <w:ins w:id="1049" w:author="Николай Богомолов" w:date="2022-09-19T15:14:00Z">
              <w:r w:rsidRPr="0034769A">
                <w:rPr>
                  <w:highlight w:val="lightGray"/>
                  <w:rPrChange w:id="1050" w:author="Николай Богомолов" w:date="2022-10-12T11:35:00Z">
                    <w:rPr/>
                  </w:rPrChange>
                </w:rPr>
                <w:t>План порезки</w:t>
              </w:r>
            </w:ins>
          </w:p>
        </w:tc>
        <w:tc>
          <w:tcPr>
            <w:tcW w:w="2692" w:type="dxa"/>
          </w:tcPr>
          <w:p w14:paraId="57086860" w14:textId="03AAD2E7" w:rsidR="00FB1DF3" w:rsidRPr="0034769A" w:rsidRDefault="00FB1DF3" w:rsidP="00A80717">
            <w:pPr>
              <w:rPr>
                <w:ins w:id="1051" w:author="Николай Богомолов" w:date="2022-09-19T15:14:00Z"/>
                <w:highlight w:val="lightGray"/>
                <w:lang w:val="en-US"/>
                <w:rPrChange w:id="1052" w:author="Николай Богомолов" w:date="2022-10-12T11:35:00Z">
                  <w:rPr>
                    <w:ins w:id="1053" w:author="Николай Богомолов" w:date="2022-09-19T15:14:00Z"/>
                    <w:lang w:val="en-US"/>
                  </w:rPr>
                </w:rPrChange>
              </w:rPr>
            </w:pPr>
            <w:ins w:id="1054" w:author="Николай Богомолов" w:date="2022-09-19T15:14:00Z">
              <w:r w:rsidRPr="0034769A">
                <w:rPr>
                  <w:highlight w:val="lightGray"/>
                  <w:lang w:val="en-US"/>
                  <w:rPrChange w:id="1055" w:author="Николай Богомолов" w:date="2022-10-12T11:35:00Z">
                    <w:rPr>
                      <w:lang w:val="en-US"/>
                    </w:rPr>
                  </w:rPrChange>
                </w:rPr>
                <w:t>CutPlanPES</w:t>
              </w:r>
              <w:r w:rsidRPr="0034769A">
                <w:rPr>
                  <w:highlight w:val="lightGray"/>
                  <w:rPrChange w:id="1056" w:author="Николай Богомолов" w:date="2022-10-12T11:35:00Z">
                    <w:rPr/>
                  </w:rPrChange>
                </w:rPr>
                <w:t>2</w:t>
              </w:r>
              <w:r w:rsidRPr="0034769A">
                <w:rPr>
                  <w:highlight w:val="lightGray"/>
                  <w:lang w:val="en-US"/>
                  <w:rPrChange w:id="1057" w:author="Николай Богомолов" w:date="2022-10-12T11:35:00Z">
                    <w:rPr>
                      <w:lang w:val="en-US"/>
                    </w:rPr>
                  </w:rPrChange>
                </w:rPr>
                <w:t>L</w:t>
              </w:r>
              <w:r w:rsidRPr="0034769A">
                <w:rPr>
                  <w:highlight w:val="lightGray"/>
                  <w:rPrChange w:id="1058" w:author="Николай Богомолов" w:date="2022-10-12T11:35:00Z">
                    <w:rPr/>
                  </w:rPrChange>
                </w:rPr>
                <w:t>2</w:t>
              </w:r>
            </w:ins>
          </w:p>
        </w:tc>
        <w:tc>
          <w:tcPr>
            <w:tcW w:w="3538" w:type="dxa"/>
          </w:tcPr>
          <w:p w14:paraId="7898FE1E" w14:textId="0CF6DAE1" w:rsidR="00FB1DF3" w:rsidRPr="0034769A" w:rsidRDefault="00FB1DF3" w:rsidP="00A80717">
            <w:pPr>
              <w:rPr>
                <w:ins w:id="1059" w:author="Николай Богомолов" w:date="2022-09-19T15:14:00Z"/>
                <w:highlight w:val="lightGray"/>
                <w:rPrChange w:id="1060" w:author="Николай Богомолов" w:date="2022-10-12T11:35:00Z">
                  <w:rPr>
                    <w:ins w:id="1061" w:author="Николай Богомолов" w:date="2022-09-19T15:14:00Z"/>
                  </w:rPr>
                </w:rPrChange>
              </w:rPr>
            </w:pPr>
            <w:ins w:id="1062" w:author="Николай Богомолов" w:date="2022-09-19T15:14:00Z">
              <w:r w:rsidRPr="0034769A">
                <w:rPr>
                  <w:highlight w:val="lightGray"/>
                  <w:rPrChange w:id="1063" w:author="Николай Богомолов" w:date="2022-10-12T11:35:00Z">
                    <w:rPr/>
                  </w:rPrChange>
                </w:rPr>
                <w:t>Синхронизация данных о плане порез</w:t>
              </w:r>
            </w:ins>
            <w:ins w:id="1064" w:author="Николай Богомолов" w:date="2022-09-19T15:15:00Z">
              <w:r w:rsidRPr="0034769A">
                <w:rPr>
                  <w:highlight w:val="lightGray"/>
                  <w:rPrChange w:id="1065" w:author="Николай Богомолов" w:date="2022-10-12T11:35:00Z">
                    <w:rPr/>
                  </w:rPrChange>
                </w:rPr>
                <w:t>ки плавки</w:t>
              </w:r>
            </w:ins>
          </w:p>
        </w:tc>
      </w:tr>
      <w:tr w:rsidR="0034769A" w14:paraId="291C5C9D" w14:textId="77777777" w:rsidTr="00A80717">
        <w:trPr>
          <w:ins w:id="1066" w:author="Николай Богомолов" w:date="2022-10-12T11:35:00Z"/>
        </w:trPr>
        <w:tc>
          <w:tcPr>
            <w:tcW w:w="3115" w:type="dxa"/>
          </w:tcPr>
          <w:p w14:paraId="19C86B7C" w14:textId="09FF19CB" w:rsidR="0034769A" w:rsidRPr="00DA6088" w:rsidRDefault="0034769A" w:rsidP="00A80717">
            <w:pPr>
              <w:rPr>
                <w:ins w:id="1067" w:author="Николай Богомолов" w:date="2022-10-12T11:35:00Z"/>
                <w:highlight w:val="cyan"/>
                <w:rPrChange w:id="1068" w:author="Николай Богомолов" w:date="2022-10-12T11:37:00Z">
                  <w:rPr>
                    <w:ins w:id="1069" w:author="Николай Богомолов" w:date="2022-10-12T11:35:00Z"/>
                    <w:highlight w:val="lightGray"/>
                  </w:rPr>
                </w:rPrChange>
              </w:rPr>
            </w:pPr>
            <w:ins w:id="1070" w:author="Николай Богомолов" w:date="2022-10-12T11:35:00Z">
              <w:r w:rsidRPr="00DA6088">
                <w:rPr>
                  <w:highlight w:val="cyan"/>
                  <w:rPrChange w:id="1071" w:author="Николай Богомолов" w:date="2022-10-12T11:37:00Z">
                    <w:rPr>
                      <w:highlight w:val="lightGray"/>
                    </w:rPr>
                  </w:rPrChange>
                </w:rPr>
                <w:t>План взвешивания заготовок</w:t>
              </w:r>
            </w:ins>
          </w:p>
        </w:tc>
        <w:tc>
          <w:tcPr>
            <w:tcW w:w="2692" w:type="dxa"/>
          </w:tcPr>
          <w:p w14:paraId="38D03DC7" w14:textId="2871B65B" w:rsidR="0034769A" w:rsidRPr="00DA6088" w:rsidRDefault="00DA6088" w:rsidP="00A80717">
            <w:pPr>
              <w:rPr>
                <w:ins w:id="1072" w:author="Николай Богомолов" w:date="2022-10-12T11:35:00Z"/>
                <w:highlight w:val="cyan"/>
                <w:lang w:val="en-US"/>
                <w:rPrChange w:id="1073" w:author="Николай Богомолов" w:date="2022-10-12T11:37:00Z">
                  <w:rPr>
                    <w:ins w:id="1074" w:author="Николай Богомолов" w:date="2022-10-12T11:35:00Z"/>
                    <w:highlight w:val="lightGray"/>
                    <w:lang w:val="en-US"/>
                  </w:rPr>
                </w:rPrChange>
              </w:rPr>
            </w:pPr>
            <w:ins w:id="1075" w:author="Николай Богомолов" w:date="2022-10-12T11:36:00Z">
              <w:r w:rsidRPr="00DA6088">
                <w:rPr>
                  <w:highlight w:val="cyan"/>
                  <w:lang w:val="en-US"/>
                </w:rPr>
                <w:t>ProcessDataPES</w:t>
              </w:r>
              <w:r w:rsidRPr="00DA6088">
                <w:rPr>
                  <w:highlight w:val="cyan"/>
                </w:rPr>
                <w:t>22</w:t>
              </w:r>
              <w:r w:rsidRPr="00DA6088">
                <w:rPr>
                  <w:highlight w:val="cyan"/>
                  <w:lang w:val="en-US"/>
                </w:rPr>
                <w:t>L</w:t>
              </w:r>
              <w:r w:rsidRPr="00DA6088">
                <w:rPr>
                  <w:highlight w:val="cyan"/>
                </w:rPr>
                <w:t>2</w:t>
              </w:r>
            </w:ins>
          </w:p>
        </w:tc>
        <w:tc>
          <w:tcPr>
            <w:tcW w:w="3538" w:type="dxa"/>
          </w:tcPr>
          <w:p w14:paraId="27DECAF2" w14:textId="7E87D7B9" w:rsidR="0034769A" w:rsidRPr="00DA6088" w:rsidRDefault="00DA6088" w:rsidP="00A80717">
            <w:pPr>
              <w:rPr>
                <w:ins w:id="1076" w:author="Николай Богомолов" w:date="2022-10-12T11:35:00Z"/>
                <w:highlight w:val="cyan"/>
                <w:rPrChange w:id="1077" w:author="Николай Богомолов" w:date="2022-10-12T11:37:00Z">
                  <w:rPr>
                    <w:ins w:id="1078" w:author="Николай Богомолов" w:date="2022-10-12T11:35:00Z"/>
                    <w:highlight w:val="lightGray"/>
                  </w:rPr>
                </w:rPrChange>
              </w:rPr>
            </w:pPr>
            <w:ins w:id="1079" w:author="Николай Богомолов" w:date="2022-10-12T11:36:00Z">
              <w:r w:rsidRPr="00DA6088">
                <w:rPr>
                  <w:highlight w:val="cyan"/>
                  <w:rPrChange w:id="1080" w:author="Николай Богомолов" w:date="2022-10-12T11:37:00Z">
                    <w:rPr>
                      <w:highlight w:val="lightGray"/>
                    </w:rPr>
                  </w:rPrChange>
                </w:rPr>
                <w:t>Передача списка заготовок, требующих взвешивания после обр</w:t>
              </w:r>
            </w:ins>
            <w:ins w:id="1081" w:author="Николай Богомолов" w:date="2022-10-12T11:37:00Z">
              <w:r w:rsidRPr="00DA6088">
                <w:rPr>
                  <w:highlight w:val="cyan"/>
                  <w:rPrChange w:id="1082" w:author="Николай Богомолов" w:date="2022-10-12T11:37:00Z">
                    <w:rPr>
                      <w:highlight w:val="lightGray"/>
                    </w:rPr>
                  </w:rPrChange>
                </w:rPr>
                <w:t>аботки на УЗГМ</w:t>
              </w:r>
            </w:ins>
          </w:p>
        </w:tc>
      </w:tr>
      <w:tr w:rsidR="009162F4" w14:paraId="6C9CD1D9" w14:textId="77777777" w:rsidTr="00A80717">
        <w:tc>
          <w:tcPr>
            <w:tcW w:w="9345" w:type="dxa"/>
            <w:gridSpan w:val="3"/>
          </w:tcPr>
          <w:p w14:paraId="192CF417" w14:textId="2B4396BB" w:rsidR="00E13E31" w:rsidRDefault="00932588" w:rsidP="00A80717">
            <w:r>
              <w:t xml:space="preserve">Сообщения из СП в </w:t>
            </w:r>
            <w:r w:rsidR="00066BDF">
              <w:rPr>
                <w:lang w:val="en-US"/>
              </w:rPr>
              <w:t>MES</w:t>
            </w:r>
            <w:r w:rsidR="00066BDF" w:rsidRPr="00066BDF">
              <w:t xml:space="preserve"> </w:t>
            </w:r>
            <w:r>
              <w:rPr>
                <w:lang w:val="en-US"/>
              </w:rPr>
              <w:t>PSImetals</w:t>
            </w:r>
          </w:p>
        </w:tc>
      </w:tr>
      <w:tr w:rsidR="009162F4" w14:paraId="322A36F7" w14:textId="77777777" w:rsidTr="00A80717">
        <w:tc>
          <w:tcPr>
            <w:tcW w:w="3115" w:type="dxa"/>
          </w:tcPr>
          <w:p w14:paraId="572B5436" w14:textId="77777777" w:rsidR="00E13E31" w:rsidRPr="00952187" w:rsidRDefault="00932588" w:rsidP="00A80717">
            <w:r>
              <w:t>Окончание разливки плавки</w:t>
            </w:r>
          </w:p>
        </w:tc>
        <w:tc>
          <w:tcPr>
            <w:tcW w:w="2692" w:type="dxa"/>
          </w:tcPr>
          <w:p w14:paraId="344A887D" w14:textId="77777777" w:rsidR="00E13E31" w:rsidRPr="00952187" w:rsidRDefault="00932588" w:rsidP="00A80717">
            <w:pPr>
              <w:rPr>
                <w:lang w:val="en-US"/>
              </w:rPr>
            </w:pPr>
            <w:r>
              <w:rPr>
                <w:lang w:val="en-US"/>
              </w:rPr>
              <w:t>HeatEventL22PES</w:t>
            </w:r>
          </w:p>
        </w:tc>
        <w:tc>
          <w:tcPr>
            <w:tcW w:w="3538" w:type="dxa"/>
          </w:tcPr>
          <w:p w14:paraId="2A62FA54" w14:textId="77777777" w:rsidR="00E13E31" w:rsidRPr="00952187" w:rsidRDefault="00932588" w:rsidP="00A80717">
            <w:r>
              <w:t>Регистрация факта окончания разливки плавки на МНЛЗ</w:t>
            </w:r>
          </w:p>
        </w:tc>
      </w:tr>
      <w:tr w:rsidR="009162F4" w14:paraId="26E737E8" w14:textId="77777777" w:rsidTr="00A80717">
        <w:tc>
          <w:tcPr>
            <w:tcW w:w="3115" w:type="dxa"/>
          </w:tcPr>
          <w:p w14:paraId="188B8264" w14:textId="77777777" w:rsidR="00E13E31" w:rsidRDefault="00932588" w:rsidP="00A80717">
            <w:r>
              <w:t>Производство заготовки</w:t>
            </w:r>
          </w:p>
        </w:tc>
        <w:tc>
          <w:tcPr>
            <w:tcW w:w="2692" w:type="dxa"/>
          </w:tcPr>
          <w:p w14:paraId="3B15F5F1" w14:textId="77777777" w:rsidR="00E13E31" w:rsidRDefault="00932588" w:rsidP="00A80717">
            <w:pPr>
              <w:rPr>
                <w:lang w:val="en-US"/>
              </w:rPr>
            </w:pPr>
            <w:r>
              <w:rPr>
                <w:lang w:val="en-US"/>
              </w:rPr>
              <w:t>ProdReportL22PES</w:t>
            </w:r>
          </w:p>
        </w:tc>
        <w:tc>
          <w:tcPr>
            <w:tcW w:w="3538" w:type="dxa"/>
          </w:tcPr>
          <w:p w14:paraId="5489008E" w14:textId="77777777" w:rsidR="00E13E31" w:rsidRDefault="00932588" w:rsidP="00A80717">
            <w:r>
              <w:t>Факт производства заготовки</w:t>
            </w:r>
          </w:p>
        </w:tc>
      </w:tr>
      <w:tr w:rsidR="009162F4" w14:paraId="4215D663" w14:textId="77777777" w:rsidTr="00A80717">
        <w:tc>
          <w:tcPr>
            <w:tcW w:w="3115" w:type="dxa"/>
          </w:tcPr>
          <w:p w14:paraId="0F587D7A" w14:textId="77777777" w:rsidR="00E13E31" w:rsidRPr="00952187" w:rsidRDefault="00932588" w:rsidP="00A80717">
            <w:r>
              <w:t>Взвешивание заготовки</w:t>
            </w:r>
          </w:p>
        </w:tc>
        <w:tc>
          <w:tcPr>
            <w:tcW w:w="2692" w:type="dxa"/>
          </w:tcPr>
          <w:p w14:paraId="50D25BA7" w14:textId="77777777" w:rsidR="00E13E31" w:rsidRDefault="00932588" w:rsidP="00A80717">
            <w:pPr>
              <w:rPr>
                <w:lang w:val="en-US"/>
              </w:rPr>
            </w:pPr>
            <w:r>
              <w:rPr>
                <w:lang w:val="en-US"/>
              </w:rPr>
              <w:t>ProcessStateL22PES</w:t>
            </w:r>
          </w:p>
        </w:tc>
        <w:tc>
          <w:tcPr>
            <w:tcW w:w="3538" w:type="dxa"/>
          </w:tcPr>
          <w:p w14:paraId="3113078F" w14:textId="77777777" w:rsidR="00E13E31" w:rsidRDefault="00932588" w:rsidP="00A80717">
            <w:r>
              <w:t>Факт взвешивания заготовки</w:t>
            </w:r>
          </w:p>
        </w:tc>
      </w:tr>
      <w:tr w:rsidR="009162F4" w14:paraId="485D0D53" w14:textId="77777777" w:rsidTr="00A80717">
        <w:tc>
          <w:tcPr>
            <w:tcW w:w="3115" w:type="dxa"/>
          </w:tcPr>
          <w:p w14:paraId="5ACE5AD8" w14:textId="77777777" w:rsidR="009A4002" w:rsidRDefault="00932588" w:rsidP="00A80717">
            <w:r>
              <w:t xml:space="preserve">Образование </w:t>
            </w:r>
            <w:r w:rsidR="00C5037F">
              <w:t>металлоотходов</w:t>
            </w:r>
            <w:r>
              <w:t xml:space="preserve"> по плавке</w:t>
            </w:r>
          </w:p>
        </w:tc>
        <w:tc>
          <w:tcPr>
            <w:tcW w:w="2692" w:type="dxa"/>
          </w:tcPr>
          <w:p w14:paraId="39800A3A" w14:textId="77777777" w:rsidR="009A4002" w:rsidRDefault="00932588" w:rsidP="00A80717">
            <w:pPr>
              <w:rPr>
                <w:lang w:val="en-US"/>
              </w:rPr>
            </w:pPr>
            <w:r>
              <w:rPr>
                <w:lang w:val="en-US"/>
              </w:rPr>
              <w:t>HeatLineRep02L22PES</w:t>
            </w:r>
          </w:p>
        </w:tc>
        <w:tc>
          <w:tcPr>
            <w:tcW w:w="3538" w:type="dxa"/>
          </w:tcPr>
          <w:p w14:paraId="00153348" w14:textId="77777777" w:rsidR="009A4002" w:rsidRPr="009A4002" w:rsidRDefault="00932588" w:rsidP="00A80717">
            <w:r>
              <w:t xml:space="preserve">Данные об </w:t>
            </w:r>
            <w:r w:rsidR="00C5037F">
              <w:t>металлоотходах</w:t>
            </w:r>
            <w:r>
              <w:t xml:space="preserve"> по плавке при порезке ручь</w:t>
            </w:r>
            <w:r w:rsidR="00504692">
              <w:t>ё</w:t>
            </w:r>
            <w:r>
              <w:t xml:space="preserve">в </w:t>
            </w:r>
          </w:p>
        </w:tc>
      </w:tr>
    </w:tbl>
    <w:p w14:paraId="34D4FD86" w14:textId="77777777" w:rsidR="00E13E31" w:rsidRPr="00BB0F97" w:rsidRDefault="00932588">
      <w:pPr>
        <w:pStyle w:val="2"/>
        <w:numPr>
          <w:ilvl w:val="1"/>
          <w:numId w:val="5"/>
        </w:numPr>
        <w:ind w:left="709"/>
      </w:pPr>
      <w:bookmarkStart w:id="1083" w:name="_Toc105065459"/>
      <w:bookmarkStart w:id="1084" w:name="_Toc116467203"/>
      <w:bookmarkStart w:id="1085" w:name="_Toc98711025"/>
      <w:bookmarkEnd w:id="1027"/>
      <w:r>
        <w:t>Сообщение «</w:t>
      </w:r>
      <w:r w:rsidRPr="00BB0F97">
        <w:t>Справочник марок стали</w:t>
      </w:r>
      <w:bookmarkEnd w:id="1083"/>
      <w:r>
        <w:t>»</w:t>
      </w:r>
      <w:bookmarkEnd w:id="1084"/>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162F4" w14:paraId="55C262BF" w14:textId="77777777" w:rsidTr="00A80717">
        <w:tc>
          <w:tcPr>
            <w:tcW w:w="9345" w:type="dxa"/>
          </w:tcPr>
          <w:p w14:paraId="6A0ED305" w14:textId="77777777" w:rsidR="00E13E31" w:rsidRPr="00BB0F97" w:rsidRDefault="00932588" w:rsidP="00A80717">
            <w:pPr>
              <w:rPr>
                <w:i/>
                <w:iCs/>
                <w:color w:val="404040" w:themeColor="text1" w:themeTint="BF"/>
              </w:rPr>
            </w:pPr>
            <w:r w:rsidRPr="00BB0F97">
              <w:rPr>
                <w:rStyle w:val="af1"/>
              </w:rPr>
              <w:t>Направление передачи</w:t>
            </w:r>
          </w:p>
        </w:tc>
      </w:tr>
      <w:tr w:rsidR="009162F4" w14:paraId="19938D09" w14:textId="77777777" w:rsidTr="00A80717">
        <w:tc>
          <w:tcPr>
            <w:tcW w:w="9345" w:type="dxa"/>
          </w:tcPr>
          <w:p w14:paraId="1D5323DD" w14:textId="77777777" w:rsidR="00E13E31" w:rsidRPr="00BB0F97" w:rsidRDefault="00932588" w:rsidP="00A80717">
            <w:r>
              <w:rPr>
                <w:lang w:val="en-US"/>
              </w:rPr>
              <w:t xml:space="preserve">MES PSImetals </w:t>
            </w:r>
            <w:r w:rsidRPr="00BB0F97">
              <w:rPr>
                <w:rFonts w:cstheme="minorHAnsi"/>
              </w:rPr>
              <w:t>→</w:t>
            </w:r>
            <w:r>
              <w:rPr>
                <w:lang w:val="en-US"/>
              </w:rPr>
              <w:t xml:space="preserve"> </w:t>
            </w:r>
            <w:r w:rsidRPr="00BB0F97">
              <w:rPr>
                <w:lang w:val="en-US"/>
              </w:rPr>
              <w:t>PIMS</w:t>
            </w:r>
            <w:r w:rsidRPr="00BB0F97">
              <w:t xml:space="preserve"> </w:t>
            </w:r>
            <w:r w:rsidRPr="00BB0F97">
              <w:rPr>
                <w:rFonts w:cstheme="minorHAnsi"/>
              </w:rPr>
              <w:t>→</w:t>
            </w:r>
            <w:r w:rsidRPr="00BB0F97">
              <w:t xml:space="preserve"> </w:t>
            </w:r>
            <w:r w:rsidRPr="00BB0F97">
              <w:rPr>
                <w:lang w:val="en-US"/>
              </w:rPr>
              <w:t>C</w:t>
            </w:r>
            <w:r w:rsidRPr="00BB0F97">
              <w:t>П</w:t>
            </w:r>
          </w:p>
        </w:tc>
      </w:tr>
      <w:tr w:rsidR="009162F4" w14:paraId="3CCD78BF" w14:textId="77777777" w:rsidTr="00A80717">
        <w:tc>
          <w:tcPr>
            <w:tcW w:w="9345" w:type="dxa"/>
          </w:tcPr>
          <w:p w14:paraId="4C964B24" w14:textId="77777777" w:rsidR="00E13E31" w:rsidRPr="00BB0F97" w:rsidRDefault="00932588" w:rsidP="00A80717">
            <w:pPr>
              <w:spacing w:before="120"/>
            </w:pPr>
            <w:r w:rsidRPr="00BB0F97">
              <w:rPr>
                <w:rStyle w:val="af1"/>
              </w:rPr>
              <w:t>Инициирующие событие</w:t>
            </w:r>
          </w:p>
        </w:tc>
      </w:tr>
      <w:tr w:rsidR="009162F4" w14:paraId="197D5EEF" w14:textId="77777777" w:rsidTr="00A80717">
        <w:tc>
          <w:tcPr>
            <w:tcW w:w="9345" w:type="dxa"/>
          </w:tcPr>
          <w:p w14:paraId="319E1AF8" w14:textId="77777777" w:rsidR="00E13E31" w:rsidRPr="00BB0F97" w:rsidRDefault="00932588" w:rsidP="00A80717">
            <w:r w:rsidRPr="00BB0F97">
              <w:t xml:space="preserve">Добавление, изменение или удаление марки стали в </w:t>
            </w:r>
            <w:r>
              <w:rPr>
                <w:lang w:val="en-US"/>
              </w:rPr>
              <w:t>PSImetals</w:t>
            </w:r>
            <w:r w:rsidRPr="00834CF9">
              <w:t xml:space="preserve"> </w:t>
            </w:r>
            <w:r>
              <w:rPr>
                <w:lang w:val="en-US"/>
              </w:rPr>
              <w:t>MES</w:t>
            </w:r>
          </w:p>
        </w:tc>
      </w:tr>
      <w:tr w:rsidR="009162F4" w14:paraId="63479C17" w14:textId="77777777" w:rsidTr="00A80717">
        <w:tc>
          <w:tcPr>
            <w:tcW w:w="9345" w:type="dxa"/>
          </w:tcPr>
          <w:p w14:paraId="79AFAB32" w14:textId="77777777" w:rsidR="00E13E31" w:rsidRPr="00BB0F97" w:rsidRDefault="00932588" w:rsidP="00A80717">
            <w:pPr>
              <w:spacing w:before="120"/>
              <w:rPr>
                <w:rStyle w:val="af1"/>
              </w:rPr>
            </w:pPr>
            <w:r w:rsidRPr="00BB0F97">
              <w:rPr>
                <w:rStyle w:val="af1"/>
              </w:rPr>
              <w:t>Содержимое сообщения:</w:t>
            </w:r>
          </w:p>
        </w:tc>
      </w:tr>
      <w:tr w:rsidR="009162F4" w14:paraId="7094EA5B" w14:textId="77777777" w:rsidTr="00A80717">
        <w:tc>
          <w:tcPr>
            <w:tcW w:w="9345" w:type="dxa"/>
          </w:tcPr>
          <w:p w14:paraId="4D3C132B" w14:textId="77777777" w:rsidR="00E13E31" w:rsidRPr="00BB0F97" w:rsidRDefault="00932588">
            <w:pPr>
              <w:pStyle w:val="a"/>
              <w:numPr>
                <w:ilvl w:val="0"/>
                <w:numId w:val="25"/>
              </w:numPr>
              <w:spacing w:after="0"/>
              <w:jc w:val="left"/>
            </w:pPr>
            <w:r>
              <w:rPr>
                <w:lang w:val="en-US"/>
              </w:rPr>
              <w:t>Dt</w:t>
            </w:r>
            <w:r w:rsidRPr="0067314A">
              <w:rPr>
                <w:lang w:val="en-US"/>
              </w:rPr>
              <w:t>Event</w:t>
            </w:r>
            <w:r w:rsidRPr="0067314A">
              <w:t xml:space="preserve"> -</w:t>
            </w:r>
            <w:r w:rsidRPr="00BB0F97">
              <w:t xml:space="preserve"> Дата и время события</w:t>
            </w:r>
          </w:p>
          <w:p w14:paraId="14B83948" w14:textId="77777777" w:rsidR="00E13E31" w:rsidRPr="00BB0F97" w:rsidRDefault="00932588">
            <w:pPr>
              <w:pStyle w:val="a"/>
              <w:numPr>
                <w:ilvl w:val="0"/>
                <w:numId w:val="25"/>
              </w:numPr>
              <w:spacing w:after="0"/>
              <w:jc w:val="left"/>
            </w:pPr>
            <w:r>
              <w:rPr>
                <w:lang w:val="en-US"/>
              </w:rPr>
              <w:t>EventCode</w:t>
            </w:r>
            <w:r w:rsidRPr="00BB0F97">
              <w:t xml:space="preserve"> – тип действия (</w:t>
            </w:r>
            <w:r w:rsidRPr="00BB0F97">
              <w:rPr>
                <w:lang w:val="en-US"/>
              </w:rPr>
              <w:t>N</w:t>
            </w:r>
            <w:r w:rsidRPr="00BB0F97">
              <w:t xml:space="preserve"> – создание, </w:t>
            </w:r>
            <w:r w:rsidRPr="00BB0F97">
              <w:rPr>
                <w:lang w:val="en-US"/>
              </w:rPr>
              <w:t>U</w:t>
            </w:r>
            <w:r w:rsidRPr="00BB0F97">
              <w:t xml:space="preserve"> – изменение, </w:t>
            </w:r>
            <w:r w:rsidRPr="00BB0F97">
              <w:rPr>
                <w:lang w:val="en-US"/>
              </w:rPr>
              <w:t>D</w:t>
            </w:r>
            <w:r w:rsidRPr="00BB0F97">
              <w:t xml:space="preserve"> – удаление)</w:t>
            </w:r>
          </w:p>
          <w:p w14:paraId="7A7A3EC4" w14:textId="55D6BC04" w:rsidR="00E13E31" w:rsidRPr="00BB0F97" w:rsidRDefault="00932588">
            <w:pPr>
              <w:pStyle w:val="a"/>
              <w:numPr>
                <w:ilvl w:val="0"/>
                <w:numId w:val="25"/>
              </w:numPr>
              <w:spacing w:after="0"/>
              <w:jc w:val="left"/>
            </w:pPr>
            <w:r w:rsidRPr="00BB0F97">
              <w:rPr>
                <w:lang w:val="en-US"/>
              </w:rPr>
              <w:t xml:space="preserve">GradeId – </w:t>
            </w:r>
            <w:del w:id="1086" w:author="Николай Богомолов" w:date="2022-09-19T09:31:00Z">
              <w:r w:rsidDel="00BA365A">
                <w:delText>код</w:delText>
              </w:r>
              <w:r w:rsidRPr="00BB0F97" w:rsidDel="00BA365A">
                <w:delText xml:space="preserve"> </w:delText>
              </w:r>
            </w:del>
            <w:ins w:id="1087" w:author="Николай Богомолов" w:date="2022-09-19T09:31:00Z">
              <w:r w:rsidR="00BA365A">
                <w:t>идентификатор</w:t>
              </w:r>
              <w:r w:rsidR="00BA365A" w:rsidRPr="00BB0F97">
                <w:t xml:space="preserve"> </w:t>
              </w:r>
            </w:ins>
            <w:r w:rsidRPr="00BB0F97">
              <w:t>марки стали</w:t>
            </w:r>
          </w:p>
          <w:p w14:paraId="3EC6ED93" w14:textId="77777777" w:rsidR="00E13E31" w:rsidRPr="00BB0F97" w:rsidRDefault="00932588">
            <w:pPr>
              <w:pStyle w:val="a"/>
              <w:numPr>
                <w:ilvl w:val="0"/>
                <w:numId w:val="25"/>
              </w:numPr>
              <w:spacing w:after="0"/>
              <w:jc w:val="left"/>
            </w:pPr>
            <w:r w:rsidRPr="00BB0F97">
              <w:rPr>
                <w:lang w:val="en-US"/>
              </w:rPr>
              <w:t xml:space="preserve">Description – </w:t>
            </w:r>
            <w:r>
              <w:t xml:space="preserve">текстовое </w:t>
            </w:r>
            <w:r w:rsidRPr="00BB0F97">
              <w:t>описание</w:t>
            </w:r>
          </w:p>
        </w:tc>
      </w:tr>
    </w:tbl>
    <w:p w14:paraId="1BEF899D" w14:textId="77777777" w:rsidR="00E13E31" w:rsidRDefault="00932588" w:rsidP="00E13E31">
      <w:pPr>
        <w:spacing w:before="240"/>
      </w:pPr>
      <w:bookmarkStart w:id="1088" w:name="_Toc105065460"/>
      <w:r>
        <w:t>При возникновении инициирующего события</w:t>
      </w:r>
      <w:r w:rsidRPr="002021F8">
        <w:t xml:space="preserve"> </w:t>
      </w:r>
      <w:r>
        <w:t xml:space="preserve">на стороне </w:t>
      </w:r>
      <w:r>
        <w:rPr>
          <w:lang w:val="en-US"/>
        </w:rPr>
        <w:t>MES</w:t>
      </w:r>
      <w:r w:rsidRPr="004B7C21">
        <w:t xml:space="preserve"> </w:t>
      </w:r>
      <w:r>
        <w:rPr>
          <w:lang w:val="en-US"/>
        </w:rPr>
        <w:t>PSImetals</w:t>
      </w:r>
      <w:r>
        <w:t xml:space="preserve">, формируется сообщение </w:t>
      </w:r>
      <w:r>
        <w:rPr>
          <w:lang w:val="en-US"/>
        </w:rPr>
        <w:t>GradeMData</w:t>
      </w:r>
      <w:r w:rsidRPr="0067314A">
        <w:t>02</w:t>
      </w:r>
      <w:r>
        <w:rPr>
          <w:lang w:val="en-US"/>
        </w:rPr>
        <w:t>PES</w:t>
      </w:r>
      <w:r w:rsidRPr="0067314A">
        <w:t>2</w:t>
      </w:r>
      <w:r>
        <w:rPr>
          <w:lang w:val="en-US"/>
        </w:rPr>
        <w:t>L</w:t>
      </w:r>
      <w:r w:rsidRPr="0067314A">
        <w:t>2</w:t>
      </w:r>
      <w:r>
        <w:t xml:space="preserve"> и отправляется в инфраструктуру данных </w:t>
      </w:r>
      <w:r>
        <w:rPr>
          <w:lang w:val="en-US"/>
        </w:rPr>
        <w:t>PIMS</w:t>
      </w:r>
      <w:r>
        <w:t xml:space="preserve"> стандартным способом. </w:t>
      </w:r>
    </w:p>
    <w:p w14:paraId="4F7F1CE2" w14:textId="77777777" w:rsidR="00E13E31" w:rsidRDefault="00932588" w:rsidP="00E13E31">
      <w:r>
        <w:lastRenderedPageBreak/>
        <w:t xml:space="preserve">Инфраструктура данных </w:t>
      </w:r>
      <w:r>
        <w:rPr>
          <w:lang w:val="en-US"/>
        </w:rPr>
        <w:t>PIMS</w:t>
      </w:r>
      <w:r>
        <w:t xml:space="preserve"> формирует сообщение “Справочник марок стали», на основе данных из полученного сообщения. Коллекции максимальных (M</w:t>
      </w:r>
      <w:r>
        <w:rPr>
          <w:lang w:val="en-US"/>
        </w:rPr>
        <w:t>axE</w:t>
      </w:r>
      <w:r>
        <w:t>lem) и минимальных требований (MinElem) к химанализу, а также параметры (</w:t>
      </w:r>
      <w:r>
        <w:rPr>
          <w:lang w:val="en-US"/>
        </w:rPr>
        <w:t>Param</w:t>
      </w:r>
      <w:r w:rsidRPr="0067314A">
        <w:t>)</w:t>
      </w:r>
      <w:r>
        <w:t xml:space="preserve"> – в СП не передаются.</w:t>
      </w:r>
    </w:p>
    <w:p w14:paraId="5A83E391" w14:textId="6DB68897" w:rsidR="00E13E31" w:rsidRPr="0067314A" w:rsidRDefault="00932588" w:rsidP="00E13E31">
      <w:r>
        <w:t xml:space="preserve">Инфраструктура данных </w:t>
      </w:r>
      <w:r>
        <w:rPr>
          <w:lang w:val="en-US"/>
        </w:rPr>
        <w:t>PIMS</w:t>
      </w:r>
      <w:r>
        <w:t xml:space="preserve">, </w:t>
      </w:r>
      <w:r w:rsidRPr="0034769A">
        <w:rPr>
          <w:highlight w:val="lightGray"/>
          <w:rPrChange w:id="1089" w:author="Николай Богомолов" w:date="2022-10-12T11:35:00Z">
            <w:rPr/>
          </w:rPrChange>
        </w:rPr>
        <w:t xml:space="preserve">через </w:t>
      </w:r>
      <w:ins w:id="1090" w:author="Николай Богомолов" w:date="2022-09-19T15:40:00Z">
        <w:r w:rsidR="004D7EF5" w:rsidRPr="0034769A">
          <w:rPr>
            <w:highlight w:val="lightGray"/>
            <w:lang w:val="en-US"/>
            <w:rPrChange w:id="1091" w:author="Николай Богомолов" w:date="2022-10-12T11:35:00Z">
              <w:rPr>
                <w:lang w:val="en-US"/>
              </w:rPr>
            </w:rPrChange>
          </w:rPr>
          <w:t>API</w:t>
        </w:r>
        <w:r w:rsidR="004D7EF5" w:rsidRPr="0034769A">
          <w:rPr>
            <w:highlight w:val="lightGray"/>
            <w:rPrChange w:id="1092" w:author="Николай Богомолов" w:date="2022-10-12T11:35:00Z">
              <w:rPr/>
            </w:rPrChange>
          </w:rPr>
          <w:t xml:space="preserve"> менеджер </w:t>
        </w:r>
        <w:r w:rsidR="004D7EF5" w:rsidRPr="0034769A">
          <w:rPr>
            <w:highlight w:val="lightGray"/>
            <w:lang w:val="en-US"/>
            <w:rPrChange w:id="1093" w:author="Николай Богомолов" w:date="2022-10-12T11:35:00Z">
              <w:rPr>
                <w:lang w:val="en-US"/>
              </w:rPr>
            </w:rPrChange>
          </w:rPr>
          <w:t>WinCC</w:t>
        </w:r>
        <w:r w:rsidR="004D7EF5" w:rsidRPr="0034769A">
          <w:rPr>
            <w:highlight w:val="lightGray"/>
            <w:rPrChange w:id="1094" w:author="Николай Богомолов" w:date="2022-10-12T11:35:00Z">
              <w:rPr/>
            </w:rPrChange>
          </w:rPr>
          <w:t xml:space="preserve"> </w:t>
        </w:r>
        <w:r w:rsidR="004D7EF5" w:rsidRPr="0034769A">
          <w:rPr>
            <w:highlight w:val="lightGray"/>
            <w:lang w:val="en-US"/>
            <w:rPrChange w:id="1095" w:author="Николай Богомолов" w:date="2022-10-12T11:35:00Z">
              <w:rPr>
                <w:lang w:val="en-US"/>
              </w:rPr>
            </w:rPrChange>
          </w:rPr>
          <w:t>OA</w:t>
        </w:r>
      </w:ins>
      <w:del w:id="1096" w:author="Николай Богомолов" w:date="2022-09-19T15:40:00Z">
        <w:r w:rsidRPr="0034769A" w:rsidDel="004D7EF5">
          <w:rPr>
            <w:highlight w:val="lightGray"/>
            <w:lang w:val="en-US"/>
            <w:rPrChange w:id="1097" w:author="Николай Богомолов" w:date="2022-10-12T11:35:00Z">
              <w:rPr>
                <w:lang w:val="en-US"/>
              </w:rPr>
            </w:rPrChange>
          </w:rPr>
          <w:delText>WinCC</w:delText>
        </w:r>
        <w:r w:rsidRPr="0034769A" w:rsidDel="004D7EF5">
          <w:rPr>
            <w:highlight w:val="lightGray"/>
            <w:rPrChange w:id="1098" w:author="Николай Богомолов" w:date="2022-10-12T11:35:00Z">
              <w:rPr/>
            </w:rPrChange>
          </w:rPr>
          <w:delText xml:space="preserve"> </w:delText>
        </w:r>
        <w:r w:rsidRPr="0034769A" w:rsidDel="004D7EF5">
          <w:rPr>
            <w:highlight w:val="lightGray"/>
            <w:lang w:val="en-US"/>
            <w:rPrChange w:id="1099" w:author="Николай Богомолов" w:date="2022-10-12T11:35:00Z">
              <w:rPr>
                <w:lang w:val="en-US"/>
              </w:rPr>
            </w:rPrChange>
          </w:rPr>
          <w:delText>OA</w:delText>
        </w:r>
        <w:r w:rsidRPr="0034769A" w:rsidDel="004D7EF5">
          <w:rPr>
            <w:highlight w:val="lightGray"/>
            <w:rPrChange w:id="1100" w:author="Николай Богомолов" w:date="2022-10-12T11:35:00Z">
              <w:rPr/>
            </w:rPrChange>
          </w:rPr>
          <w:delText xml:space="preserve"> </w:delText>
        </w:r>
        <w:r w:rsidRPr="0034769A" w:rsidDel="004D7EF5">
          <w:rPr>
            <w:highlight w:val="lightGray"/>
            <w:lang w:val="en-US"/>
            <w:rPrChange w:id="1101" w:author="Николай Богомолов" w:date="2022-10-12T11:35:00Z">
              <w:rPr>
                <w:lang w:val="en-US"/>
              </w:rPr>
            </w:rPrChange>
          </w:rPr>
          <w:delText>API</w:delText>
        </w:r>
        <w:r w:rsidRPr="0034769A" w:rsidDel="004D7EF5">
          <w:rPr>
            <w:highlight w:val="lightGray"/>
            <w:rPrChange w:id="1102" w:author="Николай Богомолов" w:date="2022-10-12T11:35:00Z">
              <w:rPr/>
            </w:rPrChange>
          </w:rPr>
          <w:delText xml:space="preserve"> менеджер СП</w:delText>
        </w:r>
      </w:del>
      <w:r w:rsidRPr="0034769A">
        <w:rPr>
          <w:highlight w:val="lightGray"/>
          <w:rPrChange w:id="1103" w:author="Николай Богомолов" w:date="2022-10-12T11:35:00Z">
            <w:rPr/>
          </w:rPrChange>
        </w:rPr>
        <w:t>, отправляет сформированное сообщение в СП.</w:t>
      </w:r>
    </w:p>
    <w:p w14:paraId="10BE06DF" w14:textId="534EB21A" w:rsidR="00E13E31" w:rsidRPr="004B7C21" w:rsidDel="00093787" w:rsidRDefault="00E13E31" w:rsidP="00E13E31">
      <w:pPr>
        <w:rPr>
          <w:del w:id="1104" w:author="Николай Богомолов" w:date="2022-09-19T15:29:00Z"/>
        </w:rPr>
      </w:pPr>
      <w:bookmarkStart w:id="1105" w:name="_Toc114494185"/>
      <w:bookmarkStart w:id="1106" w:name="_Toc116467204"/>
      <w:bookmarkEnd w:id="1105"/>
      <w:bookmarkEnd w:id="1106"/>
    </w:p>
    <w:p w14:paraId="371AA2DC" w14:textId="1EF5363D" w:rsidR="00BA365A" w:rsidRPr="0034769A" w:rsidRDefault="00BA365A">
      <w:pPr>
        <w:pStyle w:val="2"/>
        <w:numPr>
          <w:ilvl w:val="1"/>
          <w:numId w:val="5"/>
        </w:numPr>
        <w:ind w:left="709"/>
        <w:rPr>
          <w:ins w:id="1107" w:author="Николай Богомолов" w:date="2022-09-19T09:28:00Z"/>
          <w:highlight w:val="lightGray"/>
          <w:rPrChange w:id="1108" w:author="Николай Богомолов" w:date="2022-10-12T11:35:00Z">
            <w:rPr>
              <w:ins w:id="1109" w:author="Николай Богомолов" w:date="2022-09-19T09:28:00Z"/>
            </w:rPr>
          </w:rPrChange>
        </w:rPr>
      </w:pPr>
      <w:bookmarkStart w:id="1110" w:name="_Toc116467205"/>
      <w:bookmarkStart w:id="1111" w:name="_Toc105065465"/>
      <w:bookmarkEnd w:id="1085"/>
      <w:bookmarkEnd w:id="1088"/>
      <w:ins w:id="1112" w:author="Николай Богомолов" w:date="2022-09-19T09:27:00Z">
        <w:r w:rsidRPr="0034769A">
          <w:rPr>
            <w:highlight w:val="lightGray"/>
            <w:rPrChange w:id="1113" w:author="Николай Богомолов" w:date="2022-10-12T11:35:00Z">
              <w:rPr/>
            </w:rPrChange>
          </w:rPr>
          <w:t>Сообщение «</w:t>
        </w:r>
      </w:ins>
      <w:ins w:id="1114" w:author="Николай Богомолов" w:date="2022-09-19T10:47:00Z">
        <w:r w:rsidR="009F5AB4" w:rsidRPr="0034769A">
          <w:rPr>
            <w:highlight w:val="lightGray"/>
            <w:rPrChange w:id="1115" w:author="Николай Богомолов" w:date="2022-10-12T11:35:00Z">
              <w:rPr/>
            </w:rPrChange>
          </w:rPr>
          <w:t>П</w:t>
        </w:r>
      </w:ins>
      <w:ins w:id="1116" w:author="Николай Богомолов" w:date="2022-09-19T09:28:00Z">
        <w:r w:rsidRPr="0034769A">
          <w:rPr>
            <w:highlight w:val="lightGray"/>
            <w:rPrChange w:id="1117" w:author="Николай Богомолов" w:date="2022-10-12T11:35:00Z">
              <w:rPr/>
            </w:rPrChange>
          </w:rPr>
          <w:t>лан порезки»</w:t>
        </w:r>
        <w:bookmarkEnd w:id="1110"/>
      </w:ins>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365A" w:rsidRPr="0034769A" w14:paraId="40D4411A" w14:textId="77777777" w:rsidTr="00D322C1">
        <w:trPr>
          <w:ins w:id="1118" w:author="Николай Богомолов" w:date="2022-09-19T09:29:00Z"/>
        </w:trPr>
        <w:tc>
          <w:tcPr>
            <w:tcW w:w="9345" w:type="dxa"/>
          </w:tcPr>
          <w:p w14:paraId="0EBB41B4" w14:textId="77777777" w:rsidR="00BA365A" w:rsidRPr="0034769A" w:rsidRDefault="00BA365A" w:rsidP="00D322C1">
            <w:pPr>
              <w:rPr>
                <w:ins w:id="1119" w:author="Николай Богомолов" w:date="2022-09-19T09:29:00Z"/>
                <w:i/>
                <w:iCs/>
                <w:color w:val="404040" w:themeColor="text1" w:themeTint="BF"/>
                <w:highlight w:val="lightGray"/>
                <w:rPrChange w:id="1120" w:author="Николай Богомолов" w:date="2022-10-12T11:35:00Z">
                  <w:rPr>
                    <w:ins w:id="1121" w:author="Николай Богомолов" w:date="2022-09-19T09:29:00Z"/>
                    <w:i/>
                    <w:iCs/>
                    <w:color w:val="404040" w:themeColor="text1" w:themeTint="BF"/>
                  </w:rPr>
                </w:rPrChange>
              </w:rPr>
            </w:pPr>
            <w:ins w:id="1122" w:author="Николай Богомолов" w:date="2022-09-19T09:29:00Z">
              <w:r w:rsidRPr="0034769A">
                <w:rPr>
                  <w:rStyle w:val="af1"/>
                  <w:highlight w:val="lightGray"/>
                  <w:rPrChange w:id="1123" w:author="Николай Богомолов" w:date="2022-10-12T11:35:00Z">
                    <w:rPr>
                      <w:rStyle w:val="af1"/>
                    </w:rPr>
                  </w:rPrChange>
                </w:rPr>
                <w:t>Направление передачи</w:t>
              </w:r>
            </w:ins>
          </w:p>
        </w:tc>
      </w:tr>
      <w:tr w:rsidR="00BA365A" w:rsidRPr="0034769A" w14:paraId="037F0CFA" w14:textId="77777777" w:rsidTr="00D322C1">
        <w:trPr>
          <w:ins w:id="1124" w:author="Николай Богомолов" w:date="2022-09-19T09:29:00Z"/>
        </w:trPr>
        <w:tc>
          <w:tcPr>
            <w:tcW w:w="9345" w:type="dxa"/>
          </w:tcPr>
          <w:p w14:paraId="29D24A74" w14:textId="77777777" w:rsidR="00BA365A" w:rsidRPr="0034769A" w:rsidRDefault="00BA365A" w:rsidP="00D322C1">
            <w:pPr>
              <w:rPr>
                <w:ins w:id="1125" w:author="Николай Богомолов" w:date="2022-09-19T09:29:00Z"/>
                <w:highlight w:val="lightGray"/>
                <w:rPrChange w:id="1126" w:author="Николай Богомолов" w:date="2022-10-12T11:35:00Z">
                  <w:rPr>
                    <w:ins w:id="1127" w:author="Николай Богомолов" w:date="2022-09-19T09:29:00Z"/>
                  </w:rPr>
                </w:rPrChange>
              </w:rPr>
            </w:pPr>
            <w:ins w:id="1128" w:author="Николай Богомолов" w:date="2022-09-19T09:29:00Z">
              <w:r w:rsidRPr="0034769A">
                <w:rPr>
                  <w:highlight w:val="lightGray"/>
                  <w:lang w:val="en-US"/>
                  <w:rPrChange w:id="1129" w:author="Николай Богомолов" w:date="2022-10-12T11:35:00Z">
                    <w:rPr>
                      <w:lang w:val="en-US"/>
                    </w:rPr>
                  </w:rPrChange>
                </w:rPr>
                <w:t xml:space="preserve">MES PSImetals </w:t>
              </w:r>
              <w:r w:rsidRPr="0034769A">
                <w:rPr>
                  <w:rFonts w:cstheme="minorHAnsi"/>
                  <w:highlight w:val="lightGray"/>
                  <w:rPrChange w:id="1130" w:author="Николай Богомолов" w:date="2022-10-12T11:35:00Z">
                    <w:rPr>
                      <w:rFonts w:cstheme="minorHAnsi"/>
                    </w:rPr>
                  </w:rPrChange>
                </w:rPr>
                <w:t>→</w:t>
              </w:r>
              <w:r w:rsidRPr="0034769A">
                <w:rPr>
                  <w:highlight w:val="lightGray"/>
                  <w:lang w:val="en-US"/>
                  <w:rPrChange w:id="1131" w:author="Николай Богомолов" w:date="2022-10-12T11:35:00Z">
                    <w:rPr>
                      <w:lang w:val="en-US"/>
                    </w:rPr>
                  </w:rPrChange>
                </w:rPr>
                <w:t xml:space="preserve"> PIMS</w:t>
              </w:r>
              <w:r w:rsidRPr="0034769A">
                <w:rPr>
                  <w:highlight w:val="lightGray"/>
                  <w:rPrChange w:id="1132" w:author="Николай Богомолов" w:date="2022-10-12T11:35:00Z">
                    <w:rPr/>
                  </w:rPrChange>
                </w:rPr>
                <w:t xml:space="preserve"> </w:t>
              </w:r>
              <w:r w:rsidRPr="0034769A">
                <w:rPr>
                  <w:rFonts w:cstheme="minorHAnsi"/>
                  <w:highlight w:val="lightGray"/>
                  <w:rPrChange w:id="1133" w:author="Николай Богомолов" w:date="2022-10-12T11:35:00Z">
                    <w:rPr>
                      <w:rFonts w:cstheme="minorHAnsi"/>
                    </w:rPr>
                  </w:rPrChange>
                </w:rPr>
                <w:t>→</w:t>
              </w:r>
              <w:r w:rsidRPr="0034769A">
                <w:rPr>
                  <w:highlight w:val="lightGray"/>
                  <w:rPrChange w:id="1134" w:author="Николай Богомолов" w:date="2022-10-12T11:35:00Z">
                    <w:rPr/>
                  </w:rPrChange>
                </w:rPr>
                <w:t xml:space="preserve"> </w:t>
              </w:r>
              <w:r w:rsidRPr="0034769A">
                <w:rPr>
                  <w:highlight w:val="lightGray"/>
                  <w:lang w:val="en-US"/>
                  <w:rPrChange w:id="1135" w:author="Николай Богомолов" w:date="2022-10-12T11:35:00Z">
                    <w:rPr>
                      <w:lang w:val="en-US"/>
                    </w:rPr>
                  </w:rPrChange>
                </w:rPr>
                <w:t>C</w:t>
              </w:r>
              <w:r w:rsidRPr="0034769A">
                <w:rPr>
                  <w:highlight w:val="lightGray"/>
                  <w:rPrChange w:id="1136" w:author="Николай Богомолов" w:date="2022-10-12T11:35:00Z">
                    <w:rPr/>
                  </w:rPrChange>
                </w:rPr>
                <w:t>П</w:t>
              </w:r>
            </w:ins>
          </w:p>
        </w:tc>
      </w:tr>
      <w:tr w:rsidR="00BA365A" w:rsidRPr="0034769A" w14:paraId="6A9A80C4" w14:textId="77777777" w:rsidTr="00D322C1">
        <w:trPr>
          <w:ins w:id="1137" w:author="Николай Богомолов" w:date="2022-09-19T09:29:00Z"/>
        </w:trPr>
        <w:tc>
          <w:tcPr>
            <w:tcW w:w="9345" w:type="dxa"/>
          </w:tcPr>
          <w:p w14:paraId="3C217537" w14:textId="77777777" w:rsidR="00BA365A" w:rsidRPr="0034769A" w:rsidRDefault="00BA365A" w:rsidP="00D322C1">
            <w:pPr>
              <w:spacing w:before="120"/>
              <w:rPr>
                <w:ins w:id="1138" w:author="Николай Богомолов" w:date="2022-09-19T09:29:00Z"/>
                <w:highlight w:val="lightGray"/>
                <w:rPrChange w:id="1139" w:author="Николай Богомолов" w:date="2022-10-12T11:35:00Z">
                  <w:rPr>
                    <w:ins w:id="1140" w:author="Николай Богомолов" w:date="2022-09-19T09:29:00Z"/>
                  </w:rPr>
                </w:rPrChange>
              </w:rPr>
            </w:pPr>
            <w:ins w:id="1141" w:author="Николай Богомолов" w:date="2022-09-19T09:29:00Z">
              <w:r w:rsidRPr="0034769A">
                <w:rPr>
                  <w:rStyle w:val="af1"/>
                  <w:highlight w:val="lightGray"/>
                  <w:rPrChange w:id="1142" w:author="Николай Богомолов" w:date="2022-10-12T11:35:00Z">
                    <w:rPr>
                      <w:rStyle w:val="af1"/>
                    </w:rPr>
                  </w:rPrChange>
                </w:rPr>
                <w:t>Инициирующие событие</w:t>
              </w:r>
            </w:ins>
          </w:p>
        </w:tc>
      </w:tr>
      <w:tr w:rsidR="00BA365A" w:rsidRPr="0034769A" w14:paraId="046CCCDC" w14:textId="77777777" w:rsidTr="00D322C1">
        <w:trPr>
          <w:ins w:id="1143" w:author="Николай Богомолов" w:date="2022-09-19T09:29:00Z"/>
        </w:trPr>
        <w:tc>
          <w:tcPr>
            <w:tcW w:w="9345" w:type="dxa"/>
          </w:tcPr>
          <w:p w14:paraId="444ACB79" w14:textId="0C9E4068" w:rsidR="00BA365A" w:rsidRPr="0034769A" w:rsidRDefault="00BA365A" w:rsidP="00D322C1">
            <w:pPr>
              <w:rPr>
                <w:ins w:id="1144" w:author="Николай Богомолов" w:date="2022-09-19T09:29:00Z"/>
                <w:highlight w:val="lightGray"/>
                <w:rPrChange w:id="1145" w:author="Николай Богомолов" w:date="2022-10-12T11:35:00Z">
                  <w:rPr>
                    <w:ins w:id="1146" w:author="Николай Богомолов" w:date="2022-09-19T09:29:00Z"/>
                  </w:rPr>
                </w:rPrChange>
              </w:rPr>
            </w:pPr>
            <w:ins w:id="1147" w:author="Николай Богомолов" w:date="2022-09-19T09:29:00Z">
              <w:r w:rsidRPr="0034769A">
                <w:rPr>
                  <w:highlight w:val="lightGray"/>
                  <w:rPrChange w:id="1148" w:author="Николай Богомолов" w:date="2022-10-12T11:35:00Z">
                    <w:rPr/>
                  </w:rPrChange>
                </w:rPr>
                <w:t xml:space="preserve">Добавление, изменение или удаление плана порезки в </w:t>
              </w:r>
              <w:r w:rsidRPr="0034769A">
                <w:rPr>
                  <w:highlight w:val="lightGray"/>
                  <w:lang w:val="en-US"/>
                  <w:rPrChange w:id="1149" w:author="Николай Богомолов" w:date="2022-10-12T11:35:00Z">
                    <w:rPr>
                      <w:lang w:val="en-US"/>
                    </w:rPr>
                  </w:rPrChange>
                </w:rPr>
                <w:t>PSImetals</w:t>
              </w:r>
              <w:r w:rsidRPr="0034769A">
                <w:rPr>
                  <w:highlight w:val="lightGray"/>
                  <w:rPrChange w:id="1150" w:author="Николай Богомолов" w:date="2022-10-12T11:35:00Z">
                    <w:rPr/>
                  </w:rPrChange>
                </w:rPr>
                <w:t xml:space="preserve"> </w:t>
              </w:r>
              <w:r w:rsidRPr="0034769A">
                <w:rPr>
                  <w:highlight w:val="lightGray"/>
                  <w:lang w:val="en-US"/>
                  <w:rPrChange w:id="1151" w:author="Николай Богомолов" w:date="2022-10-12T11:35:00Z">
                    <w:rPr>
                      <w:lang w:val="en-US"/>
                    </w:rPr>
                  </w:rPrChange>
                </w:rPr>
                <w:t>MES</w:t>
              </w:r>
            </w:ins>
          </w:p>
        </w:tc>
      </w:tr>
      <w:tr w:rsidR="00BA365A" w:rsidRPr="0034769A" w14:paraId="3F9982B2" w14:textId="77777777" w:rsidTr="00D322C1">
        <w:trPr>
          <w:ins w:id="1152" w:author="Николай Богомолов" w:date="2022-09-19T09:29:00Z"/>
        </w:trPr>
        <w:tc>
          <w:tcPr>
            <w:tcW w:w="9345" w:type="dxa"/>
          </w:tcPr>
          <w:p w14:paraId="5CFBB69D" w14:textId="77777777" w:rsidR="00BA365A" w:rsidRPr="0034769A" w:rsidRDefault="00BA365A" w:rsidP="00D322C1">
            <w:pPr>
              <w:spacing w:before="120"/>
              <w:rPr>
                <w:ins w:id="1153" w:author="Николай Богомолов" w:date="2022-09-19T09:29:00Z"/>
                <w:rStyle w:val="af1"/>
                <w:highlight w:val="lightGray"/>
                <w:rPrChange w:id="1154" w:author="Николай Богомолов" w:date="2022-10-12T11:35:00Z">
                  <w:rPr>
                    <w:ins w:id="1155" w:author="Николай Богомолов" w:date="2022-09-19T09:29:00Z"/>
                    <w:rStyle w:val="af1"/>
                  </w:rPr>
                </w:rPrChange>
              </w:rPr>
            </w:pPr>
            <w:ins w:id="1156" w:author="Николай Богомолов" w:date="2022-09-19T09:29:00Z">
              <w:r w:rsidRPr="0034769A">
                <w:rPr>
                  <w:rStyle w:val="af1"/>
                  <w:highlight w:val="lightGray"/>
                  <w:rPrChange w:id="1157" w:author="Николай Богомолов" w:date="2022-10-12T11:35:00Z">
                    <w:rPr>
                      <w:rStyle w:val="af1"/>
                    </w:rPr>
                  </w:rPrChange>
                </w:rPr>
                <w:t>Содержимое сообщения:</w:t>
              </w:r>
            </w:ins>
          </w:p>
        </w:tc>
      </w:tr>
      <w:tr w:rsidR="00BA365A" w:rsidRPr="0034769A" w14:paraId="00423E9D" w14:textId="77777777" w:rsidTr="00D322C1">
        <w:trPr>
          <w:ins w:id="1158" w:author="Николай Богомолов" w:date="2022-09-19T09:29:00Z"/>
        </w:trPr>
        <w:tc>
          <w:tcPr>
            <w:tcW w:w="9345" w:type="dxa"/>
          </w:tcPr>
          <w:p w14:paraId="7F37C273" w14:textId="77777777" w:rsidR="00BA365A" w:rsidRPr="0034769A" w:rsidRDefault="00BA365A">
            <w:pPr>
              <w:pStyle w:val="a"/>
              <w:numPr>
                <w:ilvl w:val="0"/>
                <w:numId w:val="25"/>
              </w:numPr>
              <w:spacing w:after="0"/>
              <w:rPr>
                <w:ins w:id="1159" w:author="Николай Богомолов" w:date="2022-09-19T09:29:00Z"/>
                <w:highlight w:val="lightGray"/>
                <w:rPrChange w:id="1160" w:author="Николай Богомолов" w:date="2022-10-12T11:35:00Z">
                  <w:rPr>
                    <w:ins w:id="1161" w:author="Николай Богомолов" w:date="2022-09-19T09:29:00Z"/>
                  </w:rPr>
                </w:rPrChange>
              </w:rPr>
              <w:pPrChange w:id="1162" w:author="Николай Богомолов" w:date="2022-09-19T15:13:00Z">
                <w:pPr>
                  <w:pStyle w:val="a"/>
                  <w:numPr>
                    <w:numId w:val="25"/>
                  </w:numPr>
                  <w:spacing w:after="0"/>
                  <w:ind w:left="720"/>
                  <w:jc w:val="left"/>
                </w:pPr>
              </w:pPrChange>
            </w:pPr>
            <w:ins w:id="1163" w:author="Николай Богомолов" w:date="2022-09-19T09:29:00Z">
              <w:r w:rsidRPr="0034769A">
                <w:rPr>
                  <w:highlight w:val="lightGray"/>
                  <w:lang w:val="en-US"/>
                  <w:rPrChange w:id="1164" w:author="Николай Богомолов" w:date="2022-10-12T11:35:00Z">
                    <w:rPr>
                      <w:lang w:val="en-US"/>
                    </w:rPr>
                  </w:rPrChange>
                </w:rPr>
                <w:t>DtEvent</w:t>
              </w:r>
              <w:r w:rsidRPr="0034769A">
                <w:rPr>
                  <w:highlight w:val="lightGray"/>
                  <w:rPrChange w:id="1165" w:author="Николай Богомолов" w:date="2022-10-12T11:35:00Z">
                    <w:rPr/>
                  </w:rPrChange>
                </w:rPr>
                <w:t xml:space="preserve"> - Дата и время события</w:t>
              </w:r>
            </w:ins>
          </w:p>
          <w:p w14:paraId="192BA32D" w14:textId="4CD0A84D" w:rsidR="00BA365A" w:rsidRPr="0034769A" w:rsidRDefault="00BA365A">
            <w:pPr>
              <w:pStyle w:val="a"/>
              <w:numPr>
                <w:ilvl w:val="0"/>
                <w:numId w:val="25"/>
              </w:numPr>
              <w:spacing w:after="0"/>
              <w:rPr>
                <w:ins w:id="1166" w:author="Николай Богомолов" w:date="2022-09-19T09:54:00Z"/>
                <w:highlight w:val="lightGray"/>
                <w:rPrChange w:id="1167" w:author="Николай Богомолов" w:date="2022-10-12T11:35:00Z">
                  <w:rPr>
                    <w:ins w:id="1168" w:author="Николай Богомолов" w:date="2022-09-19T09:54:00Z"/>
                  </w:rPr>
                </w:rPrChange>
              </w:rPr>
              <w:pPrChange w:id="1169" w:author="Николай Богомолов" w:date="2022-09-19T15:13:00Z">
                <w:pPr>
                  <w:pStyle w:val="a"/>
                  <w:numPr>
                    <w:numId w:val="25"/>
                  </w:numPr>
                  <w:spacing w:after="0"/>
                  <w:ind w:left="720"/>
                  <w:jc w:val="left"/>
                </w:pPr>
              </w:pPrChange>
            </w:pPr>
            <w:ins w:id="1170" w:author="Николай Богомолов" w:date="2022-09-19T09:29:00Z">
              <w:r w:rsidRPr="0034769A">
                <w:rPr>
                  <w:highlight w:val="lightGray"/>
                  <w:lang w:val="en-US"/>
                  <w:rPrChange w:id="1171" w:author="Николай Богомолов" w:date="2022-10-12T11:35:00Z">
                    <w:rPr>
                      <w:lang w:val="en-US"/>
                    </w:rPr>
                  </w:rPrChange>
                </w:rPr>
                <w:t>EventCode</w:t>
              </w:r>
              <w:r w:rsidRPr="0034769A">
                <w:rPr>
                  <w:highlight w:val="lightGray"/>
                  <w:rPrChange w:id="1172" w:author="Николай Богомолов" w:date="2022-10-12T11:35:00Z">
                    <w:rPr/>
                  </w:rPrChange>
                </w:rPr>
                <w:t xml:space="preserve"> – тип действия (</w:t>
              </w:r>
              <w:r w:rsidRPr="0034769A">
                <w:rPr>
                  <w:highlight w:val="lightGray"/>
                  <w:lang w:val="en-US"/>
                  <w:rPrChange w:id="1173" w:author="Николай Богомолов" w:date="2022-10-12T11:35:00Z">
                    <w:rPr>
                      <w:lang w:val="en-US"/>
                    </w:rPr>
                  </w:rPrChange>
                </w:rPr>
                <w:t>N</w:t>
              </w:r>
              <w:r w:rsidRPr="0034769A">
                <w:rPr>
                  <w:highlight w:val="lightGray"/>
                  <w:rPrChange w:id="1174" w:author="Николай Богомолов" w:date="2022-10-12T11:35:00Z">
                    <w:rPr/>
                  </w:rPrChange>
                </w:rPr>
                <w:t xml:space="preserve"> – создание, </w:t>
              </w:r>
              <w:r w:rsidRPr="0034769A">
                <w:rPr>
                  <w:highlight w:val="lightGray"/>
                  <w:lang w:val="en-US"/>
                  <w:rPrChange w:id="1175" w:author="Николай Богомолов" w:date="2022-10-12T11:35:00Z">
                    <w:rPr>
                      <w:lang w:val="en-US"/>
                    </w:rPr>
                  </w:rPrChange>
                </w:rPr>
                <w:t>U</w:t>
              </w:r>
              <w:r w:rsidRPr="0034769A">
                <w:rPr>
                  <w:highlight w:val="lightGray"/>
                  <w:rPrChange w:id="1176" w:author="Николай Богомолов" w:date="2022-10-12T11:35:00Z">
                    <w:rPr/>
                  </w:rPrChange>
                </w:rPr>
                <w:t xml:space="preserve"> – изменение, </w:t>
              </w:r>
              <w:r w:rsidRPr="0034769A">
                <w:rPr>
                  <w:highlight w:val="lightGray"/>
                  <w:lang w:val="en-US"/>
                  <w:rPrChange w:id="1177" w:author="Николай Богомолов" w:date="2022-10-12T11:35:00Z">
                    <w:rPr>
                      <w:lang w:val="en-US"/>
                    </w:rPr>
                  </w:rPrChange>
                </w:rPr>
                <w:t>D</w:t>
              </w:r>
              <w:r w:rsidRPr="0034769A">
                <w:rPr>
                  <w:highlight w:val="lightGray"/>
                  <w:rPrChange w:id="1178" w:author="Николай Богомолов" w:date="2022-10-12T11:35:00Z">
                    <w:rPr/>
                  </w:rPrChange>
                </w:rPr>
                <w:t xml:space="preserve"> – удаление)</w:t>
              </w:r>
            </w:ins>
          </w:p>
          <w:p w14:paraId="6D8776D8" w14:textId="77777777" w:rsidR="00F9723D" w:rsidRPr="0034769A" w:rsidRDefault="00F9723D" w:rsidP="00FB1DF3">
            <w:pPr>
              <w:pStyle w:val="a"/>
              <w:numPr>
                <w:ilvl w:val="0"/>
                <w:numId w:val="25"/>
              </w:numPr>
              <w:spacing w:after="0"/>
              <w:rPr>
                <w:ins w:id="1179" w:author="Николай Богомолов" w:date="2022-09-19T09:54:00Z"/>
                <w:b/>
                <w:bCs/>
                <w:highlight w:val="lightGray"/>
                <w:rPrChange w:id="1180" w:author="Николай Богомолов" w:date="2022-10-12T11:35:00Z">
                  <w:rPr>
                    <w:ins w:id="1181" w:author="Николай Богомолов" w:date="2022-09-19T09:54:00Z"/>
                    <w:b/>
                    <w:bCs/>
                  </w:rPr>
                </w:rPrChange>
              </w:rPr>
            </w:pPr>
            <w:ins w:id="1182" w:author="Николай Богомолов" w:date="2022-09-19T09:54:00Z">
              <w:r w:rsidRPr="0034769A">
                <w:rPr>
                  <w:highlight w:val="lightGray"/>
                  <w:lang w:val="en-US"/>
                  <w:rPrChange w:id="1183" w:author="Николай Богомолов" w:date="2022-10-12T11:35:00Z">
                    <w:rPr>
                      <w:lang w:val="en-US"/>
                    </w:rPr>
                  </w:rPrChange>
                </w:rPr>
                <w:t>LineId</w:t>
              </w:r>
              <w:r w:rsidRPr="0034769A">
                <w:rPr>
                  <w:highlight w:val="lightGray"/>
                  <w:rPrChange w:id="1184" w:author="Николай Богомолов" w:date="2022-10-12T11:35:00Z">
                    <w:rPr/>
                  </w:rPrChange>
                </w:rPr>
                <w:t xml:space="preserve"> </w:t>
              </w:r>
              <w:r w:rsidRPr="0034769A">
                <w:rPr>
                  <w:b/>
                  <w:bCs/>
                  <w:highlight w:val="lightGray"/>
                  <w:rPrChange w:id="1185" w:author="Николай Богомолов" w:date="2022-10-12T11:35:00Z">
                    <w:rPr>
                      <w:b/>
                      <w:bCs/>
                    </w:rPr>
                  </w:rPrChange>
                </w:rPr>
                <w:t xml:space="preserve">- </w:t>
              </w:r>
              <w:r w:rsidRPr="0034769A">
                <w:rPr>
                  <w:highlight w:val="lightGray"/>
                  <w:rPrChange w:id="1186" w:author="Николай Богомолов" w:date="2022-10-12T11:35:00Z">
                    <w:rPr/>
                  </w:rPrChange>
                </w:rPr>
                <w:t>агрегат (V5CC1, V5CC2, V5CC3)</w:t>
              </w:r>
            </w:ins>
          </w:p>
          <w:p w14:paraId="5E2A3B56" w14:textId="4E9DD250" w:rsidR="00BA365A" w:rsidRPr="0034769A" w:rsidRDefault="00BA365A" w:rsidP="00FB1DF3">
            <w:pPr>
              <w:pStyle w:val="a"/>
              <w:numPr>
                <w:ilvl w:val="0"/>
                <w:numId w:val="25"/>
              </w:numPr>
              <w:spacing w:after="0"/>
              <w:rPr>
                <w:ins w:id="1187" w:author="Николай Богомолов" w:date="2022-09-19T09:53:00Z"/>
                <w:b/>
                <w:bCs/>
                <w:highlight w:val="lightGray"/>
                <w:rPrChange w:id="1188" w:author="Николай Богомолов" w:date="2022-10-12T11:35:00Z">
                  <w:rPr>
                    <w:ins w:id="1189" w:author="Николай Богомолов" w:date="2022-09-19T09:53:00Z"/>
                  </w:rPr>
                </w:rPrChange>
              </w:rPr>
            </w:pPr>
            <w:ins w:id="1190" w:author="Николай Богомолов" w:date="2022-09-19T09:30:00Z">
              <w:r w:rsidRPr="0034769A">
                <w:rPr>
                  <w:highlight w:val="lightGray"/>
                  <w:lang w:val="en-US"/>
                  <w:rPrChange w:id="1191" w:author="Николай Богомолов" w:date="2022-10-12T11:35:00Z">
                    <w:rPr>
                      <w:lang w:val="en-US"/>
                    </w:rPr>
                  </w:rPrChange>
                </w:rPr>
                <w:t>HeatId</w:t>
              </w:r>
              <w:r w:rsidRPr="0034769A">
                <w:rPr>
                  <w:highlight w:val="lightGray"/>
                  <w:rPrChange w:id="1192" w:author="Николай Богомолов" w:date="2022-10-12T11:35:00Z">
                    <w:rPr/>
                  </w:rPrChange>
                </w:rPr>
                <w:t xml:space="preserve"> – номер плавки в формате </w:t>
              </w:r>
              <w:r w:rsidRPr="0034769A">
                <w:rPr>
                  <w:highlight w:val="lightGray"/>
                  <w:lang w:val="en-US"/>
                  <w:rPrChange w:id="1193" w:author="Николай Богомолов" w:date="2022-10-12T11:35:00Z">
                    <w:rPr>
                      <w:lang w:val="en-US"/>
                    </w:rPr>
                  </w:rPrChange>
                </w:rPr>
                <w:t>SZYYNNNN</w:t>
              </w:r>
              <w:r w:rsidRPr="0034769A">
                <w:rPr>
                  <w:highlight w:val="lightGray"/>
                  <w:rPrChange w:id="1194" w:author="Николай Богомолов" w:date="2022-10-12T11:35:00Z">
                    <w:rPr/>
                  </w:rPrChange>
                </w:rPr>
                <w:t xml:space="preserve">, согласно пункта 68 спецификации 6.6. </w:t>
              </w:r>
              <w:r w:rsidRPr="0034769A">
                <w:rPr>
                  <w:highlight w:val="lightGray"/>
                  <w:lang w:val="en-US"/>
                  <w:rPrChange w:id="1195" w:author="Николай Богомолов" w:date="2022-10-12T11:35:00Z">
                    <w:rPr>
                      <w:lang w:val="en-US"/>
                    </w:rPr>
                  </w:rPrChange>
                </w:rPr>
                <w:t>PSImetals</w:t>
              </w:r>
              <w:r w:rsidRPr="0034769A">
                <w:rPr>
                  <w:highlight w:val="lightGray"/>
                  <w:rPrChange w:id="1196" w:author="Николай Богомолов" w:date="2022-10-12T11:35:00Z">
                    <w:rPr/>
                  </w:rPrChange>
                </w:rPr>
                <w:t xml:space="preserve"> </w:t>
              </w:r>
            </w:ins>
          </w:p>
          <w:p w14:paraId="1CCA76BC" w14:textId="4C3BC53E" w:rsidR="00767CC7" w:rsidRPr="0034769A" w:rsidRDefault="003A2287">
            <w:pPr>
              <w:pStyle w:val="a"/>
              <w:numPr>
                <w:ilvl w:val="0"/>
                <w:numId w:val="25"/>
              </w:numPr>
              <w:spacing w:after="0"/>
              <w:rPr>
                <w:ins w:id="1197" w:author="Николай Богомолов" w:date="2022-09-19T09:57:00Z"/>
                <w:highlight w:val="lightGray"/>
                <w:rPrChange w:id="1198" w:author="Николай Богомолов" w:date="2022-10-12T11:35:00Z">
                  <w:rPr>
                    <w:ins w:id="1199" w:author="Николай Богомолов" w:date="2022-09-19T09:57:00Z"/>
                  </w:rPr>
                </w:rPrChange>
              </w:rPr>
              <w:pPrChange w:id="1200" w:author="Николай Богомолов" w:date="2022-09-19T15:13:00Z">
                <w:pPr>
                  <w:pStyle w:val="a"/>
                  <w:numPr>
                    <w:numId w:val="25"/>
                  </w:numPr>
                  <w:spacing w:after="0"/>
                  <w:ind w:left="720"/>
                  <w:jc w:val="left"/>
                </w:pPr>
              </w:pPrChange>
            </w:pPr>
            <w:ins w:id="1201" w:author="Николай Богомолов" w:date="2022-09-19T09:45:00Z">
              <w:r w:rsidRPr="0034769A">
                <w:rPr>
                  <w:highlight w:val="lightGray"/>
                  <w:lang w:val="en-US"/>
                  <w:rPrChange w:id="1202" w:author="Николай Богомолов" w:date="2022-10-12T11:35:00Z">
                    <w:rPr>
                      <w:lang w:val="en-US"/>
                    </w:rPr>
                  </w:rPrChange>
                </w:rPr>
                <w:t>Strand</w:t>
              </w:r>
            </w:ins>
            <w:ins w:id="1203" w:author="Николай Богомолов" w:date="2022-09-19T09:54:00Z">
              <w:r w:rsidR="00F9723D" w:rsidRPr="0034769A">
                <w:rPr>
                  <w:highlight w:val="lightGray"/>
                  <w:lang w:val="en-US"/>
                  <w:rPrChange w:id="1204" w:author="Николай Богомолов" w:date="2022-10-12T11:35:00Z">
                    <w:rPr>
                      <w:lang w:val="en-US"/>
                    </w:rPr>
                  </w:rPrChange>
                </w:rPr>
                <w:t>s</w:t>
              </w:r>
            </w:ins>
            <w:ins w:id="1205" w:author="Николай Богомолов" w:date="2022-09-19T09:45:00Z">
              <w:r w:rsidRPr="0034769A">
                <w:rPr>
                  <w:highlight w:val="lightGray"/>
                  <w:rPrChange w:id="1206" w:author="Николай Богомолов" w:date="2022-10-12T11:35:00Z">
                    <w:rPr>
                      <w:lang w:val="en-US"/>
                    </w:rPr>
                  </w:rPrChange>
                </w:rPr>
                <w:t xml:space="preserve"> – </w:t>
              </w:r>
            </w:ins>
            <w:ins w:id="1207" w:author="Николай Богомолов" w:date="2022-09-19T09:54:00Z">
              <w:r w:rsidR="00F9723D" w:rsidRPr="0034769A">
                <w:rPr>
                  <w:highlight w:val="lightGray"/>
                  <w:rPrChange w:id="1208" w:author="Николай Богомолов" w:date="2022-10-12T11:35:00Z">
                    <w:rPr/>
                  </w:rPrChange>
                </w:rPr>
                <w:t xml:space="preserve">коллекция </w:t>
              </w:r>
            </w:ins>
            <w:ins w:id="1209" w:author="Николай Богомолов" w:date="2022-09-19T09:55:00Z">
              <w:r w:rsidR="00767CC7" w:rsidRPr="0034769A">
                <w:rPr>
                  <w:highlight w:val="lightGray"/>
                  <w:rPrChange w:id="1210" w:author="Николай Богомолов" w:date="2022-10-12T11:35:00Z">
                    <w:rPr/>
                  </w:rPrChange>
                </w:rPr>
                <w:t>данных</w:t>
              </w:r>
            </w:ins>
            <w:ins w:id="1211" w:author="Николай Богомолов" w:date="2022-09-19T09:53:00Z">
              <w:r w:rsidR="00F9723D" w:rsidRPr="0034769A">
                <w:rPr>
                  <w:highlight w:val="lightGray"/>
                  <w:rPrChange w:id="1212" w:author="Николай Богомолов" w:date="2022-10-12T11:35:00Z">
                    <w:rPr/>
                  </w:rPrChange>
                </w:rPr>
                <w:t xml:space="preserve"> о ручь</w:t>
              </w:r>
            </w:ins>
            <w:ins w:id="1213" w:author="Николай Богомолов" w:date="2022-09-19T09:55:00Z">
              <w:r w:rsidR="00767CC7" w:rsidRPr="0034769A">
                <w:rPr>
                  <w:highlight w:val="lightGray"/>
                  <w:rPrChange w:id="1214" w:author="Николай Богомолов" w:date="2022-10-12T11:35:00Z">
                    <w:rPr/>
                  </w:rPrChange>
                </w:rPr>
                <w:t>ях</w:t>
              </w:r>
            </w:ins>
            <w:ins w:id="1215" w:author="Николай Богомолов" w:date="2022-09-19T09:54:00Z">
              <w:r w:rsidR="00F9723D" w:rsidRPr="0034769A">
                <w:rPr>
                  <w:highlight w:val="lightGray"/>
                  <w:rPrChange w:id="1216" w:author="Николай Богомолов" w:date="2022-10-12T11:35:00Z">
                    <w:rPr/>
                  </w:rPrChange>
                </w:rPr>
                <w:t xml:space="preserve"> агрегата, </w:t>
              </w:r>
            </w:ins>
            <w:ins w:id="1217" w:author="Николай Богомолов" w:date="2022-09-19T09:55:00Z">
              <w:r w:rsidR="00767CC7" w:rsidRPr="0034769A">
                <w:rPr>
                  <w:highlight w:val="lightGray"/>
                  <w:rPrChange w:id="1218" w:author="Николай Богомолов" w:date="2022-10-12T11:35:00Z">
                    <w:rPr/>
                  </w:rPrChange>
                </w:rPr>
                <w:t>каждый элемент кото</w:t>
              </w:r>
            </w:ins>
            <w:ins w:id="1219" w:author="Николай Богомолов" w:date="2022-09-19T09:56:00Z">
              <w:r w:rsidR="00767CC7" w:rsidRPr="0034769A">
                <w:rPr>
                  <w:highlight w:val="lightGray"/>
                  <w:rPrChange w:id="1220" w:author="Николай Богомолов" w:date="2022-10-12T11:35:00Z">
                    <w:rPr/>
                  </w:rPrChange>
                </w:rPr>
                <w:t>рой содержит в себе следующую информацию:</w:t>
              </w:r>
            </w:ins>
          </w:p>
          <w:p w14:paraId="2C0AB25E" w14:textId="78F279D4" w:rsidR="00767CC7" w:rsidRPr="0034769A" w:rsidRDefault="00767CC7">
            <w:pPr>
              <w:pStyle w:val="a"/>
              <w:numPr>
                <w:ilvl w:val="1"/>
                <w:numId w:val="25"/>
              </w:numPr>
              <w:spacing w:after="0"/>
              <w:rPr>
                <w:ins w:id="1221" w:author="Николай Богомолов" w:date="2022-09-19T10:00:00Z"/>
                <w:highlight w:val="lightGray"/>
                <w:rPrChange w:id="1222" w:author="Николай Богомолов" w:date="2022-10-12T11:35:00Z">
                  <w:rPr>
                    <w:ins w:id="1223" w:author="Николай Богомолов" w:date="2022-09-19T10:00:00Z"/>
                  </w:rPr>
                </w:rPrChange>
              </w:rPr>
              <w:pPrChange w:id="1224" w:author="Николай Богомолов" w:date="2022-09-19T15:13:00Z">
                <w:pPr>
                  <w:pStyle w:val="a"/>
                  <w:numPr>
                    <w:numId w:val="25"/>
                  </w:numPr>
                  <w:spacing w:after="0"/>
                  <w:ind w:left="720"/>
                  <w:jc w:val="left"/>
                </w:pPr>
              </w:pPrChange>
            </w:pPr>
            <w:ins w:id="1225" w:author="Николай Богомолов" w:date="2022-09-19T09:57:00Z">
              <w:r w:rsidRPr="0034769A">
                <w:rPr>
                  <w:highlight w:val="lightGray"/>
                  <w:lang w:val="en-US"/>
                  <w:rPrChange w:id="1226" w:author="Николай Богомолов" w:date="2022-10-12T11:35:00Z">
                    <w:rPr>
                      <w:lang w:val="en-US"/>
                    </w:rPr>
                  </w:rPrChange>
                </w:rPr>
                <w:t xml:space="preserve">StrandId – </w:t>
              </w:r>
              <w:r w:rsidRPr="0034769A">
                <w:rPr>
                  <w:highlight w:val="lightGray"/>
                  <w:rPrChange w:id="1227" w:author="Николай Богомолов" w:date="2022-10-12T11:35:00Z">
                    <w:rPr/>
                  </w:rPrChange>
                </w:rPr>
                <w:t>номер ручья</w:t>
              </w:r>
            </w:ins>
          </w:p>
          <w:p w14:paraId="0938AF6F" w14:textId="6686597E" w:rsidR="00F87B0D" w:rsidRPr="0034769A" w:rsidRDefault="00F87B0D">
            <w:pPr>
              <w:pStyle w:val="a"/>
              <w:numPr>
                <w:ilvl w:val="1"/>
                <w:numId w:val="25"/>
              </w:numPr>
              <w:spacing w:after="0"/>
              <w:rPr>
                <w:ins w:id="1228" w:author="Николай Богомолов" w:date="2022-09-19T10:25:00Z"/>
                <w:highlight w:val="lightGray"/>
                <w:rPrChange w:id="1229" w:author="Николай Богомолов" w:date="2022-10-12T11:35:00Z">
                  <w:rPr>
                    <w:ins w:id="1230" w:author="Николай Богомолов" w:date="2022-09-19T10:25:00Z"/>
                  </w:rPr>
                </w:rPrChange>
              </w:rPr>
              <w:pPrChange w:id="1231" w:author="Николай Богомолов" w:date="2022-09-19T15:13:00Z">
                <w:pPr>
                  <w:pStyle w:val="a"/>
                  <w:numPr>
                    <w:numId w:val="25"/>
                  </w:numPr>
                  <w:spacing w:after="0"/>
                  <w:ind w:left="720"/>
                  <w:jc w:val="left"/>
                </w:pPr>
              </w:pPrChange>
            </w:pPr>
            <w:ins w:id="1232" w:author="Николай Богомолов" w:date="2022-09-19T10:00:00Z">
              <w:r w:rsidRPr="0034769A">
                <w:rPr>
                  <w:highlight w:val="lightGray"/>
                  <w:lang w:val="en-US"/>
                  <w:rPrChange w:id="1233" w:author="Николай Богомолов" w:date="2022-10-12T11:35:00Z">
                    <w:rPr>
                      <w:lang w:val="en-US"/>
                    </w:rPr>
                  </w:rPrChange>
                </w:rPr>
                <w:t>Materials</w:t>
              </w:r>
              <w:r w:rsidRPr="0034769A">
                <w:rPr>
                  <w:highlight w:val="lightGray"/>
                  <w:rPrChange w:id="1234" w:author="Николай Богомолов" w:date="2022-10-12T11:35:00Z">
                    <w:rPr>
                      <w:lang w:val="en-US"/>
                    </w:rPr>
                  </w:rPrChange>
                </w:rPr>
                <w:t xml:space="preserve"> </w:t>
              </w:r>
            </w:ins>
            <w:ins w:id="1235" w:author="Николай Богомолов" w:date="2022-09-19T10:11:00Z">
              <w:r w:rsidR="00CB4A93" w:rsidRPr="0034769A">
                <w:rPr>
                  <w:highlight w:val="lightGray"/>
                  <w:rPrChange w:id="1236" w:author="Николай Богомолов" w:date="2022-10-12T11:35:00Z">
                    <w:rPr>
                      <w:lang w:val="en-US"/>
                    </w:rPr>
                  </w:rPrChange>
                </w:rPr>
                <w:t>–</w:t>
              </w:r>
            </w:ins>
            <w:ins w:id="1237" w:author="Николай Богомолов" w:date="2022-09-19T10:00:00Z">
              <w:r w:rsidRPr="0034769A">
                <w:rPr>
                  <w:highlight w:val="lightGray"/>
                  <w:rPrChange w:id="1238" w:author="Николай Богомолов" w:date="2022-10-12T11:35:00Z">
                    <w:rPr>
                      <w:lang w:val="en-US"/>
                    </w:rPr>
                  </w:rPrChange>
                </w:rPr>
                <w:t xml:space="preserve"> </w:t>
              </w:r>
            </w:ins>
            <w:ins w:id="1239" w:author="Николай Богомолов" w:date="2022-09-19T10:11:00Z">
              <w:r w:rsidR="00CB4A93" w:rsidRPr="0034769A">
                <w:rPr>
                  <w:highlight w:val="lightGray"/>
                  <w:rPrChange w:id="1240" w:author="Николай Богомолов" w:date="2022-10-12T11:35:00Z">
                    <w:rPr/>
                  </w:rPrChange>
                </w:rPr>
                <w:t xml:space="preserve">коллекция </w:t>
              </w:r>
            </w:ins>
            <w:ins w:id="1241" w:author="Николай Богомолов" w:date="2022-09-19T10:12:00Z">
              <w:r w:rsidR="00CB4A93" w:rsidRPr="0034769A">
                <w:rPr>
                  <w:highlight w:val="lightGray"/>
                  <w:rPrChange w:id="1242" w:author="Николай Богомолов" w:date="2022-10-12T11:35:00Z">
                    <w:rPr/>
                  </w:rPrChange>
                </w:rPr>
                <w:t>данных о материалах</w:t>
              </w:r>
            </w:ins>
            <w:ins w:id="1243" w:author="Николай Богомолов" w:date="2022-09-19T10:25:00Z">
              <w:r w:rsidR="00452ABD" w:rsidRPr="0034769A">
                <w:rPr>
                  <w:highlight w:val="lightGray"/>
                  <w:rPrChange w:id="1244" w:author="Николай Богомолов" w:date="2022-10-12T11:35:00Z">
                    <w:rPr/>
                  </w:rPrChange>
                </w:rPr>
                <w:t>, каждый элемент которой содержит в себе следующую информацию:</w:t>
              </w:r>
            </w:ins>
          </w:p>
          <w:p w14:paraId="4B24134F" w14:textId="1EB34026" w:rsidR="00452ABD" w:rsidRPr="0034769A" w:rsidRDefault="00452ABD">
            <w:pPr>
              <w:pStyle w:val="a"/>
              <w:numPr>
                <w:ilvl w:val="2"/>
                <w:numId w:val="25"/>
              </w:numPr>
              <w:spacing w:after="0"/>
              <w:rPr>
                <w:ins w:id="1245" w:author="Николай Богомолов" w:date="2022-09-19T10:26:00Z"/>
                <w:highlight w:val="lightGray"/>
                <w:rPrChange w:id="1246" w:author="Николай Богомолов" w:date="2022-10-12T11:35:00Z">
                  <w:rPr>
                    <w:ins w:id="1247" w:author="Николай Богомолов" w:date="2022-09-19T10:26:00Z"/>
                  </w:rPr>
                </w:rPrChange>
              </w:rPr>
              <w:pPrChange w:id="1248" w:author="Николай Богомолов" w:date="2022-09-19T15:13:00Z">
                <w:pPr>
                  <w:pStyle w:val="a"/>
                  <w:numPr>
                    <w:numId w:val="25"/>
                  </w:numPr>
                  <w:spacing w:after="0"/>
                  <w:ind w:left="720"/>
                  <w:jc w:val="left"/>
                </w:pPr>
              </w:pPrChange>
            </w:pPr>
            <w:ins w:id="1249" w:author="Николай Богомолов" w:date="2022-09-19T10:25:00Z">
              <w:r w:rsidRPr="0034769A">
                <w:rPr>
                  <w:highlight w:val="lightGray"/>
                  <w:rPrChange w:id="1250" w:author="Николай Богомолов" w:date="2022-10-12T11:35:00Z">
                    <w:rPr/>
                  </w:rPrChange>
                </w:rPr>
                <w:t xml:space="preserve">MatPlanId </w:t>
              </w:r>
            </w:ins>
            <w:ins w:id="1251" w:author="Николай Богомолов" w:date="2022-09-19T10:26:00Z">
              <w:r w:rsidRPr="0034769A">
                <w:rPr>
                  <w:highlight w:val="lightGray"/>
                  <w:rPrChange w:id="1252" w:author="Николай Богомолов" w:date="2022-10-12T11:35:00Z">
                    <w:rPr/>
                  </w:rPrChange>
                </w:rPr>
                <w:t>–</w:t>
              </w:r>
            </w:ins>
            <w:ins w:id="1253" w:author="Николай Богомолов" w:date="2022-09-19T10:25:00Z">
              <w:r w:rsidRPr="0034769A">
                <w:rPr>
                  <w:highlight w:val="lightGray"/>
                  <w:rPrChange w:id="1254" w:author="Николай Богомолов" w:date="2022-10-12T11:35:00Z">
                    <w:rPr/>
                  </w:rPrChange>
                </w:rPr>
                <w:t xml:space="preserve"> </w:t>
              </w:r>
            </w:ins>
            <w:ins w:id="1255" w:author="Николай Богомолов" w:date="2022-09-19T10:26:00Z">
              <w:r w:rsidRPr="0034769A">
                <w:rPr>
                  <w:highlight w:val="lightGray"/>
                  <w:rPrChange w:id="1256" w:author="Николай Богомолов" w:date="2022-10-12T11:35:00Z">
                    <w:rPr/>
                  </w:rPrChange>
                </w:rPr>
                <w:t>плановый идентификатор материала</w:t>
              </w:r>
            </w:ins>
            <w:ins w:id="1257" w:author="Николай Богомолов" w:date="2022-09-19T15:13:00Z">
              <w:r w:rsidR="00FB1DF3" w:rsidRPr="0034769A">
                <w:rPr>
                  <w:highlight w:val="lightGray"/>
                  <w:rPrChange w:id="1258" w:author="Николай Богомолов" w:date="2022-10-12T11:35:00Z">
                    <w:rPr>
                      <w:lang w:val="en-US"/>
                    </w:rPr>
                  </w:rPrChange>
                </w:rPr>
                <w:t xml:space="preserve"> </w:t>
              </w:r>
              <w:r w:rsidR="00FB1DF3" w:rsidRPr="0034769A">
                <w:rPr>
                  <w:highlight w:val="lightGray"/>
                  <w:rPrChange w:id="1259" w:author="Николай Богомолов" w:date="2022-10-12T11:35:00Z">
                    <w:rPr/>
                  </w:rPrChange>
                </w:rPr>
                <w:t xml:space="preserve">в формате </w:t>
              </w:r>
              <w:r w:rsidR="00FB1DF3" w:rsidRPr="0034769A">
                <w:rPr>
                  <w:highlight w:val="lightGray"/>
                  <w:lang w:val="en-US"/>
                  <w:rPrChange w:id="1260" w:author="Николай Богомолов" w:date="2022-10-12T11:35:00Z">
                    <w:rPr>
                      <w:lang w:val="en-US"/>
                    </w:rPr>
                  </w:rPrChange>
                </w:rPr>
                <w:t>SZYYPNNNNCRAA</w:t>
              </w:r>
              <w:r w:rsidR="00FB1DF3" w:rsidRPr="0034769A">
                <w:rPr>
                  <w:highlight w:val="lightGray"/>
                  <w:rPrChange w:id="1261" w:author="Николай Богомолов" w:date="2022-10-12T11:35:00Z">
                    <w:rPr/>
                  </w:rPrChange>
                </w:rPr>
                <w:t xml:space="preserve">, согласно пункта 137 спецификации 6.6. </w:t>
              </w:r>
              <w:r w:rsidR="00FB1DF3" w:rsidRPr="0034769A">
                <w:rPr>
                  <w:highlight w:val="lightGray"/>
                  <w:lang w:val="en-US"/>
                  <w:rPrChange w:id="1262" w:author="Николай Богомолов" w:date="2022-10-12T11:35:00Z">
                    <w:rPr>
                      <w:lang w:val="en-US"/>
                    </w:rPr>
                  </w:rPrChange>
                </w:rPr>
                <w:t>PSImetals</w:t>
              </w:r>
            </w:ins>
          </w:p>
          <w:p w14:paraId="7B826A00" w14:textId="5CDC3AB5" w:rsidR="00452ABD" w:rsidRPr="0034769A" w:rsidRDefault="00452ABD">
            <w:pPr>
              <w:pStyle w:val="a"/>
              <w:numPr>
                <w:ilvl w:val="2"/>
                <w:numId w:val="25"/>
              </w:numPr>
              <w:spacing w:after="0"/>
              <w:rPr>
                <w:ins w:id="1263" w:author="Николай Богомолов" w:date="2022-09-19T10:27:00Z"/>
                <w:highlight w:val="lightGray"/>
                <w:rPrChange w:id="1264" w:author="Николай Богомолов" w:date="2022-10-12T11:35:00Z">
                  <w:rPr>
                    <w:ins w:id="1265" w:author="Николай Богомолов" w:date="2022-09-19T10:27:00Z"/>
                  </w:rPr>
                </w:rPrChange>
              </w:rPr>
              <w:pPrChange w:id="1266" w:author="Николай Богомолов" w:date="2022-09-19T15:13:00Z">
                <w:pPr>
                  <w:pStyle w:val="a"/>
                  <w:numPr>
                    <w:numId w:val="25"/>
                  </w:numPr>
                  <w:spacing w:after="0"/>
                  <w:ind w:left="720"/>
                  <w:jc w:val="left"/>
                </w:pPr>
              </w:pPrChange>
            </w:pPr>
            <w:ins w:id="1267" w:author="Николай Богомолов" w:date="2022-09-19T10:26:00Z">
              <w:r w:rsidRPr="0034769A">
                <w:rPr>
                  <w:highlight w:val="lightGray"/>
                  <w:lang w:val="en-US"/>
                  <w:rPrChange w:id="1268" w:author="Николай Богомолов" w:date="2022-10-12T11:35:00Z">
                    <w:rPr>
                      <w:lang w:val="en-US"/>
                    </w:rPr>
                  </w:rPrChange>
                </w:rPr>
                <w:t>CutSeq</w:t>
              </w:r>
              <w:r w:rsidRPr="0034769A">
                <w:rPr>
                  <w:highlight w:val="lightGray"/>
                  <w:rPrChange w:id="1269" w:author="Николай Богомолов" w:date="2022-10-12T11:35:00Z">
                    <w:rPr/>
                  </w:rPrChange>
                </w:rPr>
                <w:t xml:space="preserve"> – </w:t>
              </w:r>
            </w:ins>
            <w:ins w:id="1270" w:author="Николай Богомолов" w:date="2022-09-19T10:27:00Z">
              <w:r w:rsidRPr="0034769A">
                <w:rPr>
                  <w:highlight w:val="lightGray"/>
                  <w:rPrChange w:id="1271" w:author="Николай Богомолов" w:date="2022-10-12T11:35:00Z">
                    <w:rPr/>
                  </w:rPrChange>
                </w:rPr>
                <w:t>номер позиции заготовки в ручье</w:t>
              </w:r>
            </w:ins>
          </w:p>
          <w:p w14:paraId="1722FF66" w14:textId="77777777" w:rsidR="00452ABD" w:rsidRPr="0034769A" w:rsidRDefault="00452ABD">
            <w:pPr>
              <w:pStyle w:val="a"/>
              <w:numPr>
                <w:ilvl w:val="2"/>
                <w:numId w:val="25"/>
              </w:numPr>
              <w:spacing w:after="0"/>
              <w:rPr>
                <w:ins w:id="1272" w:author="Николай Богомолов" w:date="2022-09-19T10:27:00Z"/>
                <w:highlight w:val="lightGray"/>
                <w:rPrChange w:id="1273" w:author="Николай Богомолов" w:date="2022-10-12T11:35:00Z">
                  <w:rPr>
                    <w:ins w:id="1274" w:author="Николай Богомолов" w:date="2022-09-19T10:27:00Z"/>
                  </w:rPr>
                </w:rPrChange>
              </w:rPr>
              <w:pPrChange w:id="1275" w:author="Николай Богомолов" w:date="2022-09-19T15:13:00Z">
                <w:pPr>
                  <w:pStyle w:val="a"/>
                  <w:numPr>
                    <w:numId w:val="25"/>
                  </w:numPr>
                  <w:spacing w:after="0"/>
                  <w:ind w:left="720"/>
                  <w:jc w:val="left"/>
                </w:pPr>
              </w:pPrChange>
            </w:pPr>
            <w:ins w:id="1276" w:author="Николай Богомолов" w:date="2022-09-19T10:27:00Z">
              <w:r w:rsidRPr="0034769A">
                <w:rPr>
                  <w:highlight w:val="lightGray"/>
                  <w:lang w:val="en-US"/>
                  <w:rPrChange w:id="1277" w:author="Николай Богомолов" w:date="2022-10-12T11:35:00Z">
                    <w:rPr>
                      <w:lang w:val="en-US"/>
                    </w:rPr>
                  </w:rPrChange>
                </w:rPr>
                <w:t>GradeId</w:t>
              </w:r>
              <w:r w:rsidRPr="0034769A">
                <w:rPr>
                  <w:highlight w:val="lightGray"/>
                  <w:rPrChange w:id="1278" w:author="Николай Богомолов" w:date="2022-10-12T11:35:00Z">
                    <w:rPr/>
                  </w:rPrChange>
                </w:rPr>
                <w:t xml:space="preserve"> – идентификатор марки стали </w:t>
              </w:r>
            </w:ins>
          </w:p>
          <w:p w14:paraId="7846BC56" w14:textId="66AD5D93" w:rsidR="00D0315F" w:rsidRPr="0034769A" w:rsidRDefault="00452ABD">
            <w:pPr>
              <w:pStyle w:val="a"/>
              <w:numPr>
                <w:ilvl w:val="2"/>
                <w:numId w:val="25"/>
              </w:numPr>
              <w:spacing w:after="0"/>
              <w:rPr>
                <w:ins w:id="1279" w:author="Николай Богомолов" w:date="2022-09-19T10:33:00Z"/>
                <w:highlight w:val="lightGray"/>
                <w:rPrChange w:id="1280" w:author="Николай Богомолов" w:date="2022-10-12T11:35:00Z">
                  <w:rPr>
                    <w:ins w:id="1281" w:author="Николай Богомолов" w:date="2022-09-19T10:33:00Z"/>
                  </w:rPr>
                </w:rPrChange>
              </w:rPr>
              <w:pPrChange w:id="1282" w:author="Николай Богомолов" w:date="2022-09-19T15:13:00Z">
                <w:pPr>
                  <w:pStyle w:val="a"/>
                  <w:numPr>
                    <w:numId w:val="25"/>
                  </w:numPr>
                  <w:spacing w:after="0"/>
                  <w:ind w:left="720"/>
                </w:pPr>
              </w:pPrChange>
            </w:pPr>
            <w:ins w:id="1283" w:author="Николай Богомолов" w:date="2022-09-19T10:28:00Z">
              <w:r w:rsidRPr="0034769A">
                <w:rPr>
                  <w:highlight w:val="lightGray"/>
                  <w:lang w:val="en-US"/>
                  <w:rPrChange w:id="1284" w:author="Николай Богомолов" w:date="2022-10-12T11:35:00Z">
                    <w:rPr>
                      <w:lang w:val="en-US"/>
                    </w:rPr>
                  </w:rPrChange>
                </w:rPr>
                <w:t>MatType</w:t>
              </w:r>
              <w:r w:rsidRPr="0034769A">
                <w:rPr>
                  <w:highlight w:val="lightGray"/>
                  <w:rPrChange w:id="1285" w:author="Николай Богомолов" w:date="2022-10-12T11:35:00Z">
                    <w:rPr/>
                  </w:rPrChange>
                </w:rPr>
                <w:t xml:space="preserve"> – тип заготовки (</w:t>
              </w:r>
              <w:r w:rsidRPr="0034769A">
                <w:rPr>
                  <w:highlight w:val="lightGray"/>
                  <w:lang w:val="en-US"/>
                  <w:rPrChange w:id="1286" w:author="Николай Богомолов" w:date="2022-10-12T11:35:00Z">
                    <w:rPr>
                      <w:lang w:val="en-US"/>
                    </w:rPr>
                  </w:rPrChange>
                </w:rPr>
                <w:t>BD</w:t>
              </w:r>
              <w:r w:rsidRPr="0034769A">
                <w:rPr>
                  <w:highlight w:val="lightGray"/>
                  <w:rPrChange w:id="1287" w:author="Николай Богомолов" w:date="2022-10-12T11:35:00Z">
                    <w:rPr>
                      <w:lang w:val="en-US"/>
                    </w:rPr>
                  </w:rPrChange>
                </w:rPr>
                <w:t xml:space="preserve"> </w:t>
              </w:r>
            </w:ins>
            <w:ins w:id="1288" w:author="Николай Богомолов" w:date="2022-09-19T10:29:00Z">
              <w:r w:rsidRPr="0034769A">
                <w:rPr>
                  <w:highlight w:val="lightGray"/>
                  <w:rPrChange w:id="1289" w:author="Николай Богомолов" w:date="2022-10-12T11:35:00Z">
                    <w:rPr/>
                  </w:rPrChange>
                </w:rPr>
                <w:t>–</w:t>
              </w:r>
            </w:ins>
            <w:ins w:id="1290" w:author="Николай Богомолов" w:date="2022-09-19T10:28:00Z">
              <w:r w:rsidRPr="0034769A">
                <w:rPr>
                  <w:highlight w:val="lightGray"/>
                  <w:rPrChange w:id="1291" w:author="Николай Богомолов" w:date="2022-10-12T11:35:00Z">
                    <w:rPr/>
                  </w:rPrChange>
                </w:rPr>
                <w:t xml:space="preserve"> круглая</w:t>
              </w:r>
            </w:ins>
            <w:ins w:id="1292" w:author="Николай Богомолов" w:date="2022-09-19T10:29:00Z">
              <w:r w:rsidRPr="0034769A">
                <w:rPr>
                  <w:highlight w:val="lightGray"/>
                  <w:rPrChange w:id="1293" w:author="Николай Богомолов" w:date="2022-10-12T11:35:00Z">
                    <w:rPr/>
                  </w:rPrChange>
                </w:rPr>
                <w:t xml:space="preserve">, </w:t>
              </w:r>
              <w:r w:rsidRPr="0034769A">
                <w:rPr>
                  <w:highlight w:val="lightGray"/>
                  <w:lang w:val="en-US"/>
                  <w:rPrChange w:id="1294" w:author="Николай Богомолов" w:date="2022-10-12T11:35:00Z">
                    <w:rPr>
                      <w:lang w:val="en-US"/>
                    </w:rPr>
                  </w:rPrChange>
                </w:rPr>
                <w:t>BV</w:t>
              </w:r>
              <w:r w:rsidRPr="0034769A">
                <w:rPr>
                  <w:highlight w:val="lightGray"/>
                  <w:rPrChange w:id="1295" w:author="Николай Богомолов" w:date="2022-10-12T11:35:00Z">
                    <w:rPr>
                      <w:lang w:val="en-US"/>
                    </w:rPr>
                  </w:rPrChange>
                </w:rPr>
                <w:t xml:space="preserve"> - </w:t>
              </w:r>
              <w:r w:rsidRPr="0034769A">
                <w:rPr>
                  <w:highlight w:val="lightGray"/>
                  <w:rPrChange w:id="1296" w:author="Николай Богомолов" w:date="2022-10-12T11:35:00Z">
                    <w:rPr/>
                  </w:rPrChange>
                </w:rPr>
                <w:t>квадратная</w:t>
              </w:r>
            </w:ins>
            <w:ins w:id="1297" w:author="Николай Богомолов" w:date="2022-09-19T10:28:00Z">
              <w:r w:rsidRPr="0034769A">
                <w:rPr>
                  <w:highlight w:val="lightGray"/>
                  <w:rPrChange w:id="1298" w:author="Николай Богомолов" w:date="2022-10-12T11:35:00Z">
                    <w:rPr/>
                  </w:rPrChange>
                </w:rPr>
                <w:t>)</w:t>
              </w:r>
            </w:ins>
          </w:p>
          <w:p w14:paraId="23EBB1F6" w14:textId="613D19E8" w:rsidR="00D0315F" w:rsidRPr="0034769A" w:rsidRDefault="00D0315F">
            <w:pPr>
              <w:pStyle w:val="a"/>
              <w:numPr>
                <w:ilvl w:val="2"/>
                <w:numId w:val="25"/>
              </w:numPr>
              <w:spacing w:after="0"/>
              <w:rPr>
                <w:ins w:id="1299" w:author="Николай Богомолов" w:date="2022-09-19T10:30:00Z"/>
                <w:highlight w:val="lightGray"/>
                <w:rPrChange w:id="1300" w:author="Николай Богомолов" w:date="2022-10-12T11:35:00Z">
                  <w:rPr>
                    <w:ins w:id="1301" w:author="Николай Богомолов" w:date="2022-09-19T10:30:00Z"/>
                  </w:rPr>
                </w:rPrChange>
              </w:rPr>
              <w:pPrChange w:id="1302" w:author="Николай Богомолов" w:date="2022-09-19T15:13:00Z">
                <w:pPr>
                  <w:pStyle w:val="a"/>
                  <w:numPr>
                    <w:numId w:val="25"/>
                  </w:numPr>
                  <w:spacing w:after="0"/>
                  <w:ind w:left="720"/>
                </w:pPr>
              </w:pPrChange>
            </w:pPr>
            <w:ins w:id="1303" w:author="Николай Богомолов" w:date="2022-09-19T10:33:00Z">
              <w:r w:rsidRPr="0034769A">
                <w:rPr>
                  <w:highlight w:val="lightGray"/>
                  <w:lang w:val="en-US"/>
                  <w:rPrChange w:id="1304" w:author="Николай Богомолов" w:date="2022-10-12T11:35:00Z">
                    <w:rPr>
                      <w:lang w:val="en-US"/>
                    </w:rPr>
                  </w:rPrChange>
                </w:rPr>
                <w:t>Format</w:t>
              </w:r>
            </w:ins>
            <w:ins w:id="1305" w:author="Николай Богомолов" w:date="2022-09-19T10:42:00Z">
              <w:r w:rsidR="009F5AB4" w:rsidRPr="0034769A">
                <w:rPr>
                  <w:highlight w:val="lightGray"/>
                  <w:rPrChange w:id="1306" w:author="Николай Богомолов" w:date="2022-10-12T11:35:00Z">
                    <w:rPr/>
                  </w:rPrChange>
                </w:rPr>
                <w:t xml:space="preserve"> – </w:t>
              </w:r>
            </w:ins>
            <w:ins w:id="1307" w:author="Николай Богомолов" w:date="2022-09-19T10:43:00Z">
              <w:r w:rsidR="009F5AB4" w:rsidRPr="0034769A">
                <w:rPr>
                  <w:highlight w:val="lightGray"/>
                  <w:rPrChange w:id="1308" w:author="Николай Богомолов" w:date="2022-10-12T11:35:00Z">
                    <w:rPr/>
                  </w:rPrChange>
                </w:rPr>
                <w:t>р</w:t>
              </w:r>
            </w:ins>
            <w:ins w:id="1309" w:author="Николай Богомолов" w:date="2022-09-19T10:42:00Z">
              <w:r w:rsidR="009F5AB4" w:rsidRPr="0034769A">
                <w:rPr>
                  <w:highlight w:val="lightGray"/>
                  <w:rPrChange w:id="1310" w:author="Николай Богомолов" w:date="2022-10-12T11:35:00Z">
                    <w:rPr/>
                  </w:rPrChange>
                </w:rPr>
                <w:t>азмер сечения</w:t>
              </w:r>
            </w:ins>
          </w:p>
          <w:p w14:paraId="0DE8B6B3" w14:textId="204A09CB" w:rsidR="00D0315F" w:rsidRPr="0034769A" w:rsidRDefault="00452ABD">
            <w:pPr>
              <w:pStyle w:val="a"/>
              <w:numPr>
                <w:ilvl w:val="2"/>
                <w:numId w:val="25"/>
              </w:numPr>
              <w:spacing w:after="0"/>
              <w:rPr>
                <w:ins w:id="1311" w:author="Николай Богомолов" w:date="2022-09-19T10:31:00Z"/>
                <w:highlight w:val="lightGray"/>
                <w:rPrChange w:id="1312" w:author="Николай Богомолов" w:date="2022-10-12T11:35:00Z">
                  <w:rPr>
                    <w:ins w:id="1313" w:author="Николай Богомолов" w:date="2022-09-19T10:31:00Z"/>
                  </w:rPr>
                </w:rPrChange>
              </w:rPr>
              <w:pPrChange w:id="1314" w:author="Николай Богомолов" w:date="2022-09-19T15:13:00Z">
                <w:pPr>
                  <w:pStyle w:val="a"/>
                  <w:numPr>
                    <w:numId w:val="25"/>
                  </w:numPr>
                  <w:spacing w:after="0"/>
                  <w:ind w:left="720"/>
                </w:pPr>
              </w:pPrChange>
            </w:pPr>
            <w:ins w:id="1315" w:author="Николай Богомолов" w:date="2022-09-19T10:29:00Z">
              <w:r w:rsidRPr="0034769A">
                <w:rPr>
                  <w:highlight w:val="lightGray"/>
                  <w:rPrChange w:id="1316" w:author="Николай Богомолов" w:date="2022-10-12T11:35:00Z">
                    <w:rPr/>
                  </w:rPrChange>
                </w:rPr>
                <w:t>WeightAim</w:t>
              </w:r>
            </w:ins>
            <w:ins w:id="1317" w:author="Николай Богомолов" w:date="2022-09-19T10:30:00Z">
              <w:r w:rsidR="00D0315F" w:rsidRPr="0034769A">
                <w:rPr>
                  <w:highlight w:val="lightGray"/>
                  <w:rPrChange w:id="1318" w:author="Николай Богомолов" w:date="2022-10-12T11:35:00Z">
                    <w:rPr/>
                  </w:rPrChange>
                </w:rPr>
                <w:t xml:space="preserve"> – целевой вес заготовки</w:t>
              </w:r>
            </w:ins>
            <w:ins w:id="1319" w:author="Николай Богомолов" w:date="2022-09-19T10:31:00Z">
              <w:r w:rsidR="00D0315F" w:rsidRPr="0034769A">
                <w:rPr>
                  <w:highlight w:val="lightGray"/>
                  <w:rPrChange w:id="1320" w:author="Николай Богомолов" w:date="2022-10-12T11:35:00Z">
                    <w:rPr/>
                  </w:rPrChange>
                </w:rPr>
                <w:t>, в килограммах</w:t>
              </w:r>
            </w:ins>
          </w:p>
          <w:p w14:paraId="6CBBEB64" w14:textId="67C317F9" w:rsidR="00BA365A" w:rsidRPr="0034769A" w:rsidRDefault="00452ABD">
            <w:pPr>
              <w:pStyle w:val="a"/>
              <w:numPr>
                <w:ilvl w:val="2"/>
                <w:numId w:val="25"/>
              </w:numPr>
              <w:spacing w:after="0"/>
              <w:rPr>
                <w:ins w:id="1321" w:author="Николай Богомолов" w:date="2022-09-19T09:29:00Z"/>
                <w:highlight w:val="lightGray"/>
                <w:rPrChange w:id="1322" w:author="Николай Богомолов" w:date="2022-10-12T11:35:00Z">
                  <w:rPr>
                    <w:ins w:id="1323" w:author="Николай Богомолов" w:date="2022-09-19T09:29:00Z"/>
                  </w:rPr>
                </w:rPrChange>
              </w:rPr>
              <w:pPrChange w:id="1324" w:author="Николай Богомолов" w:date="2022-09-19T15:13:00Z">
                <w:pPr>
                  <w:pStyle w:val="a"/>
                  <w:numPr>
                    <w:numId w:val="25"/>
                  </w:numPr>
                  <w:spacing w:after="0"/>
                  <w:ind w:left="720"/>
                  <w:jc w:val="left"/>
                </w:pPr>
              </w:pPrChange>
            </w:pPr>
            <w:ins w:id="1325" w:author="Николай Богомолов" w:date="2022-09-19T10:29:00Z">
              <w:r w:rsidRPr="0034769A">
                <w:rPr>
                  <w:highlight w:val="lightGray"/>
                  <w:rPrChange w:id="1326" w:author="Николай Богомолов" w:date="2022-10-12T11:35:00Z">
                    <w:rPr/>
                  </w:rPrChange>
                </w:rPr>
                <w:t>LengthAim</w:t>
              </w:r>
            </w:ins>
            <w:ins w:id="1327" w:author="Николай Богомолов" w:date="2022-09-19T10:31:00Z">
              <w:r w:rsidR="00D0315F" w:rsidRPr="0034769A">
                <w:rPr>
                  <w:highlight w:val="lightGray"/>
                  <w:rPrChange w:id="1328" w:author="Николай Богомолов" w:date="2022-10-12T11:35:00Z">
                    <w:rPr/>
                  </w:rPrChange>
                </w:rPr>
                <w:t xml:space="preserve"> – целевая длина заготовки, в </w:t>
              </w:r>
            </w:ins>
            <w:ins w:id="1329" w:author="Николай Богомолов" w:date="2022-09-19T10:42:00Z">
              <w:r w:rsidR="009F5AB4" w:rsidRPr="0034769A">
                <w:rPr>
                  <w:highlight w:val="lightGray"/>
                  <w:rPrChange w:id="1330" w:author="Николай Богомолов" w:date="2022-10-12T11:35:00Z">
                    <w:rPr/>
                  </w:rPrChange>
                </w:rPr>
                <w:t>миллиметрах</w:t>
              </w:r>
            </w:ins>
          </w:p>
        </w:tc>
      </w:tr>
    </w:tbl>
    <w:p w14:paraId="27A02327" w14:textId="515C4FA5" w:rsidR="009F5AB4" w:rsidRPr="0034769A" w:rsidRDefault="009F5AB4" w:rsidP="009F5AB4">
      <w:pPr>
        <w:spacing w:before="240"/>
        <w:rPr>
          <w:ins w:id="1331" w:author="Николай Богомолов" w:date="2022-09-19T10:46:00Z"/>
          <w:highlight w:val="lightGray"/>
          <w:rPrChange w:id="1332" w:author="Николай Богомолов" w:date="2022-10-12T11:35:00Z">
            <w:rPr>
              <w:ins w:id="1333" w:author="Николай Богомолов" w:date="2022-09-19T10:46:00Z"/>
            </w:rPr>
          </w:rPrChange>
        </w:rPr>
      </w:pPr>
      <w:ins w:id="1334" w:author="Николай Богомолов" w:date="2022-09-19T10:46:00Z">
        <w:r w:rsidRPr="0034769A">
          <w:rPr>
            <w:highlight w:val="lightGray"/>
            <w:rPrChange w:id="1335" w:author="Николай Богомолов" w:date="2022-10-12T11:35:00Z">
              <w:rPr/>
            </w:rPrChange>
          </w:rPr>
          <w:t xml:space="preserve">При возникновении инициирующего события на стороне </w:t>
        </w:r>
        <w:r w:rsidRPr="0034769A">
          <w:rPr>
            <w:highlight w:val="lightGray"/>
            <w:lang w:val="en-US"/>
            <w:rPrChange w:id="1336" w:author="Николай Богомолов" w:date="2022-10-12T11:35:00Z">
              <w:rPr>
                <w:lang w:val="en-US"/>
              </w:rPr>
            </w:rPrChange>
          </w:rPr>
          <w:t>MES</w:t>
        </w:r>
        <w:r w:rsidRPr="0034769A">
          <w:rPr>
            <w:highlight w:val="lightGray"/>
            <w:rPrChange w:id="1337" w:author="Николай Богомолов" w:date="2022-10-12T11:35:00Z">
              <w:rPr/>
            </w:rPrChange>
          </w:rPr>
          <w:t xml:space="preserve"> </w:t>
        </w:r>
        <w:r w:rsidRPr="0034769A">
          <w:rPr>
            <w:highlight w:val="lightGray"/>
            <w:lang w:val="en-US"/>
            <w:rPrChange w:id="1338" w:author="Николай Богомолов" w:date="2022-10-12T11:35:00Z">
              <w:rPr>
                <w:lang w:val="en-US"/>
              </w:rPr>
            </w:rPrChange>
          </w:rPr>
          <w:t>PSImetals</w:t>
        </w:r>
        <w:r w:rsidRPr="0034769A">
          <w:rPr>
            <w:highlight w:val="lightGray"/>
            <w:rPrChange w:id="1339" w:author="Николай Богомолов" w:date="2022-10-12T11:35:00Z">
              <w:rPr/>
            </w:rPrChange>
          </w:rPr>
          <w:t xml:space="preserve">, формируется сообщение </w:t>
        </w:r>
        <w:r w:rsidRPr="0034769A">
          <w:rPr>
            <w:highlight w:val="lightGray"/>
            <w:lang w:val="en-US"/>
            <w:rPrChange w:id="1340" w:author="Николай Богомолов" w:date="2022-10-12T11:35:00Z">
              <w:rPr>
                <w:lang w:val="en-US"/>
              </w:rPr>
            </w:rPrChange>
          </w:rPr>
          <w:t>Cu</w:t>
        </w:r>
      </w:ins>
      <w:ins w:id="1341" w:author="Николай Богомолов" w:date="2022-09-19T10:47:00Z">
        <w:r w:rsidRPr="0034769A">
          <w:rPr>
            <w:highlight w:val="lightGray"/>
            <w:lang w:val="en-US"/>
            <w:rPrChange w:id="1342" w:author="Николай Богомолов" w:date="2022-10-12T11:35:00Z">
              <w:rPr>
                <w:lang w:val="en-US"/>
              </w:rPr>
            </w:rPrChange>
          </w:rPr>
          <w:t>tPlanPES</w:t>
        </w:r>
        <w:r w:rsidRPr="0034769A">
          <w:rPr>
            <w:highlight w:val="lightGray"/>
            <w:rPrChange w:id="1343" w:author="Николай Богомолов" w:date="2022-10-12T11:35:00Z">
              <w:rPr>
                <w:lang w:val="en-US"/>
              </w:rPr>
            </w:rPrChange>
          </w:rPr>
          <w:t>2</w:t>
        </w:r>
        <w:r w:rsidRPr="0034769A">
          <w:rPr>
            <w:highlight w:val="lightGray"/>
            <w:lang w:val="en-US"/>
            <w:rPrChange w:id="1344" w:author="Николай Богомолов" w:date="2022-10-12T11:35:00Z">
              <w:rPr>
                <w:lang w:val="en-US"/>
              </w:rPr>
            </w:rPrChange>
          </w:rPr>
          <w:t>L</w:t>
        </w:r>
        <w:r w:rsidRPr="0034769A">
          <w:rPr>
            <w:highlight w:val="lightGray"/>
            <w:rPrChange w:id="1345" w:author="Николай Богомолов" w:date="2022-10-12T11:35:00Z">
              <w:rPr>
                <w:lang w:val="en-US"/>
              </w:rPr>
            </w:rPrChange>
          </w:rPr>
          <w:t>2</w:t>
        </w:r>
      </w:ins>
      <w:ins w:id="1346" w:author="Николай Богомолов" w:date="2022-09-19T10:46:00Z">
        <w:r w:rsidRPr="0034769A">
          <w:rPr>
            <w:highlight w:val="lightGray"/>
            <w:rPrChange w:id="1347" w:author="Николай Богомолов" w:date="2022-10-12T11:35:00Z">
              <w:rPr/>
            </w:rPrChange>
          </w:rPr>
          <w:t xml:space="preserve"> и отправляется в инфраструктуру данных </w:t>
        </w:r>
        <w:r w:rsidRPr="0034769A">
          <w:rPr>
            <w:highlight w:val="lightGray"/>
            <w:lang w:val="en-US"/>
            <w:rPrChange w:id="1348" w:author="Николай Богомолов" w:date="2022-10-12T11:35:00Z">
              <w:rPr>
                <w:lang w:val="en-US"/>
              </w:rPr>
            </w:rPrChange>
          </w:rPr>
          <w:t>PIMS</w:t>
        </w:r>
        <w:r w:rsidRPr="0034769A">
          <w:rPr>
            <w:highlight w:val="lightGray"/>
            <w:rPrChange w:id="1349" w:author="Николай Богомолов" w:date="2022-10-12T11:35:00Z">
              <w:rPr/>
            </w:rPrChange>
          </w:rPr>
          <w:t xml:space="preserve"> стандартным способом. </w:t>
        </w:r>
      </w:ins>
    </w:p>
    <w:p w14:paraId="45716902" w14:textId="6005B9B2" w:rsidR="009F5AB4" w:rsidRPr="0034769A" w:rsidRDefault="009F5AB4" w:rsidP="009F5AB4">
      <w:pPr>
        <w:rPr>
          <w:ins w:id="1350" w:author="Николай Богомолов" w:date="2022-09-19T10:46:00Z"/>
          <w:highlight w:val="lightGray"/>
          <w:rPrChange w:id="1351" w:author="Николай Богомолов" w:date="2022-10-12T11:35:00Z">
            <w:rPr>
              <w:ins w:id="1352" w:author="Николай Богомолов" w:date="2022-09-19T10:46:00Z"/>
            </w:rPr>
          </w:rPrChange>
        </w:rPr>
      </w:pPr>
      <w:ins w:id="1353" w:author="Николай Богомолов" w:date="2022-09-19T10:46:00Z">
        <w:r w:rsidRPr="0034769A">
          <w:rPr>
            <w:highlight w:val="lightGray"/>
            <w:rPrChange w:id="1354" w:author="Николай Богомолов" w:date="2022-10-12T11:35:00Z">
              <w:rPr/>
            </w:rPrChange>
          </w:rPr>
          <w:t xml:space="preserve">Инфраструктура данных </w:t>
        </w:r>
        <w:r w:rsidRPr="0034769A">
          <w:rPr>
            <w:highlight w:val="lightGray"/>
            <w:lang w:val="en-US"/>
            <w:rPrChange w:id="1355" w:author="Николай Богомолов" w:date="2022-10-12T11:35:00Z">
              <w:rPr>
                <w:lang w:val="en-US"/>
              </w:rPr>
            </w:rPrChange>
          </w:rPr>
          <w:t>PIMS</w:t>
        </w:r>
        <w:r w:rsidRPr="0034769A">
          <w:rPr>
            <w:highlight w:val="lightGray"/>
            <w:rPrChange w:id="1356" w:author="Николай Богомолов" w:date="2022-10-12T11:35:00Z">
              <w:rPr/>
            </w:rPrChange>
          </w:rPr>
          <w:t xml:space="preserve"> формирует сообщение </w:t>
        </w:r>
      </w:ins>
      <w:ins w:id="1357" w:author="Николай Богомолов" w:date="2022-09-19T10:47:00Z">
        <w:r w:rsidRPr="0034769A">
          <w:rPr>
            <w:highlight w:val="lightGray"/>
            <w:rPrChange w:id="1358" w:author="Николай Богомолов" w:date="2022-10-12T11:35:00Z">
              <w:rPr/>
            </w:rPrChange>
          </w:rPr>
          <w:t>«</w:t>
        </w:r>
        <w:r w:rsidR="00692215" w:rsidRPr="0034769A">
          <w:rPr>
            <w:highlight w:val="lightGray"/>
            <w:rPrChange w:id="1359" w:author="Николай Богомолов" w:date="2022-10-12T11:35:00Z">
              <w:rPr/>
            </w:rPrChange>
          </w:rPr>
          <w:t>П</w:t>
        </w:r>
        <w:r w:rsidRPr="0034769A">
          <w:rPr>
            <w:highlight w:val="lightGray"/>
            <w:rPrChange w:id="1360" w:author="Николай Богомолов" w:date="2022-10-12T11:35:00Z">
              <w:rPr/>
            </w:rPrChange>
          </w:rPr>
          <w:t>лан порезк</w:t>
        </w:r>
        <w:r w:rsidR="00692215" w:rsidRPr="0034769A">
          <w:rPr>
            <w:highlight w:val="lightGray"/>
            <w:rPrChange w:id="1361" w:author="Николай Богомолов" w:date="2022-10-12T11:35:00Z">
              <w:rPr/>
            </w:rPrChange>
          </w:rPr>
          <w:t>и</w:t>
        </w:r>
      </w:ins>
      <w:ins w:id="1362" w:author="Николай Богомолов" w:date="2022-09-19T10:46:00Z">
        <w:r w:rsidRPr="0034769A">
          <w:rPr>
            <w:highlight w:val="lightGray"/>
            <w:rPrChange w:id="1363" w:author="Николай Богомолов" w:date="2022-10-12T11:35:00Z">
              <w:rPr/>
            </w:rPrChange>
          </w:rPr>
          <w:t xml:space="preserve">», на основе данных из полученного сообщения. </w:t>
        </w:r>
      </w:ins>
      <w:ins w:id="1364" w:author="Николай Богомолов" w:date="2022-09-19T15:10:00Z">
        <w:r w:rsidR="00FB1DF3" w:rsidRPr="0034769A">
          <w:rPr>
            <w:highlight w:val="lightGray"/>
            <w:rPrChange w:id="1365" w:author="Николай Богомолов" w:date="2022-10-12T11:35:00Z">
              <w:rPr/>
            </w:rPrChange>
          </w:rPr>
          <w:t>Код агрегата (</w:t>
        </w:r>
        <w:r w:rsidR="00FB1DF3" w:rsidRPr="0034769A">
          <w:rPr>
            <w:highlight w:val="lightGray"/>
            <w:lang w:val="en-US"/>
            <w:rPrChange w:id="1366" w:author="Николай Богомолов" w:date="2022-10-12T11:35:00Z">
              <w:rPr>
                <w:lang w:val="en-US"/>
              </w:rPr>
            </w:rPrChange>
          </w:rPr>
          <w:t>LineId</w:t>
        </w:r>
        <w:r w:rsidR="00FB1DF3" w:rsidRPr="0034769A">
          <w:rPr>
            <w:highlight w:val="lightGray"/>
            <w:rPrChange w:id="1367" w:author="Николай Богомолов" w:date="2022-10-12T11:35:00Z">
              <w:rPr>
                <w:lang w:val="en-US"/>
              </w:rPr>
            </w:rPrChange>
          </w:rPr>
          <w:t>)</w:t>
        </w:r>
        <w:r w:rsidR="00FB1DF3" w:rsidRPr="0034769A">
          <w:rPr>
            <w:highlight w:val="lightGray"/>
            <w:rPrChange w:id="1368" w:author="Николай Богомолов" w:date="2022-10-12T11:35:00Z">
              <w:rPr/>
            </w:rPrChange>
          </w:rPr>
          <w:t xml:space="preserve"> инфраструктура данных </w:t>
        </w:r>
        <w:r w:rsidR="00FB1DF3" w:rsidRPr="0034769A">
          <w:rPr>
            <w:highlight w:val="lightGray"/>
            <w:lang w:val="en-US"/>
            <w:rPrChange w:id="1369" w:author="Николай Богомолов" w:date="2022-10-12T11:35:00Z">
              <w:rPr>
                <w:lang w:val="en-US"/>
              </w:rPr>
            </w:rPrChange>
          </w:rPr>
          <w:t>PIMS</w:t>
        </w:r>
        <w:r w:rsidR="00FB1DF3" w:rsidRPr="0034769A">
          <w:rPr>
            <w:highlight w:val="lightGray"/>
            <w:rPrChange w:id="1370" w:author="Николай Богомолов" w:date="2022-10-12T11:35:00Z">
              <w:rPr/>
            </w:rPrChange>
          </w:rPr>
          <w:t xml:space="preserve"> </w:t>
        </w:r>
      </w:ins>
      <w:ins w:id="1371" w:author="Николай Богомолов" w:date="2022-09-19T15:12:00Z">
        <w:r w:rsidR="00FB1DF3" w:rsidRPr="0034769A">
          <w:rPr>
            <w:highlight w:val="lightGray"/>
            <w:rPrChange w:id="1372" w:author="Николай Богомолов" w:date="2022-10-12T11:35:00Z">
              <w:rPr/>
            </w:rPrChange>
          </w:rPr>
          <w:t xml:space="preserve">формирует на основе плавочного заказа, получаемого из </w:t>
        </w:r>
        <w:r w:rsidR="00FB1DF3" w:rsidRPr="0034769A">
          <w:rPr>
            <w:highlight w:val="lightGray"/>
            <w:lang w:val="en-US"/>
            <w:rPrChange w:id="1373" w:author="Николай Богомолов" w:date="2022-10-12T11:35:00Z">
              <w:rPr>
                <w:lang w:val="en-US"/>
              </w:rPr>
            </w:rPrChange>
          </w:rPr>
          <w:t>MES</w:t>
        </w:r>
        <w:r w:rsidR="00FB1DF3" w:rsidRPr="0034769A">
          <w:rPr>
            <w:highlight w:val="lightGray"/>
            <w:rPrChange w:id="1374" w:author="Николай Богомолов" w:date="2022-10-12T11:35:00Z">
              <w:rPr>
                <w:lang w:val="en-US"/>
              </w:rPr>
            </w:rPrChange>
          </w:rPr>
          <w:t xml:space="preserve"> </w:t>
        </w:r>
        <w:r w:rsidR="00FB1DF3" w:rsidRPr="0034769A">
          <w:rPr>
            <w:highlight w:val="lightGray"/>
            <w:lang w:val="en-US"/>
            <w:rPrChange w:id="1375" w:author="Николай Богомолов" w:date="2022-10-12T11:35:00Z">
              <w:rPr>
                <w:lang w:val="en-US"/>
              </w:rPr>
            </w:rPrChange>
          </w:rPr>
          <w:t>PSI</w:t>
        </w:r>
      </w:ins>
      <w:ins w:id="1376" w:author="Николай Богомолов" w:date="2022-09-19T15:13:00Z">
        <w:r w:rsidR="00FB1DF3" w:rsidRPr="0034769A">
          <w:rPr>
            <w:highlight w:val="lightGray"/>
            <w:lang w:val="en-US"/>
            <w:rPrChange w:id="1377" w:author="Николай Богомолов" w:date="2022-10-12T11:35:00Z">
              <w:rPr>
                <w:lang w:val="en-US"/>
              </w:rPr>
            </w:rPrChange>
          </w:rPr>
          <w:t>m</w:t>
        </w:r>
      </w:ins>
      <w:ins w:id="1378" w:author="Николай Богомолов" w:date="2022-09-19T15:12:00Z">
        <w:r w:rsidR="00FB1DF3" w:rsidRPr="0034769A">
          <w:rPr>
            <w:highlight w:val="lightGray"/>
            <w:lang w:val="en-US"/>
            <w:rPrChange w:id="1379" w:author="Николай Богомолов" w:date="2022-10-12T11:35:00Z">
              <w:rPr>
                <w:lang w:val="en-US"/>
              </w:rPr>
            </w:rPrChange>
          </w:rPr>
          <w:t>etal</w:t>
        </w:r>
      </w:ins>
      <w:ins w:id="1380" w:author="Николай Богомолов" w:date="2022-09-19T15:13:00Z">
        <w:r w:rsidR="00FB1DF3" w:rsidRPr="0034769A">
          <w:rPr>
            <w:highlight w:val="lightGray"/>
            <w:lang w:val="en-US"/>
            <w:rPrChange w:id="1381" w:author="Николай Богомолов" w:date="2022-10-12T11:35:00Z">
              <w:rPr>
                <w:lang w:val="en-US"/>
              </w:rPr>
            </w:rPrChange>
          </w:rPr>
          <w:t>s</w:t>
        </w:r>
      </w:ins>
      <w:ins w:id="1382" w:author="Николай Богомолов" w:date="2022-09-19T10:46:00Z">
        <w:r w:rsidRPr="0034769A">
          <w:rPr>
            <w:highlight w:val="lightGray"/>
            <w:rPrChange w:id="1383" w:author="Николай Богомолов" w:date="2022-10-12T11:35:00Z">
              <w:rPr/>
            </w:rPrChange>
          </w:rPr>
          <w:t>.</w:t>
        </w:r>
      </w:ins>
    </w:p>
    <w:p w14:paraId="2AD64366" w14:textId="25E05AFB" w:rsidR="009F5AB4" w:rsidRDefault="009F5AB4" w:rsidP="009F5AB4">
      <w:pPr>
        <w:rPr>
          <w:ins w:id="1384" w:author="Николай Богомолов" w:date="2022-10-12T11:12:00Z"/>
        </w:rPr>
      </w:pPr>
      <w:ins w:id="1385" w:author="Николай Богомолов" w:date="2022-09-19T10:46:00Z">
        <w:r w:rsidRPr="0034769A">
          <w:rPr>
            <w:highlight w:val="lightGray"/>
            <w:rPrChange w:id="1386" w:author="Николай Богомолов" w:date="2022-10-12T11:35:00Z">
              <w:rPr/>
            </w:rPrChange>
          </w:rPr>
          <w:t xml:space="preserve">Инфраструктура данных </w:t>
        </w:r>
        <w:r w:rsidRPr="0034769A">
          <w:rPr>
            <w:highlight w:val="lightGray"/>
            <w:lang w:val="en-US"/>
            <w:rPrChange w:id="1387" w:author="Николай Богомолов" w:date="2022-10-12T11:35:00Z">
              <w:rPr>
                <w:lang w:val="en-US"/>
              </w:rPr>
            </w:rPrChange>
          </w:rPr>
          <w:t>PIMS</w:t>
        </w:r>
        <w:r w:rsidRPr="0034769A">
          <w:rPr>
            <w:highlight w:val="lightGray"/>
            <w:rPrChange w:id="1388" w:author="Николай Богомолов" w:date="2022-10-12T11:35:00Z">
              <w:rPr/>
            </w:rPrChange>
          </w:rPr>
          <w:t xml:space="preserve">, </w:t>
        </w:r>
      </w:ins>
      <w:ins w:id="1389" w:author="Николай Богомолов" w:date="2022-09-19T15:41:00Z">
        <w:r w:rsidR="004D7EF5" w:rsidRPr="0034769A">
          <w:rPr>
            <w:highlight w:val="lightGray"/>
            <w:rPrChange w:id="1390" w:author="Николай Богомолов" w:date="2022-10-12T11:35:00Z">
              <w:rPr>
                <w:highlight w:val="cyan"/>
              </w:rPr>
            </w:rPrChange>
          </w:rPr>
          <w:t xml:space="preserve">через </w:t>
        </w:r>
        <w:r w:rsidR="004D7EF5" w:rsidRPr="0034769A">
          <w:rPr>
            <w:highlight w:val="lightGray"/>
            <w:lang w:val="en-US"/>
            <w:rPrChange w:id="1391" w:author="Николай Богомолов" w:date="2022-10-12T11:35:00Z">
              <w:rPr>
                <w:highlight w:val="cyan"/>
                <w:lang w:val="en-US"/>
              </w:rPr>
            </w:rPrChange>
          </w:rPr>
          <w:t>API</w:t>
        </w:r>
        <w:r w:rsidR="004D7EF5" w:rsidRPr="0034769A">
          <w:rPr>
            <w:highlight w:val="lightGray"/>
            <w:rPrChange w:id="1392" w:author="Николай Богомолов" w:date="2022-10-12T11:35:00Z">
              <w:rPr>
                <w:highlight w:val="cyan"/>
              </w:rPr>
            </w:rPrChange>
          </w:rPr>
          <w:t xml:space="preserve"> менеджер </w:t>
        </w:r>
        <w:r w:rsidR="004D7EF5" w:rsidRPr="0034769A">
          <w:rPr>
            <w:highlight w:val="lightGray"/>
            <w:lang w:val="en-US"/>
            <w:rPrChange w:id="1393" w:author="Николай Богомолов" w:date="2022-10-12T11:35:00Z">
              <w:rPr>
                <w:highlight w:val="cyan"/>
                <w:lang w:val="en-US"/>
              </w:rPr>
            </w:rPrChange>
          </w:rPr>
          <w:t>WinCC</w:t>
        </w:r>
        <w:r w:rsidR="004D7EF5" w:rsidRPr="0034769A">
          <w:rPr>
            <w:highlight w:val="lightGray"/>
            <w:rPrChange w:id="1394" w:author="Николай Богомолов" w:date="2022-10-12T11:35:00Z">
              <w:rPr>
                <w:highlight w:val="cyan"/>
              </w:rPr>
            </w:rPrChange>
          </w:rPr>
          <w:t xml:space="preserve"> </w:t>
        </w:r>
        <w:r w:rsidR="004D7EF5" w:rsidRPr="0034769A">
          <w:rPr>
            <w:highlight w:val="lightGray"/>
            <w:lang w:val="en-US"/>
            <w:rPrChange w:id="1395" w:author="Николай Богомолов" w:date="2022-10-12T11:35:00Z">
              <w:rPr>
                <w:highlight w:val="cyan"/>
                <w:lang w:val="en-US"/>
              </w:rPr>
            </w:rPrChange>
          </w:rPr>
          <w:t>OA</w:t>
        </w:r>
        <w:r w:rsidR="004D7EF5" w:rsidRPr="0034769A">
          <w:rPr>
            <w:highlight w:val="lightGray"/>
            <w:rPrChange w:id="1396" w:author="Николай Богомолов" w:date="2022-10-12T11:35:00Z">
              <w:rPr>
                <w:highlight w:val="cyan"/>
              </w:rPr>
            </w:rPrChange>
          </w:rPr>
          <w:t>,</w:t>
        </w:r>
      </w:ins>
      <w:ins w:id="1397" w:author="Николай Богомолов" w:date="2022-09-19T10:46:00Z">
        <w:r w:rsidRPr="0034769A">
          <w:rPr>
            <w:highlight w:val="lightGray"/>
            <w:rPrChange w:id="1398" w:author="Николай Богомолов" w:date="2022-10-12T11:35:00Z">
              <w:rPr/>
            </w:rPrChange>
          </w:rPr>
          <w:t xml:space="preserve"> отправляет сформированное сообщение в СП.</w:t>
        </w:r>
      </w:ins>
    </w:p>
    <w:p w14:paraId="3D4816C2" w14:textId="08BF55EC" w:rsidR="004D2F33" w:rsidRPr="0092569C" w:rsidRDefault="004D2F33">
      <w:pPr>
        <w:pStyle w:val="2"/>
        <w:numPr>
          <w:ilvl w:val="1"/>
          <w:numId w:val="5"/>
        </w:numPr>
        <w:ind w:left="709" w:hanging="709"/>
        <w:rPr>
          <w:ins w:id="1399" w:author="Николай Богомолов" w:date="2022-10-12T11:13:00Z"/>
          <w:highlight w:val="cyan"/>
        </w:rPr>
        <w:pPrChange w:id="1400" w:author="Николай Богомолов" w:date="2022-10-12T11:13:00Z">
          <w:pPr>
            <w:pStyle w:val="2"/>
            <w:numPr>
              <w:numId w:val="5"/>
            </w:numPr>
            <w:ind w:left="709" w:hanging="720"/>
          </w:pPr>
        </w:pPrChange>
      </w:pPr>
      <w:bookmarkStart w:id="1401" w:name="_Toc116467206"/>
      <w:ins w:id="1402" w:author="Николай Богомолов" w:date="2022-10-12T11:13:00Z">
        <w:r w:rsidRPr="0092569C">
          <w:rPr>
            <w:highlight w:val="cyan"/>
          </w:rPr>
          <w:t>Сообщение «</w:t>
        </w:r>
        <w:r>
          <w:rPr>
            <w:highlight w:val="cyan"/>
          </w:rPr>
          <w:t>План взвешивания заготовок</w:t>
        </w:r>
        <w:r w:rsidRPr="0092569C">
          <w:rPr>
            <w:highlight w:val="cyan"/>
          </w:rPr>
          <w:t>»</w:t>
        </w:r>
        <w:bookmarkEnd w:id="1401"/>
      </w:ins>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2F33" w:rsidRPr="00093787" w14:paraId="72F66E4D" w14:textId="77777777" w:rsidTr="0092569C">
        <w:trPr>
          <w:ins w:id="1403" w:author="Николай Богомолов" w:date="2022-10-12T11:13:00Z"/>
        </w:trPr>
        <w:tc>
          <w:tcPr>
            <w:tcW w:w="9345" w:type="dxa"/>
          </w:tcPr>
          <w:p w14:paraId="119DEF6A" w14:textId="77777777" w:rsidR="004D2F33" w:rsidRPr="0092569C" w:rsidRDefault="004D2F33" w:rsidP="0092569C">
            <w:pPr>
              <w:rPr>
                <w:ins w:id="1404" w:author="Николай Богомолов" w:date="2022-10-12T11:13:00Z"/>
                <w:i/>
                <w:iCs/>
                <w:color w:val="404040" w:themeColor="text1" w:themeTint="BF"/>
                <w:highlight w:val="cyan"/>
              </w:rPr>
            </w:pPr>
            <w:ins w:id="1405" w:author="Николай Богомолов" w:date="2022-10-12T11:13:00Z">
              <w:r w:rsidRPr="0092569C">
                <w:rPr>
                  <w:rStyle w:val="af1"/>
                  <w:highlight w:val="cyan"/>
                </w:rPr>
                <w:t>Направление передачи</w:t>
              </w:r>
            </w:ins>
          </w:p>
        </w:tc>
      </w:tr>
      <w:tr w:rsidR="004D2F33" w:rsidRPr="00093787" w14:paraId="5A5A650B" w14:textId="77777777" w:rsidTr="0092569C">
        <w:trPr>
          <w:ins w:id="1406" w:author="Николай Богомолов" w:date="2022-10-12T11:13:00Z"/>
        </w:trPr>
        <w:tc>
          <w:tcPr>
            <w:tcW w:w="9345" w:type="dxa"/>
          </w:tcPr>
          <w:p w14:paraId="72F27409" w14:textId="77777777" w:rsidR="004D2F33" w:rsidRPr="0092569C" w:rsidRDefault="004D2F33" w:rsidP="0092569C">
            <w:pPr>
              <w:rPr>
                <w:ins w:id="1407" w:author="Николай Богомолов" w:date="2022-10-12T11:13:00Z"/>
                <w:highlight w:val="cyan"/>
              </w:rPr>
            </w:pPr>
            <w:ins w:id="1408" w:author="Николай Богомолов" w:date="2022-10-12T11:13:00Z">
              <w:r w:rsidRPr="0092569C">
                <w:rPr>
                  <w:highlight w:val="cyan"/>
                  <w:lang w:val="en-US"/>
                </w:rPr>
                <w:t xml:space="preserve">MES PSImetals </w:t>
              </w:r>
              <w:r w:rsidRPr="0092569C">
                <w:rPr>
                  <w:rFonts w:cstheme="minorHAnsi"/>
                  <w:highlight w:val="cyan"/>
                </w:rPr>
                <w:t>→</w:t>
              </w:r>
              <w:r w:rsidRPr="0092569C">
                <w:rPr>
                  <w:highlight w:val="cyan"/>
                  <w:lang w:val="en-US"/>
                </w:rPr>
                <w:t xml:space="preserve"> PIMS</w:t>
              </w:r>
              <w:r w:rsidRPr="0092569C">
                <w:rPr>
                  <w:highlight w:val="cyan"/>
                </w:rPr>
                <w:t xml:space="preserve"> </w:t>
              </w:r>
              <w:r w:rsidRPr="0092569C">
                <w:rPr>
                  <w:rFonts w:cstheme="minorHAnsi"/>
                  <w:highlight w:val="cyan"/>
                </w:rPr>
                <w:t>→</w:t>
              </w:r>
              <w:r w:rsidRPr="0092569C">
                <w:rPr>
                  <w:highlight w:val="cyan"/>
                </w:rPr>
                <w:t xml:space="preserve"> </w:t>
              </w:r>
              <w:r w:rsidRPr="0092569C">
                <w:rPr>
                  <w:highlight w:val="cyan"/>
                  <w:lang w:val="en-US"/>
                </w:rPr>
                <w:t>C</w:t>
              </w:r>
              <w:r w:rsidRPr="0092569C">
                <w:rPr>
                  <w:highlight w:val="cyan"/>
                </w:rPr>
                <w:t>П</w:t>
              </w:r>
            </w:ins>
          </w:p>
        </w:tc>
      </w:tr>
      <w:tr w:rsidR="004D2F33" w:rsidRPr="00093787" w14:paraId="22226D65" w14:textId="77777777" w:rsidTr="0092569C">
        <w:trPr>
          <w:ins w:id="1409" w:author="Николай Богомолов" w:date="2022-10-12T11:13:00Z"/>
        </w:trPr>
        <w:tc>
          <w:tcPr>
            <w:tcW w:w="9345" w:type="dxa"/>
          </w:tcPr>
          <w:p w14:paraId="58E346DD" w14:textId="77777777" w:rsidR="004D2F33" w:rsidRPr="0092569C" w:rsidRDefault="004D2F33" w:rsidP="0092569C">
            <w:pPr>
              <w:spacing w:before="120"/>
              <w:rPr>
                <w:ins w:id="1410" w:author="Николай Богомолов" w:date="2022-10-12T11:13:00Z"/>
                <w:highlight w:val="cyan"/>
              </w:rPr>
            </w:pPr>
            <w:ins w:id="1411" w:author="Николай Богомолов" w:date="2022-10-12T11:13:00Z">
              <w:r w:rsidRPr="0092569C">
                <w:rPr>
                  <w:rStyle w:val="af1"/>
                  <w:highlight w:val="cyan"/>
                </w:rPr>
                <w:t>Инициирующие событие</w:t>
              </w:r>
            </w:ins>
          </w:p>
        </w:tc>
      </w:tr>
      <w:tr w:rsidR="004D2F33" w:rsidRPr="00093787" w14:paraId="22CA7B65" w14:textId="77777777" w:rsidTr="0092569C">
        <w:trPr>
          <w:ins w:id="1412" w:author="Николай Богомолов" w:date="2022-10-12T11:13:00Z"/>
        </w:trPr>
        <w:tc>
          <w:tcPr>
            <w:tcW w:w="9345" w:type="dxa"/>
          </w:tcPr>
          <w:p w14:paraId="1DCB7EC1" w14:textId="0B9B0BA0" w:rsidR="004D2F33" w:rsidRPr="0092569C" w:rsidRDefault="004D2F33" w:rsidP="0092569C">
            <w:pPr>
              <w:rPr>
                <w:ins w:id="1413" w:author="Николай Богомолов" w:date="2022-10-12T11:13:00Z"/>
                <w:highlight w:val="cyan"/>
              </w:rPr>
            </w:pPr>
            <w:ins w:id="1414" w:author="Николай Богомолов" w:date="2022-10-12T11:14:00Z">
              <w:r>
                <w:rPr>
                  <w:highlight w:val="cyan"/>
                </w:rPr>
                <w:t>Инициирующее событие будет оп</w:t>
              </w:r>
            </w:ins>
            <w:ins w:id="1415" w:author="Николай Богомолов" w:date="2022-10-12T11:15:00Z">
              <w:r>
                <w:rPr>
                  <w:highlight w:val="cyan"/>
                </w:rPr>
                <w:t>ределено</w:t>
              </w:r>
            </w:ins>
            <w:ins w:id="1416" w:author="Николай Богомолов" w:date="2022-10-12T11:20:00Z">
              <w:r>
                <w:rPr>
                  <w:highlight w:val="cyan"/>
                </w:rPr>
                <w:t xml:space="preserve"> группой разработки </w:t>
              </w:r>
              <w:r>
                <w:rPr>
                  <w:highlight w:val="cyan"/>
                  <w:lang w:val="en-US"/>
                </w:rPr>
                <w:t>MES</w:t>
              </w:r>
            </w:ins>
            <w:ins w:id="1417" w:author="Николай Богомолов" w:date="2022-10-12T11:15:00Z">
              <w:r>
                <w:rPr>
                  <w:highlight w:val="cyan"/>
                </w:rPr>
                <w:t xml:space="preserve"> в процессе внедрения СП</w:t>
              </w:r>
            </w:ins>
            <w:ins w:id="1418" w:author="Николай Богомолов" w:date="2022-10-12T11:13:00Z">
              <w:r w:rsidRPr="0092569C">
                <w:rPr>
                  <w:highlight w:val="cyan"/>
                </w:rPr>
                <w:t xml:space="preserve"> </w:t>
              </w:r>
            </w:ins>
          </w:p>
        </w:tc>
      </w:tr>
      <w:tr w:rsidR="004D2F33" w:rsidRPr="00093787" w14:paraId="2C72299E" w14:textId="77777777" w:rsidTr="0092569C">
        <w:trPr>
          <w:ins w:id="1419" w:author="Николай Богомолов" w:date="2022-10-12T11:13:00Z"/>
        </w:trPr>
        <w:tc>
          <w:tcPr>
            <w:tcW w:w="9345" w:type="dxa"/>
          </w:tcPr>
          <w:p w14:paraId="4CEC9DE5" w14:textId="77777777" w:rsidR="004D2F33" w:rsidRPr="0092569C" w:rsidRDefault="004D2F33" w:rsidP="0092569C">
            <w:pPr>
              <w:spacing w:before="120"/>
              <w:rPr>
                <w:ins w:id="1420" w:author="Николай Богомолов" w:date="2022-10-12T11:13:00Z"/>
                <w:rStyle w:val="af1"/>
                <w:highlight w:val="cyan"/>
              </w:rPr>
            </w:pPr>
            <w:ins w:id="1421" w:author="Николай Богомолов" w:date="2022-10-12T11:13:00Z">
              <w:r w:rsidRPr="0092569C">
                <w:rPr>
                  <w:rStyle w:val="af1"/>
                  <w:highlight w:val="cyan"/>
                </w:rPr>
                <w:lastRenderedPageBreak/>
                <w:t>Содержимое сообщения:</w:t>
              </w:r>
            </w:ins>
          </w:p>
        </w:tc>
      </w:tr>
      <w:tr w:rsidR="004D2F33" w:rsidRPr="00093787" w14:paraId="3DDD801C" w14:textId="77777777" w:rsidTr="0092569C">
        <w:trPr>
          <w:ins w:id="1422" w:author="Николай Богомолов" w:date="2022-10-12T11:13:00Z"/>
        </w:trPr>
        <w:tc>
          <w:tcPr>
            <w:tcW w:w="9345" w:type="dxa"/>
          </w:tcPr>
          <w:p w14:paraId="32B35A8E" w14:textId="77777777" w:rsidR="004D2F33" w:rsidRPr="0092569C" w:rsidRDefault="004D2F33" w:rsidP="004D2F33">
            <w:pPr>
              <w:pStyle w:val="a"/>
              <w:numPr>
                <w:ilvl w:val="0"/>
                <w:numId w:val="25"/>
              </w:numPr>
              <w:spacing w:after="0"/>
              <w:rPr>
                <w:ins w:id="1423" w:author="Николай Богомолов" w:date="2022-10-12T11:13:00Z"/>
                <w:highlight w:val="cyan"/>
              </w:rPr>
            </w:pPr>
            <w:ins w:id="1424" w:author="Николай Богомолов" w:date="2022-10-12T11:13:00Z">
              <w:r w:rsidRPr="0092569C">
                <w:rPr>
                  <w:highlight w:val="cyan"/>
                  <w:lang w:val="en-US"/>
                </w:rPr>
                <w:t>DtEvent</w:t>
              </w:r>
              <w:r w:rsidRPr="0092569C">
                <w:rPr>
                  <w:highlight w:val="cyan"/>
                </w:rPr>
                <w:t xml:space="preserve"> - Дата и время события</w:t>
              </w:r>
            </w:ins>
          </w:p>
          <w:p w14:paraId="25A5D05B" w14:textId="4AD44672" w:rsidR="004D2F33" w:rsidRPr="0092569C" w:rsidRDefault="004D2F33" w:rsidP="004D2F33">
            <w:pPr>
              <w:pStyle w:val="a"/>
              <w:numPr>
                <w:ilvl w:val="0"/>
                <w:numId w:val="25"/>
              </w:numPr>
              <w:spacing w:after="0"/>
              <w:rPr>
                <w:ins w:id="1425" w:author="Николай Богомолов" w:date="2022-10-12T11:13:00Z"/>
                <w:highlight w:val="cyan"/>
              </w:rPr>
            </w:pPr>
            <w:ins w:id="1426" w:author="Николай Богомолов" w:date="2022-10-12T11:13:00Z">
              <w:r w:rsidRPr="0092569C">
                <w:rPr>
                  <w:highlight w:val="cyan"/>
                  <w:lang w:val="en-US"/>
                </w:rPr>
                <w:t>EventCode</w:t>
              </w:r>
              <w:r w:rsidRPr="0092569C">
                <w:rPr>
                  <w:highlight w:val="cyan"/>
                </w:rPr>
                <w:t xml:space="preserve"> – тип действия (</w:t>
              </w:r>
            </w:ins>
            <w:ins w:id="1427" w:author="Николай Богомолов" w:date="2022-10-12T11:15:00Z">
              <w:r>
                <w:rPr>
                  <w:highlight w:val="cyan"/>
                  <w:lang w:val="en-US"/>
                </w:rPr>
                <w:t>RELEASE</w:t>
              </w:r>
            </w:ins>
            <w:ins w:id="1428" w:author="Николай Богомолов" w:date="2022-10-12T11:13:00Z">
              <w:r w:rsidRPr="0092569C">
                <w:rPr>
                  <w:highlight w:val="cyan"/>
                </w:rPr>
                <w:t>)</w:t>
              </w:r>
            </w:ins>
          </w:p>
          <w:p w14:paraId="6536F392" w14:textId="4854773C" w:rsidR="004D2F33" w:rsidRPr="004D2F33" w:rsidRDefault="004D2F33" w:rsidP="004D2F33">
            <w:pPr>
              <w:pStyle w:val="a"/>
              <w:numPr>
                <w:ilvl w:val="0"/>
                <w:numId w:val="25"/>
              </w:numPr>
              <w:spacing w:after="0"/>
              <w:rPr>
                <w:ins w:id="1429" w:author="Николай Богомолов" w:date="2022-10-12T11:13:00Z"/>
                <w:b/>
                <w:bCs/>
                <w:highlight w:val="cyan"/>
                <w:lang w:val="en-US"/>
                <w:rPrChange w:id="1430" w:author="Николай Богомолов" w:date="2022-10-12T11:16:00Z">
                  <w:rPr>
                    <w:ins w:id="1431" w:author="Николай Богомолов" w:date="2022-10-12T11:13:00Z"/>
                    <w:b/>
                    <w:bCs/>
                    <w:highlight w:val="cyan"/>
                  </w:rPr>
                </w:rPrChange>
              </w:rPr>
            </w:pPr>
            <w:ins w:id="1432" w:author="Николай Богомолов" w:date="2022-10-12T11:13:00Z">
              <w:r w:rsidRPr="0092569C">
                <w:rPr>
                  <w:highlight w:val="cyan"/>
                  <w:lang w:val="en-US"/>
                </w:rPr>
                <w:t>LineId</w:t>
              </w:r>
              <w:r w:rsidRPr="004D2F33">
                <w:rPr>
                  <w:highlight w:val="cyan"/>
                  <w:lang w:val="en-US"/>
                  <w:rPrChange w:id="1433" w:author="Николай Богомолов" w:date="2022-10-12T11:16:00Z">
                    <w:rPr>
                      <w:highlight w:val="cyan"/>
                    </w:rPr>
                  </w:rPrChange>
                </w:rPr>
                <w:t xml:space="preserve"> </w:t>
              </w:r>
              <w:r w:rsidRPr="004D2F33">
                <w:rPr>
                  <w:b/>
                  <w:bCs/>
                  <w:highlight w:val="cyan"/>
                  <w:lang w:val="en-US"/>
                  <w:rPrChange w:id="1434" w:author="Николай Богомолов" w:date="2022-10-12T11:16:00Z">
                    <w:rPr>
                      <w:b/>
                      <w:bCs/>
                      <w:highlight w:val="cyan"/>
                    </w:rPr>
                  </w:rPrChange>
                </w:rPr>
                <w:t xml:space="preserve">- </w:t>
              </w:r>
              <w:r w:rsidRPr="0092569C">
                <w:rPr>
                  <w:highlight w:val="cyan"/>
                </w:rPr>
                <w:t>агрегат</w:t>
              </w:r>
              <w:r w:rsidRPr="004D2F33">
                <w:rPr>
                  <w:highlight w:val="cyan"/>
                  <w:lang w:val="en-US"/>
                  <w:rPrChange w:id="1435" w:author="Николай Богомолов" w:date="2022-10-12T11:16:00Z">
                    <w:rPr>
                      <w:highlight w:val="cyan"/>
                    </w:rPr>
                  </w:rPrChange>
                </w:rPr>
                <w:t xml:space="preserve"> (V5</w:t>
              </w:r>
            </w:ins>
            <w:ins w:id="1436" w:author="Николай Богомолов" w:date="2022-10-12T11:15:00Z">
              <w:r>
                <w:rPr>
                  <w:highlight w:val="cyan"/>
                  <w:lang w:val="en-US"/>
                </w:rPr>
                <w:t>TM</w:t>
              </w:r>
            </w:ins>
            <w:ins w:id="1437" w:author="Николай Богомолов" w:date="2022-10-12T11:16:00Z">
              <w:r>
                <w:rPr>
                  <w:highlight w:val="cyan"/>
                  <w:lang w:val="en-US"/>
                </w:rPr>
                <w:t>1</w:t>
              </w:r>
            </w:ins>
            <w:ins w:id="1438" w:author="Николай Богомолов" w:date="2022-10-12T11:13:00Z">
              <w:r w:rsidRPr="004D2F33">
                <w:rPr>
                  <w:highlight w:val="cyan"/>
                  <w:lang w:val="en-US"/>
                  <w:rPrChange w:id="1439" w:author="Николай Богомолов" w:date="2022-10-12T11:16:00Z">
                    <w:rPr>
                      <w:highlight w:val="cyan"/>
                    </w:rPr>
                  </w:rPrChange>
                </w:rPr>
                <w:t>, V5</w:t>
              </w:r>
            </w:ins>
            <w:ins w:id="1440" w:author="Николай Богомолов" w:date="2022-10-12T11:16:00Z">
              <w:r>
                <w:rPr>
                  <w:highlight w:val="cyan"/>
                  <w:lang w:val="en-US"/>
                </w:rPr>
                <w:t>IT1</w:t>
              </w:r>
            </w:ins>
            <w:ins w:id="1441" w:author="Николай Богомолов" w:date="2022-10-12T11:13:00Z">
              <w:r w:rsidRPr="004D2F33">
                <w:rPr>
                  <w:highlight w:val="cyan"/>
                  <w:lang w:val="en-US"/>
                  <w:rPrChange w:id="1442" w:author="Николай Богомолов" w:date="2022-10-12T11:16:00Z">
                    <w:rPr>
                      <w:highlight w:val="cyan"/>
                    </w:rPr>
                  </w:rPrChange>
                </w:rPr>
                <w:t>, V5</w:t>
              </w:r>
            </w:ins>
            <w:ins w:id="1443" w:author="Николай Богомолов" w:date="2022-10-12T11:16:00Z">
              <w:r>
                <w:rPr>
                  <w:highlight w:val="cyan"/>
                  <w:lang w:val="en-US"/>
                </w:rPr>
                <w:t>IT2</w:t>
              </w:r>
            </w:ins>
            <w:ins w:id="1444" w:author="Николай Богомолов" w:date="2022-10-12T11:13:00Z">
              <w:r w:rsidRPr="004D2F33">
                <w:rPr>
                  <w:highlight w:val="cyan"/>
                  <w:lang w:val="en-US"/>
                  <w:rPrChange w:id="1445" w:author="Николай Богомолов" w:date="2022-10-12T11:16:00Z">
                    <w:rPr>
                      <w:highlight w:val="cyan"/>
                    </w:rPr>
                  </w:rPrChange>
                </w:rPr>
                <w:t>)</w:t>
              </w:r>
            </w:ins>
          </w:p>
          <w:p w14:paraId="47DA05E7" w14:textId="77777777" w:rsidR="004D2F33" w:rsidRPr="0092569C" w:rsidRDefault="004D2F33">
            <w:pPr>
              <w:pStyle w:val="a"/>
              <w:numPr>
                <w:ilvl w:val="0"/>
                <w:numId w:val="25"/>
              </w:numPr>
              <w:spacing w:after="0"/>
              <w:rPr>
                <w:ins w:id="1446" w:author="Николай Богомолов" w:date="2022-10-12T11:13:00Z"/>
                <w:highlight w:val="cyan"/>
              </w:rPr>
              <w:pPrChange w:id="1447" w:author="Николай Богомолов" w:date="2022-10-12T11:18:00Z">
                <w:pPr>
                  <w:pStyle w:val="a"/>
                  <w:numPr>
                    <w:ilvl w:val="1"/>
                    <w:numId w:val="25"/>
                  </w:numPr>
                  <w:spacing w:after="0"/>
                  <w:ind w:left="1440"/>
                </w:pPr>
              </w:pPrChange>
            </w:pPr>
            <w:ins w:id="1448" w:author="Николай Богомолов" w:date="2022-10-12T11:13:00Z">
              <w:r w:rsidRPr="0092569C">
                <w:rPr>
                  <w:highlight w:val="cyan"/>
                  <w:lang w:val="en-US"/>
                </w:rPr>
                <w:t>Materials</w:t>
              </w:r>
              <w:r w:rsidRPr="0092569C">
                <w:rPr>
                  <w:highlight w:val="cyan"/>
                </w:rPr>
                <w:t xml:space="preserve"> – коллекция данных о материалах, каждый элемент которой содержит в себе следующую информацию:</w:t>
              </w:r>
            </w:ins>
          </w:p>
          <w:p w14:paraId="1221374D" w14:textId="77C1DCE2" w:rsidR="004D2F33" w:rsidRPr="0092569C" w:rsidRDefault="004D2F33">
            <w:pPr>
              <w:pStyle w:val="a"/>
              <w:numPr>
                <w:ilvl w:val="1"/>
                <w:numId w:val="25"/>
              </w:numPr>
              <w:spacing w:after="0"/>
              <w:rPr>
                <w:ins w:id="1449" w:author="Николай Богомолов" w:date="2022-10-12T11:13:00Z"/>
                <w:highlight w:val="cyan"/>
              </w:rPr>
              <w:pPrChange w:id="1450" w:author="Николай Богомолов" w:date="2022-10-12T11:18:00Z">
                <w:pPr>
                  <w:pStyle w:val="a"/>
                  <w:numPr>
                    <w:ilvl w:val="2"/>
                    <w:numId w:val="25"/>
                  </w:numPr>
                  <w:spacing w:after="0"/>
                  <w:ind w:left="2160"/>
                </w:pPr>
              </w:pPrChange>
            </w:pPr>
            <w:ins w:id="1451" w:author="Николай Богомолов" w:date="2022-10-12T11:13:00Z">
              <w:r w:rsidRPr="0092569C">
                <w:rPr>
                  <w:highlight w:val="cyan"/>
                </w:rPr>
                <w:t>MatId –</w:t>
              </w:r>
            </w:ins>
            <w:ins w:id="1452" w:author="Николай Богомолов" w:date="2022-10-12T11:18:00Z">
              <w:r w:rsidRPr="004D2F33">
                <w:rPr>
                  <w:highlight w:val="cyan"/>
                  <w:rPrChange w:id="1453" w:author="Николай Богомолов" w:date="2022-10-12T11:18:00Z">
                    <w:rPr>
                      <w:highlight w:val="cyan"/>
                      <w:lang w:val="en-US"/>
                    </w:rPr>
                  </w:rPrChange>
                </w:rPr>
                <w:t xml:space="preserve"> </w:t>
              </w:r>
            </w:ins>
            <w:ins w:id="1454" w:author="Николай Богомолов" w:date="2022-10-12T11:13:00Z">
              <w:r w:rsidRPr="0092569C">
                <w:rPr>
                  <w:highlight w:val="cyan"/>
                </w:rPr>
                <w:t xml:space="preserve">идентификатор материала в формате </w:t>
              </w:r>
              <w:r w:rsidRPr="0092569C">
                <w:rPr>
                  <w:highlight w:val="cyan"/>
                  <w:lang w:val="en-US"/>
                </w:rPr>
                <w:t>SZYYPNNNNCRAA</w:t>
              </w:r>
              <w:r w:rsidRPr="0092569C">
                <w:rPr>
                  <w:highlight w:val="cyan"/>
                </w:rPr>
                <w:t xml:space="preserve">, согласно пункта 137 спецификации 6.6. </w:t>
              </w:r>
              <w:r w:rsidRPr="0092569C">
                <w:rPr>
                  <w:highlight w:val="cyan"/>
                  <w:lang w:val="en-US"/>
                </w:rPr>
                <w:t>PSImetals</w:t>
              </w:r>
            </w:ins>
          </w:p>
          <w:p w14:paraId="1F534A49" w14:textId="2DB36628" w:rsidR="004D2F33" w:rsidRPr="0092569C" w:rsidRDefault="004D2F33">
            <w:pPr>
              <w:pStyle w:val="a"/>
              <w:numPr>
                <w:ilvl w:val="1"/>
                <w:numId w:val="25"/>
              </w:numPr>
              <w:spacing w:after="0"/>
              <w:rPr>
                <w:ins w:id="1455" w:author="Николай Богомолов" w:date="2022-10-12T11:13:00Z"/>
                <w:highlight w:val="cyan"/>
              </w:rPr>
              <w:pPrChange w:id="1456" w:author="Николай Богомолов" w:date="2022-10-12T11:18:00Z">
                <w:pPr>
                  <w:pStyle w:val="a"/>
                  <w:numPr>
                    <w:ilvl w:val="2"/>
                    <w:numId w:val="25"/>
                  </w:numPr>
                  <w:spacing w:after="0"/>
                  <w:ind w:left="2160"/>
                </w:pPr>
              </w:pPrChange>
            </w:pPr>
            <w:ins w:id="1457" w:author="Николай Богомолов" w:date="2022-10-12T11:18:00Z">
              <w:r>
                <w:rPr>
                  <w:highlight w:val="cyan"/>
                  <w:lang w:val="en-US"/>
                </w:rPr>
                <w:t>HeatNo</w:t>
              </w:r>
            </w:ins>
            <w:ins w:id="1458" w:author="Николай Богомолов" w:date="2022-10-12T11:13:00Z">
              <w:r w:rsidRPr="0092569C">
                <w:rPr>
                  <w:highlight w:val="cyan"/>
                </w:rPr>
                <w:t xml:space="preserve"> – </w:t>
              </w:r>
            </w:ins>
            <w:ins w:id="1459" w:author="Николай Богомолов" w:date="2022-10-12T11:18:00Z">
              <w:r>
                <w:rPr>
                  <w:highlight w:val="cyan"/>
                </w:rPr>
                <w:t>номер плавки</w:t>
              </w:r>
            </w:ins>
          </w:p>
          <w:p w14:paraId="66538480" w14:textId="5585331E" w:rsidR="004D2F33" w:rsidRDefault="004D2F33" w:rsidP="004D2F33">
            <w:pPr>
              <w:pStyle w:val="a"/>
              <w:numPr>
                <w:ilvl w:val="1"/>
                <w:numId w:val="25"/>
              </w:numPr>
              <w:spacing w:after="0"/>
              <w:rPr>
                <w:ins w:id="1460" w:author="Николай Богомолов" w:date="2022-10-12T11:19:00Z"/>
                <w:highlight w:val="cyan"/>
              </w:rPr>
            </w:pPr>
            <w:ins w:id="1461" w:author="Николай Богомолов" w:date="2022-10-12T11:13:00Z">
              <w:r w:rsidRPr="0092569C">
                <w:rPr>
                  <w:highlight w:val="cyan"/>
                </w:rPr>
                <w:t>Length</w:t>
              </w:r>
            </w:ins>
            <w:ins w:id="1462" w:author="Николай Богомолов" w:date="2022-10-12T11:19:00Z">
              <w:r>
                <w:rPr>
                  <w:highlight w:val="cyan"/>
                  <w:lang w:val="en-US"/>
                </w:rPr>
                <w:t xml:space="preserve"> </w:t>
              </w:r>
            </w:ins>
            <w:ins w:id="1463" w:author="Николай Богомолов" w:date="2022-10-12T11:13:00Z">
              <w:r w:rsidRPr="0092569C">
                <w:rPr>
                  <w:highlight w:val="cyan"/>
                </w:rPr>
                <w:t>– длина заготовки, в миллиметрах</w:t>
              </w:r>
            </w:ins>
          </w:p>
          <w:p w14:paraId="5B17DF47" w14:textId="705BA8D4" w:rsidR="004D2F33" w:rsidRPr="0092569C" w:rsidRDefault="004D2F33">
            <w:pPr>
              <w:pStyle w:val="a"/>
              <w:numPr>
                <w:ilvl w:val="1"/>
                <w:numId w:val="25"/>
              </w:numPr>
              <w:spacing w:after="0"/>
              <w:rPr>
                <w:ins w:id="1464" w:author="Николай Богомолов" w:date="2022-10-12T11:13:00Z"/>
                <w:highlight w:val="cyan"/>
              </w:rPr>
              <w:pPrChange w:id="1465" w:author="Николай Богомолов" w:date="2022-10-12T11:18:00Z">
                <w:pPr>
                  <w:pStyle w:val="a"/>
                  <w:numPr>
                    <w:ilvl w:val="2"/>
                    <w:numId w:val="25"/>
                  </w:numPr>
                  <w:spacing w:after="0"/>
                  <w:ind w:left="2160"/>
                </w:pPr>
              </w:pPrChange>
            </w:pPr>
            <w:ins w:id="1466" w:author="Николай Богомолов" w:date="2022-10-12T11:19:00Z">
              <w:r>
                <w:rPr>
                  <w:highlight w:val="cyan"/>
                  <w:lang w:val="en-US"/>
                </w:rPr>
                <w:t>Diameter</w:t>
              </w:r>
              <w:r w:rsidRPr="004D2F33">
                <w:rPr>
                  <w:highlight w:val="cyan"/>
                  <w:rPrChange w:id="1467" w:author="Николай Богомолов" w:date="2022-10-12T11:19:00Z">
                    <w:rPr>
                      <w:highlight w:val="cyan"/>
                      <w:lang w:val="en-US"/>
                    </w:rPr>
                  </w:rPrChange>
                </w:rPr>
                <w:t xml:space="preserve"> - </w:t>
              </w:r>
            </w:ins>
            <w:ins w:id="1468" w:author="Николай Богомолов" w:date="2022-10-12T11:20:00Z">
              <w:r>
                <w:rPr>
                  <w:highlight w:val="cyan"/>
                </w:rPr>
                <w:t>диаметр</w:t>
              </w:r>
            </w:ins>
            <w:ins w:id="1469" w:author="Николай Богомолов" w:date="2022-10-12T11:19:00Z">
              <w:r w:rsidRPr="0092569C">
                <w:rPr>
                  <w:highlight w:val="cyan"/>
                </w:rPr>
                <w:t xml:space="preserve"> заготовки, в миллиметрах</w:t>
              </w:r>
            </w:ins>
          </w:p>
        </w:tc>
      </w:tr>
    </w:tbl>
    <w:p w14:paraId="7588796D" w14:textId="59B5CB61" w:rsidR="004D2F33" w:rsidRPr="0092569C" w:rsidRDefault="004D2F33" w:rsidP="004D2F33">
      <w:pPr>
        <w:spacing w:before="240"/>
        <w:rPr>
          <w:ins w:id="1470" w:author="Николай Богомолов" w:date="2022-10-12T11:13:00Z"/>
          <w:highlight w:val="cyan"/>
        </w:rPr>
      </w:pPr>
      <w:ins w:id="1471" w:author="Николай Богомолов" w:date="2022-10-12T11:13:00Z">
        <w:r w:rsidRPr="0092569C">
          <w:rPr>
            <w:highlight w:val="cyan"/>
          </w:rPr>
          <w:t xml:space="preserve">При возникновении инициирующего события на стороне </w:t>
        </w:r>
        <w:r w:rsidRPr="0092569C">
          <w:rPr>
            <w:highlight w:val="cyan"/>
            <w:lang w:val="en-US"/>
          </w:rPr>
          <w:t>MES</w:t>
        </w:r>
        <w:r w:rsidRPr="0092569C">
          <w:rPr>
            <w:highlight w:val="cyan"/>
          </w:rPr>
          <w:t xml:space="preserve"> </w:t>
        </w:r>
        <w:r w:rsidRPr="0092569C">
          <w:rPr>
            <w:highlight w:val="cyan"/>
            <w:lang w:val="en-US"/>
          </w:rPr>
          <w:t>PSImetals</w:t>
        </w:r>
        <w:r w:rsidRPr="0092569C">
          <w:rPr>
            <w:highlight w:val="cyan"/>
          </w:rPr>
          <w:t xml:space="preserve">, формируется сообщение </w:t>
        </w:r>
      </w:ins>
      <w:ins w:id="1472" w:author="Николай Богомолов" w:date="2022-10-12T11:20:00Z">
        <w:r w:rsidRPr="0034769A">
          <w:rPr>
            <w:highlight w:val="cyan"/>
            <w:lang w:val="en-US"/>
            <w:rPrChange w:id="1473" w:author="Николай Богомолов" w:date="2022-10-12T11:35:00Z">
              <w:rPr>
                <w:lang w:val="en-US"/>
              </w:rPr>
            </w:rPrChange>
          </w:rPr>
          <w:t>ProcessDataPES</w:t>
        </w:r>
        <w:r w:rsidRPr="0034769A">
          <w:rPr>
            <w:highlight w:val="cyan"/>
            <w:rPrChange w:id="1474" w:author="Николай Богомолов" w:date="2022-10-12T11:35:00Z">
              <w:rPr/>
            </w:rPrChange>
          </w:rPr>
          <w:t>22</w:t>
        </w:r>
        <w:r w:rsidRPr="0034769A">
          <w:rPr>
            <w:highlight w:val="cyan"/>
            <w:lang w:val="en-US"/>
            <w:rPrChange w:id="1475" w:author="Николай Богомолов" w:date="2022-10-12T11:35:00Z">
              <w:rPr>
                <w:lang w:val="en-US"/>
              </w:rPr>
            </w:rPrChange>
          </w:rPr>
          <w:t>L</w:t>
        </w:r>
        <w:r w:rsidRPr="0034769A">
          <w:rPr>
            <w:highlight w:val="cyan"/>
            <w:rPrChange w:id="1476" w:author="Николай Богомолов" w:date="2022-10-12T11:35:00Z">
              <w:rPr/>
            </w:rPrChange>
          </w:rPr>
          <w:t>2</w:t>
        </w:r>
      </w:ins>
      <w:ins w:id="1477" w:author="Николай Богомолов" w:date="2022-10-12T11:13:00Z">
        <w:r w:rsidRPr="0034769A">
          <w:rPr>
            <w:highlight w:val="cyan"/>
          </w:rPr>
          <w:t xml:space="preserve"> и </w:t>
        </w:r>
        <w:r w:rsidRPr="0092569C">
          <w:rPr>
            <w:highlight w:val="cyan"/>
          </w:rPr>
          <w:t xml:space="preserve">отправляется в инфраструктуру данных </w:t>
        </w:r>
        <w:r w:rsidRPr="0092569C">
          <w:rPr>
            <w:highlight w:val="cyan"/>
            <w:lang w:val="en-US"/>
          </w:rPr>
          <w:t>PIMS</w:t>
        </w:r>
        <w:r w:rsidRPr="0092569C">
          <w:rPr>
            <w:highlight w:val="cyan"/>
          </w:rPr>
          <w:t xml:space="preserve"> стандартным способом. </w:t>
        </w:r>
      </w:ins>
    </w:p>
    <w:p w14:paraId="0FA740D6" w14:textId="2CDF3A00" w:rsidR="004D2F33" w:rsidRPr="0092569C" w:rsidRDefault="004D2F33" w:rsidP="004D2F33">
      <w:pPr>
        <w:rPr>
          <w:ins w:id="1478" w:author="Николай Богомолов" w:date="2022-10-12T11:13:00Z"/>
          <w:highlight w:val="cyan"/>
        </w:rPr>
      </w:pPr>
      <w:ins w:id="1479" w:author="Николай Богомолов" w:date="2022-10-12T11:13:00Z">
        <w:r w:rsidRPr="0092569C">
          <w:rPr>
            <w:highlight w:val="cyan"/>
          </w:rPr>
          <w:t xml:space="preserve">Инфраструктура данных </w:t>
        </w:r>
        <w:r w:rsidRPr="0092569C">
          <w:rPr>
            <w:highlight w:val="cyan"/>
            <w:lang w:val="en-US"/>
          </w:rPr>
          <w:t>PIMS</w:t>
        </w:r>
        <w:r w:rsidRPr="0092569C">
          <w:rPr>
            <w:highlight w:val="cyan"/>
          </w:rPr>
          <w:t xml:space="preserve"> формирует сообщение «План </w:t>
        </w:r>
      </w:ins>
      <w:ins w:id="1480" w:author="Николай Богомолов" w:date="2022-10-12T11:20:00Z">
        <w:r>
          <w:rPr>
            <w:highlight w:val="cyan"/>
          </w:rPr>
          <w:t>взвешивания заготовок</w:t>
        </w:r>
      </w:ins>
      <w:ins w:id="1481" w:author="Николай Богомолов" w:date="2022-10-12T11:13:00Z">
        <w:r w:rsidRPr="0092569C">
          <w:rPr>
            <w:highlight w:val="cyan"/>
          </w:rPr>
          <w:t>», на основе данных из полученного сообщения.</w:t>
        </w:r>
      </w:ins>
    </w:p>
    <w:p w14:paraId="1E6F1D7F" w14:textId="77777777" w:rsidR="004D2F33" w:rsidRPr="0067314A" w:rsidRDefault="004D2F33" w:rsidP="004D2F33">
      <w:pPr>
        <w:rPr>
          <w:ins w:id="1482" w:author="Николай Богомолов" w:date="2022-10-12T11:13:00Z"/>
        </w:rPr>
      </w:pPr>
      <w:ins w:id="1483" w:author="Николай Богомолов" w:date="2022-10-12T11:13:00Z">
        <w:r w:rsidRPr="0092569C">
          <w:rPr>
            <w:highlight w:val="cyan"/>
          </w:rPr>
          <w:t xml:space="preserve">Инфраструктура данных </w:t>
        </w:r>
        <w:r w:rsidRPr="0092569C">
          <w:rPr>
            <w:highlight w:val="cyan"/>
            <w:lang w:val="en-US"/>
          </w:rPr>
          <w:t>PIMS</w:t>
        </w:r>
        <w:r w:rsidRPr="0092569C">
          <w:rPr>
            <w:highlight w:val="cyan"/>
          </w:rPr>
          <w:t xml:space="preserve">, </w:t>
        </w:r>
        <w:r w:rsidRPr="005E1101">
          <w:rPr>
            <w:highlight w:val="cyan"/>
          </w:rPr>
          <w:t xml:space="preserve">через </w:t>
        </w:r>
        <w:r w:rsidRPr="005E1101">
          <w:rPr>
            <w:highlight w:val="cyan"/>
            <w:lang w:val="en-US"/>
          </w:rPr>
          <w:t>API</w:t>
        </w:r>
        <w:r w:rsidRPr="005E1101">
          <w:rPr>
            <w:highlight w:val="cyan"/>
          </w:rPr>
          <w:t xml:space="preserve"> менеджер </w:t>
        </w:r>
        <w:r w:rsidRPr="005E1101">
          <w:rPr>
            <w:highlight w:val="cyan"/>
            <w:lang w:val="en-US"/>
          </w:rPr>
          <w:t>WinCC</w:t>
        </w:r>
        <w:r w:rsidRPr="005E1101">
          <w:rPr>
            <w:highlight w:val="cyan"/>
          </w:rPr>
          <w:t xml:space="preserve"> </w:t>
        </w:r>
        <w:r w:rsidRPr="005E1101">
          <w:rPr>
            <w:highlight w:val="cyan"/>
            <w:lang w:val="en-US"/>
          </w:rPr>
          <w:t>OA</w:t>
        </w:r>
        <w:r w:rsidRPr="005E1101">
          <w:rPr>
            <w:highlight w:val="cyan"/>
          </w:rPr>
          <w:t>,</w:t>
        </w:r>
        <w:r w:rsidRPr="0092569C">
          <w:rPr>
            <w:highlight w:val="cyan"/>
          </w:rPr>
          <w:t xml:space="preserve"> отправляет сформированное сообщение в СП.</w:t>
        </w:r>
      </w:ins>
    </w:p>
    <w:p w14:paraId="2B0F2474" w14:textId="77777777" w:rsidR="004D2F33" w:rsidRPr="0067314A" w:rsidRDefault="004D2F33" w:rsidP="009F5AB4">
      <w:pPr>
        <w:rPr>
          <w:ins w:id="1484" w:author="Николай Богомолов" w:date="2022-09-19T10:46:00Z"/>
        </w:rPr>
      </w:pPr>
    </w:p>
    <w:p w14:paraId="651A60A4" w14:textId="7CAA94C7" w:rsidR="00E13E31" w:rsidRPr="005E096A" w:rsidRDefault="00932588">
      <w:pPr>
        <w:pStyle w:val="2"/>
        <w:numPr>
          <w:ilvl w:val="1"/>
          <w:numId w:val="5"/>
        </w:numPr>
        <w:ind w:left="709"/>
      </w:pPr>
      <w:bookmarkStart w:id="1485" w:name="_Toc116467207"/>
      <w:r w:rsidRPr="005E096A">
        <w:t xml:space="preserve">Сообщение </w:t>
      </w:r>
      <w:r>
        <w:t>«Окончание ра</w:t>
      </w:r>
      <w:r w:rsidRPr="005E096A">
        <w:t>зливк</w:t>
      </w:r>
      <w:r>
        <w:t>и</w:t>
      </w:r>
      <w:r w:rsidRPr="005E096A">
        <w:t xml:space="preserve"> </w:t>
      </w:r>
      <w:r>
        <w:t>плавки»</w:t>
      </w:r>
      <w:r w:rsidRPr="005E096A">
        <w:t>.</w:t>
      </w:r>
      <w:bookmarkEnd w:id="1111"/>
      <w:bookmarkEnd w:id="1485"/>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162F4" w14:paraId="0433289C" w14:textId="77777777" w:rsidTr="00A80717">
        <w:tc>
          <w:tcPr>
            <w:tcW w:w="9345" w:type="dxa"/>
          </w:tcPr>
          <w:p w14:paraId="3FFA664B" w14:textId="77777777" w:rsidR="00E13E31" w:rsidRPr="005E096A" w:rsidRDefault="00932588" w:rsidP="00A80717">
            <w:pPr>
              <w:rPr>
                <w:i/>
                <w:iCs/>
                <w:color w:val="404040" w:themeColor="text1" w:themeTint="BF"/>
              </w:rPr>
            </w:pPr>
            <w:r w:rsidRPr="005E096A">
              <w:rPr>
                <w:rStyle w:val="af1"/>
              </w:rPr>
              <w:t>Направление передачи</w:t>
            </w:r>
          </w:p>
        </w:tc>
      </w:tr>
      <w:tr w:rsidR="009162F4" w14:paraId="3CB55A02" w14:textId="77777777" w:rsidTr="00A80717">
        <w:tc>
          <w:tcPr>
            <w:tcW w:w="9345" w:type="dxa"/>
          </w:tcPr>
          <w:p w14:paraId="39A9A896" w14:textId="77777777" w:rsidR="00E13E31" w:rsidRPr="00A25108" w:rsidRDefault="00932588" w:rsidP="00A80717">
            <w:pPr>
              <w:rPr>
                <w:lang w:val="en-US"/>
              </w:rPr>
            </w:pPr>
            <w:r w:rsidRPr="005E096A">
              <w:rPr>
                <w:lang w:val="en-US"/>
              </w:rPr>
              <w:t>C</w:t>
            </w:r>
            <w:r w:rsidRPr="005E096A">
              <w:t>П</w:t>
            </w:r>
            <w:r w:rsidRPr="005E096A">
              <w:rPr>
                <w:lang w:val="en-US"/>
              </w:rPr>
              <w:t xml:space="preserve"> </w:t>
            </w:r>
            <w:r w:rsidRPr="005E096A">
              <w:rPr>
                <w:rFonts w:cstheme="minorHAnsi"/>
              </w:rPr>
              <w:t>→</w:t>
            </w:r>
            <w:r w:rsidRPr="005E096A">
              <w:t xml:space="preserve"> </w:t>
            </w:r>
            <w:r w:rsidRPr="005E096A">
              <w:rPr>
                <w:lang w:val="en-US"/>
              </w:rPr>
              <w:t>PIMS</w:t>
            </w:r>
            <w:r>
              <w:t xml:space="preserve"> </w:t>
            </w:r>
            <w:r w:rsidRPr="005E096A">
              <w:rPr>
                <w:rFonts w:cstheme="minorHAnsi"/>
              </w:rPr>
              <w:t>→</w:t>
            </w:r>
            <w:r>
              <w:rPr>
                <w:rFonts w:cstheme="minorHAnsi"/>
              </w:rPr>
              <w:t xml:space="preserve"> </w:t>
            </w:r>
            <w:r>
              <w:rPr>
                <w:rFonts w:cstheme="minorHAnsi"/>
                <w:lang w:val="en-US"/>
              </w:rPr>
              <w:t>MES PSImetals</w:t>
            </w:r>
          </w:p>
        </w:tc>
      </w:tr>
      <w:tr w:rsidR="009162F4" w14:paraId="1748FA01" w14:textId="77777777" w:rsidTr="00A80717">
        <w:tc>
          <w:tcPr>
            <w:tcW w:w="9345" w:type="dxa"/>
          </w:tcPr>
          <w:p w14:paraId="144ADE90" w14:textId="77777777" w:rsidR="00E13E31" w:rsidRPr="005E096A" w:rsidRDefault="00932588" w:rsidP="00A80717">
            <w:pPr>
              <w:spacing w:before="120"/>
            </w:pPr>
            <w:r w:rsidRPr="005E096A">
              <w:rPr>
                <w:rStyle w:val="af1"/>
              </w:rPr>
              <w:t>Инициирующие событие</w:t>
            </w:r>
          </w:p>
        </w:tc>
      </w:tr>
      <w:tr w:rsidR="009162F4" w14:paraId="0830CEA8" w14:textId="77777777" w:rsidTr="00A80717">
        <w:tc>
          <w:tcPr>
            <w:tcW w:w="9345" w:type="dxa"/>
          </w:tcPr>
          <w:p w14:paraId="65ABBAF9" w14:textId="77777777" w:rsidR="00E13E31" w:rsidRPr="005E096A" w:rsidRDefault="00932588" w:rsidP="00A80717">
            <w:r>
              <w:t xml:space="preserve">Факт </w:t>
            </w:r>
            <w:r w:rsidRPr="005E096A">
              <w:t>окончани</w:t>
            </w:r>
            <w:r>
              <w:t>я</w:t>
            </w:r>
            <w:r w:rsidRPr="005E096A">
              <w:t xml:space="preserve"> </w:t>
            </w:r>
            <w:r>
              <w:t>разливки</w:t>
            </w:r>
            <w:r w:rsidRPr="005E096A">
              <w:t xml:space="preserve"> плавки из промковша в ручей на МНЛЗ </w:t>
            </w:r>
          </w:p>
        </w:tc>
      </w:tr>
      <w:tr w:rsidR="009162F4" w14:paraId="4133D7C2" w14:textId="77777777" w:rsidTr="00A80717">
        <w:tc>
          <w:tcPr>
            <w:tcW w:w="9345" w:type="dxa"/>
          </w:tcPr>
          <w:p w14:paraId="5374C198" w14:textId="77777777" w:rsidR="00E13E31" w:rsidRPr="005E096A" w:rsidRDefault="00932588" w:rsidP="00A80717">
            <w:pPr>
              <w:spacing w:before="120"/>
              <w:rPr>
                <w:rStyle w:val="af1"/>
              </w:rPr>
            </w:pPr>
            <w:r w:rsidRPr="005E096A">
              <w:rPr>
                <w:rStyle w:val="af1"/>
              </w:rPr>
              <w:t>Содержимое сообщения:</w:t>
            </w:r>
          </w:p>
        </w:tc>
      </w:tr>
      <w:tr w:rsidR="009162F4" w14:paraId="2EE53CB1" w14:textId="77777777" w:rsidTr="00A80717">
        <w:tc>
          <w:tcPr>
            <w:tcW w:w="9345" w:type="dxa"/>
          </w:tcPr>
          <w:p w14:paraId="7CE90AC2" w14:textId="77777777" w:rsidR="00E13E31" w:rsidRPr="0087718B" w:rsidRDefault="00932588">
            <w:pPr>
              <w:pStyle w:val="a"/>
              <w:numPr>
                <w:ilvl w:val="0"/>
                <w:numId w:val="25"/>
              </w:numPr>
              <w:spacing w:after="0"/>
              <w:rPr>
                <w:b/>
                <w:bCs/>
              </w:rPr>
            </w:pPr>
            <w:r w:rsidRPr="0087718B">
              <w:rPr>
                <w:lang w:val="en-US"/>
              </w:rPr>
              <w:t>DtEvent</w:t>
            </w:r>
            <w:r w:rsidRPr="0087718B">
              <w:rPr>
                <w:b/>
                <w:bCs/>
              </w:rPr>
              <w:t xml:space="preserve"> - </w:t>
            </w:r>
            <w:r w:rsidRPr="0087718B">
              <w:t>дата и время события</w:t>
            </w:r>
          </w:p>
          <w:p w14:paraId="134EBA27" w14:textId="77777777" w:rsidR="00E13E31" w:rsidRPr="0087718B" w:rsidRDefault="00932588">
            <w:pPr>
              <w:pStyle w:val="a"/>
              <w:numPr>
                <w:ilvl w:val="0"/>
                <w:numId w:val="25"/>
              </w:numPr>
              <w:spacing w:after="0"/>
              <w:rPr>
                <w:b/>
                <w:bCs/>
              </w:rPr>
            </w:pPr>
            <w:r w:rsidRPr="0087718B">
              <w:rPr>
                <w:lang w:val="en-US"/>
              </w:rPr>
              <w:t>EventCode</w:t>
            </w:r>
            <w:r w:rsidRPr="0087718B">
              <w:t xml:space="preserve"> – код события (константа «</w:t>
            </w:r>
            <w:r w:rsidRPr="0087718B">
              <w:rPr>
                <w:lang w:val="en-US"/>
              </w:rPr>
              <w:t>DEPARTURE</w:t>
            </w:r>
            <w:r w:rsidRPr="0087718B">
              <w:t>»)</w:t>
            </w:r>
          </w:p>
          <w:p w14:paraId="4E481F71" w14:textId="77777777" w:rsidR="00E13E31" w:rsidRPr="0087718B" w:rsidRDefault="00932588">
            <w:pPr>
              <w:pStyle w:val="a"/>
              <w:numPr>
                <w:ilvl w:val="0"/>
                <w:numId w:val="25"/>
              </w:numPr>
              <w:spacing w:after="0"/>
              <w:rPr>
                <w:b/>
                <w:bCs/>
              </w:rPr>
            </w:pPr>
            <w:r w:rsidRPr="0087718B">
              <w:rPr>
                <w:lang w:val="en-US"/>
              </w:rPr>
              <w:t>LineId</w:t>
            </w:r>
            <w:r w:rsidRPr="0087718B">
              <w:t xml:space="preserve"> </w:t>
            </w:r>
            <w:r w:rsidRPr="0087718B">
              <w:rPr>
                <w:b/>
                <w:bCs/>
              </w:rPr>
              <w:t xml:space="preserve">- </w:t>
            </w:r>
            <w:r w:rsidRPr="0087718B">
              <w:t>агрегат (V5CC1, V5CC2, V5CC3)</w:t>
            </w:r>
          </w:p>
          <w:p w14:paraId="3FEB1182" w14:textId="77777777" w:rsidR="00E13E31" w:rsidRPr="0087718B" w:rsidRDefault="00932588">
            <w:pPr>
              <w:pStyle w:val="a"/>
              <w:numPr>
                <w:ilvl w:val="0"/>
                <w:numId w:val="25"/>
              </w:numPr>
              <w:spacing w:after="0"/>
              <w:rPr>
                <w:b/>
                <w:bCs/>
              </w:rPr>
            </w:pPr>
            <w:r w:rsidRPr="0087718B">
              <w:rPr>
                <w:lang w:val="en-US"/>
              </w:rPr>
              <w:t>Heat</w:t>
            </w:r>
            <w:r>
              <w:rPr>
                <w:lang w:val="en-US"/>
              </w:rPr>
              <w:t>Id</w:t>
            </w:r>
            <w:r w:rsidRPr="0087718B">
              <w:t xml:space="preserve"> – номер плавки</w:t>
            </w:r>
            <w:r>
              <w:t xml:space="preserve"> в формате </w:t>
            </w:r>
            <w:r>
              <w:rPr>
                <w:lang w:val="en-US"/>
              </w:rPr>
              <w:t>SZYYNNNN</w:t>
            </w:r>
            <w:r>
              <w:t xml:space="preserve">, согласно пункта 68 спецификации 6.6. </w:t>
            </w:r>
            <w:r>
              <w:rPr>
                <w:lang w:val="en-US"/>
              </w:rPr>
              <w:t>PSImetals</w:t>
            </w:r>
            <w:r w:rsidRPr="00A85A1A">
              <w:t xml:space="preserve"> </w:t>
            </w:r>
          </w:p>
          <w:p w14:paraId="380B91CD" w14:textId="77777777" w:rsidR="00E13E31" w:rsidRPr="0087718B" w:rsidRDefault="00932588">
            <w:pPr>
              <w:pStyle w:val="a"/>
              <w:numPr>
                <w:ilvl w:val="0"/>
                <w:numId w:val="25"/>
              </w:numPr>
              <w:spacing w:after="0"/>
            </w:pPr>
            <w:r w:rsidRPr="0087718B">
              <w:rPr>
                <w:lang w:val="en-US"/>
              </w:rPr>
              <w:t>POStepType</w:t>
            </w:r>
            <w:r w:rsidRPr="0087718B">
              <w:t xml:space="preserve"> – код производственной операции (константа «</w:t>
            </w:r>
            <w:r w:rsidRPr="0087718B">
              <w:rPr>
                <w:lang w:val="en-US"/>
              </w:rPr>
              <w:t>CASTING</w:t>
            </w:r>
            <w:r w:rsidRPr="0087718B">
              <w:t>»)</w:t>
            </w:r>
          </w:p>
        </w:tc>
      </w:tr>
    </w:tbl>
    <w:p w14:paraId="2B561643" w14:textId="53A6849E" w:rsidR="00E13E31" w:rsidRDefault="00932588" w:rsidP="00E13E31">
      <w:pPr>
        <w:spacing w:before="240"/>
      </w:pPr>
      <w:bookmarkStart w:id="1486" w:name="_Toc105065466"/>
      <w:r>
        <w:t>При возникновении инициирующего события</w:t>
      </w:r>
      <w:r w:rsidRPr="002021F8">
        <w:t xml:space="preserve"> </w:t>
      </w:r>
      <w:r>
        <w:t xml:space="preserve">на стороне СП, формируется сообщение «Окончание разливки плавки» и отправляется в инфраструктуру данных </w:t>
      </w:r>
      <w:r>
        <w:rPr>
          <w:lang w:val="en-US"/>
        </w:rPr>
        <w:t>PIMS</w:t>
      </w:r>
      <w:r>
        <w:t xml:space="preserve">, </w:t>
      </w:r>
      <w:del w:id="1487" w:author="Николай Богомолов" w:date="2022-09-19T15:41:00Z">
        <w:r w:rsidRPr="0034769A" w:rsidDel="004D7EF5">
          <w:rPr>
            <w:highlight w:val="lightGray"/>
            <w:rPrChange w:id="1488" w:author="Николай Богомолов" w:date="2022-10-12T11:34:00Z">
              <w:rPr/>
            </w:rPrChange>
          </w:rPr>
          <w:delText xml:space="preserve">через </w:delText>
        </w:r>
      </w:del>
      <w:ins w:id="1489" w:author="Николай Богомолов" w:date="2022-09-19T15:41:00Z">
        <w:r w:rsidR="004D7EF5" w:rsidRPr="0034769A">
          <w:rPr>
            <w:highlight w:val="lightGray"/>
            <w:rPrChange w:id="1490" w:author="Николай Богомолов" w:date="2022-10-12T11:34:00Z">
              <w:rPr>
                <w:highlight w:val="cyan"/>
              </w:rPr>
            </w:rPrChange>
          </w:rPr>
          <w:t xml:space="preserve">через </w:t>
        </w:r>
        <w:r w:rsidR="004D7EF5" w:rsidRPr="0034769A">
          <w:rPr>
            <w:highlight w:val="lightGray"/>
            <w:lang w:val="en-US"/>
            <w:rPrChange w:id="1491" w:author="Николай Богомолов" w:date="2022-10-12T11:34:00Z">
              <w:rPr>
                <w:highlight w:val="cyan"/>
                <w:lang w:val="en-US"/>
              </w:rPr>
            </w:rPrChange>
          </w:rPr>
          <w:t>API</w:t>
        </w:r>
        <w:r w:rsidR="004D7EF5" w:rsidRPr="0034769A">
          <w:rPr>
            <w:highlight w:val="lightGray"/>
            <w:rPrChange w:id="1492" w:author="Николай Богомолов" w:date="2022-10-12T11:34:00Z">
              <w:rPr>
                <w:highlight w:val="cyan"/>
              </w:rPr>
            </w:rPrChange>
          </w:rPr>
          <w:t xml:space="preserve"> менеджер </w:t>
        </w:r>
        <w:r w:rsidR="004D7EF5" w:rsidRPr="0034769A">
          <w:rPr>
            <w:highlight w:val="lightGray"/>
            <w:lang w:val="en-US"/>
            <w:rPrChange w:id="1493" w:author="Николай Богомолов" w:date="2022-10-12T11:34:00Z">
              <w:rPr>
                <w:highlight w:val="cyan"/>
                <w:lang w:val="en-US"/>
              </w:rPr>
            </w:rPrChange>
          </w:rPr>
          <w:t>WinCC</w:t>
        </w:r>
        <w:r w:rsidR="004D7EF5" w:rsidRPr="0034769A">
          <w:rPr>
            <w:highlight w:val="lightGray"/>
            <w:rPrChange w:id="1494" w:author="Николай Богомолов" w:date="2022-10-12T11:34:00Z">
              <w:rPr>
                <w:highlight w:val="cyan"/>
              </w:rPr>
            </w:rPrChange>
          </w:rPr>
          <w:t xml:space="preserve"> </w:t>
        </w:r>
        <w:r w:rsidR="004D7EF5" w:rsidRPr="0034769A">
          <w:rPr>
            <w:highlight w:val="lightGray"/>
            <w:lang w:val="en-US"/>
            <w:rPrChange w:id="1495" w:author="Николай Богомолов" w:date="2022-10-12T11:34:00Z">
              <w:rPr>
                <w:highlight w:val="cyan"/>
                <w:lang w:val="en-US"/>
              </w:rPr>
            </w:rPrChange>
          </w:rPr>
          <w:t>OA</w:t>
        </w:r>
      </w:ins>
      <w:del w:id="1496" w:author="Николай Богомолов" w:date="2022-09-19T15:41:00Z">
        <w:r w:rsidRPr="004236AE" w:rsidDel="004D7EF5">
          <w:rPr>
            <w:lang w:val="en-US"/>
          </w:rPr>
          <w:delText>WinCC</w:delText>
        </w:r>
        <w:r w:rsidRPr="004236AE" w:rsidDel="004D7EF5">
          <w:delText xml:space="preserve"> </w:delText>
        </w:r>
        <w:r w:rsidRPr="004236AE" w:rsidDel="004D7EF5">
          <w:rPr>
            <w:lang w:val="en-US"/>
          </w:rPr>
          <w:delText>OA</w:delText>
        </w:r>
        <w:r w:rsidRPr="0067314A" w:rsidDel="004D7EF5">
          <w:delText xml:space="preserve"> </w:delText>
        </w:r>
        <w:r w:rsidRPr="004236AE" w:rsidDel="004D7EF5">
          <w:rPr>
            <w:lang w:val="en-US"/>
          </w:rPr>
          <w:delText>API</w:delText>
        </w:r>
        <w:r w:rsidRPr="004236AE" w:rsidDel="004D7EF5">
          <w:delText xml:space="preserve"> менеджер</w:delText>
        </w:r>
        <w:r w:rsidDel="004D7EF5">
          <w:delText xml:space="preserve"> СП</w:delText>
        </w:r>
      </w:del>
      <w:r>
        <w:t xml:space="preserve">. </w:t>
      </w:r>
    </w:p>
    <w:p w14:paraId="20A0D884" w14:textId="77777777" w:rsidR="00E13E31" w:rsidRDefault="00932588" w:rsidP="00E13E31">
      <w:r>
        <w:t xml:space="preserve">Инфраструктура данных </w:t>
      </w:r>
      <w:r>
        <w:rPr>
          <w:lang w:val="en-US"/>
        </w:rPr>
        <w:t>PIMS</w:t>
      </w:r>
      <w:r>
        <w:t xml:space="preserve"> формирует сообщение </w:t>
      </w:r>
      <w:r>
        <w:rPr>
          <w:lang w:val="en-US"/>
        </w:rPr>
        <w:t>HeatEventL</w:t>
      </w:r>
      <w:r w:rsidRPr="00172E6F">
        <w:t>22</w:t>
      </w:r>
      <w:r>
        <w:rPr>
          <w:lang w:val="en-US"/>
        </w:rPr>
        <w:t>PES</w:t>
      </w:r>
      <w:r w:rsidR="007D3CB7">
        <w:t xml:space="preserve"> о выходе плавки с агрегата</w:t>
      </w:r>
      <w:r>
        <w:t>, на основе данных из полученного сообщения. Коллекции параметров (</w:t>
      </w:r>
      <w:r>
        <w:rPr>
          <w:lang w:val="en-US"/>
        </w:rPr>
        <w:t>Param</w:t>
      </w:r>
      <w:r w:rsidRPr="0067314A">
        <w:t>)</w:t>
      </w:r>
      <w:r>
        <w:t xml:space="preserve"> и поле</w:t>
      </w:r>
      <w:r w:rsidRPr="00172E6F">
        <w:t xml:space="preserve"> </w:t>
      </w:r>
      <w:r>
        <w:t>код технологической операции (</w:t>
      </w:r>
      <w:r>
        <w:rPr>
          <w:lang w:val="en-US"/>
        </w:rPr>
        <w:t>ProcessStep</w:t>
      </w:r>
      <w:r w:rsidRPr="00172E6F">
        <w:t>)</w:t>
      </w:r>
      <w:r>
        <w:t xml:space="preserve"> – в сообщении не заполняются.</w:t>
      </w:r>
    </w:p>
    <w:p w14:paraId="559F0111" w14:textId="77777777" w:rsidR="00E13E31" w:rsidRPr="0067314A" w:rsidRDefault="00932588" w:rsidP="00E13E31">
      <w:r>
        <w:t xml:space="preserve">Инфраструктура данных </w:t>
      </w:r>
      <w:r>
        <w:rPr>
          <w:lang w:val="en-US"/>
        </w:rPr>
        <w:t>PIMS</w:t>
      </w:r>
      <w:r>
        <w:t xml:space="preserve">, стандартным способом, отправляет сформированное сообщение в </w:t>
      </w:r>
      <w:r>
        <w:rPr>
          <w:lang w:val="en-US"/>
        </w:rPr>
        <w:t>MES</w:t>
      </w:r>
      <w:r w:rsidRPr="00172E6F">
        <w:t xml:space="preserve"> </w:t>
      </w:r>
      <w:r>
        <w:rPr>
          <w:lang w:val="en-US"/>
        </w:rPr>
        <w:t>PSImetals</w:t>
      </w:r>
      <w:r>
        <w:t>.</w:t>
      </w:r>
    </w:p>
    <w:p w14:paraId="4FF8BD18" w14:textId="77777777" w:rsidR="00E13E31" w:rsidRPr="00BB0F97" w:rsidRDefault="00932588">
      <w:pPr>
        <w:pStyle w:val="2"/>
        <w:numPr>
          <w:ilvl w:val="1"/>
          <w:numId w:val="5"/>
        </w:numPr>
        <w:ind w:left="709"/>
      </w:pPr>
      <w:bookmarkStart w:id="1497" w:name="_Toc105065467"/>
      <w:bookmarkStart w:id="1498" w:name="_Toc116467208"/>
      <w:bookmarkEnd w:id="1486"/>
      <w:r w:rsidRPr="00BB0F97">
        <w:t xml:space="preserve">Сообщение </w:t>
      </w:r>
      <w:r>
        <w:t>«Производство</w:t>
      </w:r>
      <w:r w:rsidRPr="00BB0F97">
        <w:t xml:space="preserve"> заготовки</w:t>
      </w:r>
      <w:r>
        <w:t>»</w:t>
      </w:r>
      <w:r w:rsidRPr="00BB0F97">
        <w:t>.</w:t>
      </w:r>
      <w:bookmarkEnd w:id="1497"/>
      <w:bookmarkEnd w:id="1498"/>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162F4" w14:paraId="5460F1A7" w14:textId="77777777" w:rsidTr="00A80717">
        <w:tc>
          <w:tcPr>
            <w:tcW w:w="9345" w:type="dxa"/>
          </w:tcPr>
          <w:p w14:paraId="147B2C58" w14:textId="77777777" w:rsidR="00E13E31" w:rsidRPr="00BB0F97" w:rsidRDefault="00932588" w:rsidP="00A80717">
            <w:pPr>
              <w:rPr>
                <w:i/>
                <w:iCs/>
                <w:color w:val="404040" w:themeColor="text1" w:themeTint="BF"/>
              </w:rPr>
            </w:pPr>
            <w:r w:rsidRPr="00BB0F97">
              <w:rPr>
                <w:rStyle w:val="af1"/>
              </w:rPr>
              <w:t>Направление передачи</w:t>
            </w:r>
          </w:p>
        </w:tc>
      </w:tr>
      <w:tr w:rsidR="009162F4" w14:paraId="37BFAAD0" w14:textId="77777777" w:rsidTr="00A80717">
        <w:tc>
          <w:tcPr>
            <w:tcW w:w="9345" w:type="dxa"/>
          </w:tcPr>
          <w:p w14:paraId="26236AA9" w14:textId="77777777" w:rsidR="00E13E31" w:rsidRPr="00172E6F" w:rsidRDefault="00932588" w:rsidP="00A80717">
            <w:pPr>
              <w:rPr>
                <w:lang w:val="en-US"/>
              </w:rPr>
            </w:pPr>
            <w:r w:rsidRPr="00BB0F97">
              <w:rPr>
                <w:lang w:val="en-US"/>
              </w:rPr>
              <w:t>C</w:t>
            </w:r>
            <w:r w:rsidRPr="00BB0F97">
              <w:t>П</w:t>
            </w:r>
            <w:r w:rsidRPr="00BB0F97">
              <w:rPr>
                <w:lang w:val="en-US"/>
              </w:rPr>
              <w:t xml:space="preserve"> </w:t>
            </w:r>
            <w:r w:rsidRPr="00BB0F97">
              <w:rPr>
                <w:rFonts w:cstheme="minorHAnsi"/>
              </w:rPr>
              <w:t>→</w:t>
            </w:r>
            <w:r w:rsidRPr="00BB0F97">
              <w:t xml:space="preserve"> </w:t>
            </w:r>
            <w:r w:rsidRPr="00BB0F97">
              <w:rPr>
                <w:lang w:val="en-US"/>
              </w:rPr>
              <w:t>PIMS</w:t>
            </w:r>
            <w:r>
              <w:t xml:space="preserve"> -</w:t>
            </w:r>
            <w:r>
              <w:rPr>
                <w:lang w:val="en-US"/>
              </w:rPr>
              <w:t xml:space="preserve">&gt; </w:t>
            </w:r>
            <w:r>
              <w:rPr>
                <w:rFonts w:cstheme="minorHAnsi"/>
                <w:lang w:val="en-US"/>
              </w:rPr>
              <w:t>MES PSImetals</w:t>
            </w:r>
          </w:p>
        </w:tc>
      </w:tr>
      <w:tr w:rsidR="009162F4" w14:paraId="1F3E0770" w14:textId="77777777" w:rsidTr="00A80717">
        <w:tc>
          <w:tcPr>
            <w:tcW w:w="9345" w:type="dxa"/>
          </w:tcPr>
          <w:p w14:paraId="4F08CA19" w14:textId="77777777" w:rsidR="00E13E31" w:rsidRPr="00BB0F97" w:rsidRDefault="00932588" w:rsidP="00A80717">
            <w:pPr>
              <w:spacing w:before="120"/>
            </w:pPr>
            <w:r w:rsidRPr="00BB0F97">
              <w:rPr>
                <w:rStyle w:val="af1"/>
              </w:rPr>
              <w:lastRenderedPageBreak/>
              <w:t>Инициирующие событие</w:t>
            </w:r>
          </w:p>
        </w:tc>
      </w:tr>
      <w:tr w:rsidR="009162F4" w14:paraId="61C1DFE9" w14:textId="77777777" w:rsidTr="00A80717">
        <w:tc>
          <w:tcPr>
            <w:tcW w:w="9345" w:type="dxa"/>
          </w:tcPr>
          <w:p w14:paraId="29B00BCF" w14:textId="77777777" w:rsidR="00E13E31" w:rsidRPr="00BB0F97" w:rsidRDefault="00932588" w:rsidP="00A80717">
            <w:r>
              <w:t>Перемещение ОП на позицию взвешивания рольганговых весов УНРС-1,2,3</w:t>
            </w:r>
          </w:p>
        </w:tc>
      </w:tr>
      <w:tr w:rsidR="009162F4" w14:paraId="584F9BFE" w14:textId="77777777" w:rsidTr="00A80717">
        <w:tc>
          <w:tcPr>
            <w:tcW w:w="9345" w:type="dxa"/>
          </w:tcPr>
          <w:p w14:paraId="65B7D412" w14:textId="77777777" w:rsidR="00E13E31" w:rsidRPr="00BB0F97" w:rsidRDefault="00932588" w:rsidP="00A80717">
            <w:pPr>
              <w:spacing w:before="120"/>
              <w:rPr>
                <w:rStyle w:val="af1"/>
              </w:rPr>
            </w:pPr>
            <w:r w:rsidRPr="00BB0F97">
              <w:rPr>
                <w:rStyle w:val="af1"/>
              </w:rPr>
              <w:t>Содержимое сообщения:</w:t>
            </w:r>
          </w:p>
        </w:tc>
      </w:tr>
      <w:tr w:rsidR="009162F4" w14:paraId="4F2BD2A1" w14:textId="77777777" w:rsidTr="00A80717">
        <w:tc>
          <w:tcPr>
            <w:tcW w:w="9345" w:type="dxa"/>
          </w:tcPr>
          <w:p w14:paraId="012036DE" w14:textId="77777777" w:rsidR="00E13E31" w:rsidRPr="00501D4B" w:rsidRDefault="00932588">
            <w:pPr>
              <w:pStyle w:val="a"/>
              <w:numPr>
                <w:ilvl w:val="0"/>
                <w:numId w:val="25"/>
              </w:numPr>
              <w:spacing w:after="0"/>
              <w:rPr>
                <w:b/>
                <w:bCs/>
              </w:rPr>
            </w:pPr>
            <w:r w:rsidRPr="00501D4B">
              <w:rPr>
                <w:lang w:val="en-US"/>
              </w:rPr>
              <w:t>DtEvent</w:t>
            </w:r>
            <w:r w:rsidRPr="00501D4B">
              <w:rPr>
                <w:b/>
                <w:bCs/>
              </w:rPr>
              <w:t xml:space="preserve"> - </w:t>
            </w:r>
            <w:r w:rsidRPr="00501D4B">
              <w:t>дата и время события</w:t>
            </w:r>
          </w:p>
          <w:p w14:paraId="4BE5A316" w14:textId="77777777" w:rsidR="00E13E31" w:rsidRPr="00501D4B" w:rsidRDefault="00932588">
            <w:pPr>
              <w:pStyle w:val="a"/>
              <w:numPr>
                <w:ilvl w:val="0"/>
                <w:numId w:val="25"/>
              </w:numPr>
              <w:spacing w:after="0"/>
              <w:rPr>
                <w:b/>
                <w:bCs/>
              </w:rPr>
            </w:pPr>
            <w:r w:rsidRPr="00501D4B">
              <w:rPr>
                <w:lang w:val="en-US"/>
              </w:rPr>
              <w:t>LineId</w:t>
            </w:r>
            <w:r w:rsidRPr="00501D4B">
              <w:t xml:space="preserve"> </w:t>
            </w:r>
            <w:r w:rsidRPr="00501D4B">
              <w:rPr>
                <w:b/>
                <w:bCs/>
              </w:rPr>
              <w:t xml:space="preserve">- </w:t>
            </w:r>
            <w:r w:rsidRPr="00501D4B">
              <w:t>агрегат (V5CC1, V5CC2, V5CC3)</w:t>
            </w:r>
          </w:p>
          <w:p w14:paraId="43AE64ED" w14:textId="77777777" w:rsidR="00E13E31" w:rsidRPr="00501D4B" w:rsidRDefault="00932588">
            <w:pPr>
              <w:pStyle w:val="a"/>
              <w:numPr>
                <w:ilvl w:val="0"/>
                <w:numId w:val="25"/>
              </w:numPr>
              <w:spacing w:after="0"/>
              <w:rPr>
                <w:b/>
                <w:bCs/>
              </w:rPr>
            </w:pPr>
            <w:r w:rsidRPr="00501D4B">
              <w:rPr>
                <w:lang w:val="en-US"/>
              </w:rPr>
              <w:t>HeatId</w:t>
            </w:r>
            <w:r w:rsidRPr="00501D4B">
              <w:t xml:space="preserve"> – номер плавки в формате </w:t>
            </w:r>
            <w:r w:rsidRPr="00501D4B">
              <w:rPr>
                <w:lang w:val="en-US"/>
              </w:rPr>
              <w:t>SZYYNNNN</w:t>
            </w:r>
            <w:r w:rsidRPr="00501D4B">
              <w:t xml:space="preserve">, согласно пункта 68 спецификации 6.6. </w:t>
            </w:r>
            <w:r w:rsidRPr="00501D4B">
              <w:rPr>
                <w:lang w:val="en-US"/>
              </w:rPr>
              <w:t>PSImetals</w:t>
            </w:r>
            <w:r w:rsidRPr="00501D4B">
              <w:t xml:space="preserve"> </w:t>
            </w:r>
          </w:p>
          <w:p w14:paraId="1462A68D" w14:textId="77777777" w:rsidR="00E13E31" w:rsidRPr="00501D4B" w:rsidRDefault="00932588">
            <w:pPr>
              <w:pStyle w:val="a"/>
              <w:numPr>
                <w:ilvl w:val="0"/>
                <w:numId w:val="25"/>
              </w:numPr>
              <w:spacing w:after="0"/>
            </w:pPr>
            <w:r w:rsidRPr="00501D4B">
              <w:rPr>
                <w:lang w:val="en-US"/>
              </w:rPr>
              <w:t>StrandNo</w:t>
            </w:r>
            <w:r w:rsidRPr="00501D4B">
              <w:t xml:space="preserve"> – номер ручья</w:t>
            </w:r>
          </w:p>
          <w:p w14:paraId="279C2985" w14:textId="77777777" w:rsidR="00E13E31" w:rsidRPr="007D3CB7" w:rsidRDefault="00932588">
            <w:pPr>
              <w:pStyle w:val="a"/>
              <w:numPr>
                <w:ilvl w:val="0"/>
                <w:numId w:val="25"/>
              </w:numPr>
              <w:spacing w:after="0"/>
              <w:rPr>
                <w:b/>
                <w:bCs/>
              </w:rPr>
            </w:pPr>
            <w:r w:rsidRPr="00501D4B">
              <w:rPr>
                <w:lang w:val="en-US"/>
              </w:rPr>
              <w:t>MatId</w:t>
            </w:r>
            <w:r w:rsidRPr="00501D4B">
              <w:t xml:space="preserve"> – идентификатор материала в формате </w:t>
            </w:r>
            <w:r w:rsidRPr="00501D4B">
              <w:rPr>
                <w:lang w:val="en-US"/>
              </w:rPr>
              <w:t>SZYYPNNNNCRAA</w:t>
            </w:r>
            <w:r w:rsidRPr="00501D4B">
              <w:t xml:space="preserve">, согласно пункта 137 спецификации 6.6. </w:t>
            </w:r>
            <w:r w:rsidRPr="00501D4B">
              <w:rPr>
                <w:lang w:val="en-US"/>
              </w:rPr>
              <w:t>PSImetals</w:t>
            </w:r>
          </w:p>
          <w:p w14:paraId="2CF192EF" w14:textId="77777777" w:rsidR="007D3CB7" w:rsidRPr="009A4002" w:rsidRDefault="00932588">
            <w:pPr>
              <w:pStyle w:val="a"/>
              <w:numPr>
                <w:ilvl w:val="0"/>
                <w:numId w:val="25"/>
              </w:numPr>
              <w:spacing w:after="0"/>
            </w:pPr>
            <w:r w:rsidRPr="009A4002">
              <w:rPr>
                <w:lang w:val="en-US"/>
              </w:rPr>
              <w:t>MatType</w:t>
            </w:r>
            <w:r w:rsidRPr="009A4002">
              <w:t xml:space="preserve"> – тип материала (</w:t>
            </w:r>
            <w:r w:rsidRPr="009A4002">
              <w:rPr>
                <w:lang w:val="en-US"/>
              </w:rPr>
              <w:t>template</w:t>
            </w:r>
            <w:r w:rsidRPr="009A4002">
              <w:t xml:space="preserve"> – заготовка с темплетом, </w:t>
            </w:r>
            <w:r w:rsidRPr="009A4002">
              <w:rPr>
                <w:lang w:val="en-US"/>
              </w:rPr>
              <w:t>scrap</w:t>
            </w:r>
            <w:r w:rsidRPr="009A4002">
              <w:t xml:space="preserve"> – заготовка с обрезью, </w:t>
            </w:r>
            <w:r w:rsidR="009A4002" w:rsidRPr="009A4002">
              <w:rPr>
                <w:lang w:val="en-US"/>
              </w:rPr>
              <w:t>uncut</w:t>
            </w:r>
            <w:r w:rsidR="009A4002" w:rsidRPr="009A4002">
              <w:t xml:space="preserve"> – недорезанная </w:t>
            </w:r>
            <w:r w:rsidR="00B225A4" w:rsidRPr="009A4002">
              <w:t>совмещённая</w:t>
            </w:r>
            <w:r w:rsidR="009A4002" w:rsidRPr="009A4002">
              <w:t xml:space="preserve"> заготовка)</w:t>
            </w:r>
          </w:p>
          <w:p w14:paraId="4A9E9678" w14:textId="02A6538E" w:rsidR="00E13E31" w:rsidRPr="00501D4B" w:rsidRDefault="00932588">
            <w:pPr>
              <w:pStyle w:val="a"/>
              <w:numPr>
                <w:ilvl w:val="0"/>
                <w:numId w:val="25"/>
              </w:numPr>
              <w:spacing w:after="0"/>
            </w:pPr>
            <w:r w:rsidRPr="00501D4B">
              <w:rPr>
                <w:lang w:val="en-US"/>
              </w:rPr>
              <w:t>Length</w:t>
            </w:r>
            <w:r w:rsidRPr="009C7E08">
              <w:rPr>
                <w:rPrChange w:id="1499" w:author="Николай Богомолов" w:date="2022-09-02T14:22:00Z">
                  <w:rPr>
                    <w:lang w:val="en-US"/>
                  </w:rPr>
                </w:rPrChange>
              </w:rPr>
              <w:t xml:space="preserve"> – </w:t>
            </w:r>
            <w:ins w:id="1500" w:author="Николай Богомолов" w:date="2022-09-02T14:22:00Z">
              <w:r w:rsidR="009C7E08">
                <w:t xml:space="preserve">фактическая </w:t>
              </w:r>
            </w:ins>
            <w:r w:rsidRPr="00501D4B">
              <w:t>длина</w:t>
            </w:r>
            <w:r w:rsidRPr="009C7E08">
              <w:rPr>
                <w:rPrChange w:id="1501" w:author="Николай Богомолов" w:date="2022-09-02T14:22:00Z">
                  <w:rPr>
                    <w:lang w:val="en-US"/>
                  </w:rPr>
                </w:rPrChange>
              </w:rPr>
              <w:t xml:space="preserve"> </w:t>
            </w:r>
            <w:r w:rsidRPr="00501D4B">
              <w:t>заготовки</w:t>
            </w:r>
            <w:ins w:id="1502" w:author="Николай Богомолов" w:date="2022-09-02T14:22:00Z">
              <w:r w:rsidR="009C7E08">
                <w:t xml:space="preserve"> после порезки</w:t>
              </w:r>
            </w:ins>
            <w:ins w:id="1503" w:author="Николай Богомолов" w:date="2022-09-19T10:44:00Z">
              <w:r w:rsidR="009F5AB4">
                <w:t>, в миллиметрах</w:t>
              </w:r>
            </w:ins>
          </w:p>
          <w:p w14:paraId="40FF438C" w14:textId="3D854560" w:rsidR="00E13E31" w:rsidRPr="00501D4B" w:rsidRDefault="00932588">
            <w:pPr>
              <w:pStyle w:val="a"/>
              <w:numPr>
                <w:ilvl w:val="0"/>
                <w:numId w:val="25"/>
              </w:numPr>
              <w:spacing w:after="0"/>
            </w:pPr>
            <w:r w:rsidRPr="00501D4B">
              <w:rPr>
                <w:lang w:val="en-US"/>
              </w:rPr>
              <w:t>Diameter</w:t>
            </w:r>
            <w:r w:rsidRPr="00501D4B">
              <w:t xml:space="preserve"> – диаметр (только для круглой формы)</w:t>
            </w:r>
            <w:ins w:id="1504" w:author="Николай Богомолов" w:date="2022-09-19T10:44:00Z">
              <w:r w:rsidR="009F5AB4">
                <w:t>, в миллиметрах</w:t>
              </w:r>
            </w:ins>
          </w:p>
          <w:p w14:paraId="1BCF366A" w14:textId="64779CF0" w:rsidR="00E13E31" w:rsidRPr="00501D4B" w:rsidRDefault="00932588">
            <w:pPr>
              <w:pStyle w:val="a"/>
              <w:numPr>
                <w:ilvl w:val="0"/>
                <w:numId w:val="25"/>
              </w:numPr>
              <w:spacing w:after="0"/>
            </w:pPr>
            <w:r w:rsidRPr="00501D4B">
              <w:rPr>
                <w:lang w:val="en-US"/>
              </w:rPr>
              <w:t>Width</w:t>
            </w:r>
            <w:r w:rsidRPr="00501D4B">
              <w:t xml:space="preserve"> – ширина (только для квадратной формы)</w:t>
            </w:r>
            <w:ins w:id="1505" w:author="Николай Богомолов" w:date="2022-09-19T10:45:00Z">
              <w:r w:rsidR="009F5AB4">
                <w:t>, в миллиметрах</w:t>
              </w:r>
            </w:ins>
          </w:p>
          <w:p w14:paraId="77675134" w14:textId="77777777" w:rsidR="00E13E31" w:rsidRPr="00501D4B" w:rsidRDefault="00932588">
            <w:pPr>
              <w:pStyle w:val="a"/>
              <w:numPr>
                <w:ilvl w:val="0"/>
                <w:numId w:val="25"/>
              </w:numPr>
              <w:spacing w:after="0"/>
            </w:pPr>
            <w:r w:rsidRPr="00501D4B">
              <w:rPr>
                <w:lang w:val="en-US"/>
              </w:rPr>
              <w:t>IsTransient</w:t>
            </w:r>
            <w:r w:rsidRPr="00501D4B">
              <w:t xml:space="preserve"> – признак, указывающий на то, что заготовка разлита из металла переходной зоны</w:t>
            </w:r>
          </w:p>
          <w:p w14:paraId="51A329C8" w14:textId="77777777" w:rsidR="00E13E31" w:rsidRPr="00501D4B" w:rsidRDefault="00932588">
            <w:pPr>
              <w:pStyle w:val="a"/>
              <w:numPr>
                <w:ilvl w:val="0"/>
                <w:numId w:val="25"/>
              </w:numPr>
              <w:spacing w:after="0"/>
            </w:pPr>
            <w:r w:rsidRPr="00501D4B">
              <w:rPr>
                <w:lang w:val="en-US"/>
              </w:rPr>
              <w:t>IsLast</w:t>
            </w:r>
            <w:r w:rsidRPr="00501D4B">
              <w:t xml:space="preserve"> – признак, указывающий на то, что заготовка является последней в плавке</w:t>
            </w:r>
          </w:p>
          <w:p w14:paraId="7B86BB17" w14:textId="01E05555" w:rsidR="00E13E31" w:rsidRPr="00501D4B" w:rsidRDefault="00932588">
            <w:pPr>
              <w:pStyle w:val="a"/>
              <w:numPr>
                <w:ilvl w:val="0"/>
                <w:numId w:val="25"/>
              </w:numPr>
              <w:spacing w:after="0"/>
            </w:pPr>
            <w:r w:rsidRPr="00501D4B">
              <w:rPr>
                <w:lang w:val="en-US"/>
              </w:rPr>
              <w:t>DtCastFrontSide</w:t>
            </w:r>
            <w:r w:rsidRPr="00501D4B">
              <w:t xml:space="preserve"> </w:t>
            </w:r>
            <w:del w:id="1506" w:author="Николай Богомолов" w:date="2022-09-02T14:22:00Z">
              <w:r w:rsidRPr="00501D4B" w:rsidDel="009C7E08">
                <w:delText>-</w:delText>
              </w:r>
            </w:del>
            <w:ins w:id="1507" w:author="Николай Богомолов" w:date="2022-09-02T14:22:00Z">
              <w:r w:rsidR="009C7E08">
                <w:t>–</w:t>
              </w:r>
            </w:ins>
            <w:r w:rsidRPr="00501D4B">
              <w:t xml:space="preserve"> дата и время выхода переднего края заготовки из кристаллизатора</w:t>
            </w:r>
          </w:p>
          <w:p w14:paraId="7AC44E99" w14:textId="3E854E98" w:rsidR="00E13E31" w:rsidRPr="00501D4B" w:rsidRDefault="00932588">
            <w:pPr>
              <w:pStyle w:val="a"/>
              <w:numPr>
                <w:ilvl w:val="0"/>
                <w:numId w:val="25"/>
              </w:numPr>
              <w:spacing w:after="0"/>
            </w:pPr>
            <w:r w:rsidRPr="00501D4B">
              <w:rPr>
                <w:lang w:val="en-US"/>
              </w:rPr>
              <w:t>DtCastRearSide</w:t>
            </w:r>
            <w:r w:rsidRPr="00501D4B">
              <w:t xml:space="preserve"> </w:t>
            </w:r>
            <w:del w:id="1508" w:author="Николай Богомолов" w:date="2022-09-02T14:22:00Z">
              <w:r w:rsidRPr="00501D4B" w:rsidDel="009C7E08">
                <w:delText>-</w:delText>
              </w:r>
            </w:del>
            <w:ins w:id="1509" w:author="Николай Богомолов" w:date="2022-09-02T14:22:00Z">
              <w:r w:rsidR="009C7E08">
                <w:t>–</w:t>
              </w:r>
            </w:ins>
            <w:r w:rsidRPr="00501D4B">
              <w:t xml:space="preserve"> дата и время выхода заднего края заготовки из кристаллизатора</w:t>
            </w:r>
          </w:p>
          <w:p w14:paraId="58083D7D" w14:textId="77777777" w:rsidR="00E13E31" w:rsidRPr="00BB0F97" w:rsidRDefault="00932588">
            <w:pPr>
              <w:pStyle w:val="a"/>
              <w:numPr>
                <w:ilvl w:val="0"/>
                <w:numId w:val="25"/>
              </w:numPr>
              <w:spacing w:after="0"/>
            </w:pPr>
            <w:r w:rsidRPr="00501D4B">
              <w:rPr>
                <w:lang w:val="en-US"/>
              </w:rPr>
              <w:t>DtCutting</w:t>
            </w:r>
            <w:r w:rsidRPr="00501D4B">
              <w:t xml:space="preserve"> – дата и время порезки</w:t>
            </w:r>
            <w:r>
              <w:t xml:space="preserve"> заготовки</w:t>
            </w:r>
          </w:p>
        </w:tc>
      </w:tr>
    </w:tbl>
    <w:p w14:paraId="5F3C4BBE" w14:textId="142EFC16" w:rsidR="00E13E31" w:rsidRDefault="00932588" w:rsidP="00E13E31">
      <w:pPr>
        <w:spacing w:before="240"/>
      </w:pPr>
      <w:bookmarkStart w:id="1510" w:name="_Toc105065468"/>
      <w:r>
        <w:t>При возникновении инициирующего события</w:t>
      </w:r>
      <w:r w:rsidRPr="002021F8">
        <w:t xml:space="preserve"> </w:t>
      </w:r>
      <w:r>
        <w:t xml:space="preserve">на стороне СП, формируется сообщение «Производство заготовки» и отправляется в инфраструктуру данных </w:t>
      </w:r>
      <w:r w:rsidRPr="00E62F97">
        <w:rPr>
          <w:lang w:val="en-US"/>
        </w:rPr>
        <w:t>PIMS</w:t>
      </w:r>
      <w:r>
        <w:t xml:space="preserve">, </w:t>
      </w:r>
      <w:ins w:id="1511" w:author="Николай Богомолов" w:date="2022-09-19T15:41:00Z">
        <w:r w:rsidR="004D7EF5" w:rsidRPr="0034769A">
          <w:rPr>
            <w:highlight w:val="lightGray"/>
            <w:rPrChange w:id="1512" w:author="Николай Богомолов" w:date="2022-10-12T11:34:00Z">
              <w:rPr>
                <w:highlight w:val="cyan"/>
              </w:rPr>
            </w:rPrChange>
          </w:rPr>
          <w:t xml:space="preserve">через </w:t>
        </w:r>
        <w:r w:rsidR="004D7EF5" w:rsidRPr="0034769A">
          <w:rPr>
            <w:highlight w:val="lightGray"/>
            <w:lang w:val="en-US"/>
            <w:rPrChange w:id="1513" w:author="Николай Богомолов" w:date="2022-10-12T11:34:00Z">
              <w:rPr>
                <w:highlight w:val="cyan"/>
                <w:lang w:val="en-US"/>
              </w:rPr>
            </w:rPrChange>
          </w:rPr>
          <w:t>API</w:t>
        </w:r>
        <w:r w:rsidR="004D7EF5" w:rsidRPr="0034769A">
          <w:rPr>
            <w:highlight w:val="lightGray"/>
            <w:rPrChange w:id="1514" w:author="Николай Богомолов" w:date="2022-10-12T11:34:00Z">
              <w:rPr>
                <w:highlight w:val="cyan"/>
              </w:rPr>
            </w:rPrChange>
          </w:rPr>
          <w:t xml:space="preserve"> менеджер </w:t>
        </w:r>
        <w:r w:rsidR="004D7EF5" w:rsidRPr="0034769A">
          <w:rPr>
            <w:highlight w:val="lightGray"/>
            <w:lang w:val="en-US"/>
            <w:rPrChange w:id="1515" w:author="Николай Богомолов" w:date="2022-10-12T11:34:00Z">
              <w:rPr>
                <w:highlight w:val="cyan"/>
                <w:lang w:val="en-US"/>
              </w:rPr>
            </w:rPrChange>
          </w:rPr>
          <w:t>WinCC</w:t>
        </w:r>
        <w:r w:rsidR="004D7EF5" w:rsidRPr="0034769A">
          <w:rPr>
            <w:highlight w:val="lightGray"/>
            <w:rPrChange w:id="1516" w:author="Николай Богомолов" w:date="2022-10-12T11:34:00Z">
              <w:rPr>
                <w:highlight w:val="cyan"/>
              </w:rPr>
            </w:rPrChange>
          </w:rPr>
          <w:t xml:space="preserve"> </w:t>
        </w:r>
        <w:r w:rsidR="004D7EF5" w:rsidRPr="0034769A">
          <w:rPr>
            <w:highlight w:val="lightGray"/>
            <w:lang w:val="en-US"/>
            <w:rPrChange w:id="1517" w:author="Николай Богомолов" w:date="2022-10-12T11:34:00Z">
              <w:rPr>
                <w:highlight w:val="cyan"/>
                <w:lang w:val="en-US"/>
              </w:rPr>
            </w:rPrChange>
          </w:rPr>
          <w:t>OA</w:t>
        </w:r>
      </w:ins>
      <w:del w:id="1518" w:author="Николай Богомолов" w:date="2022-09-19T15:41:00Z">
        <w:r w:rsidDel="004D7EF5">
          <w:delText xml:space="preserve">через </w:delText>
        </w:r>
        <w:r w:rsidRPr="00E62F97" w:rsidDel="004D7EF5">
          <w:rPr>
            <w:lang w:val="en-US"/>
          </w:rPr>
          <w:delText>WinCC</w:delText>
        </w:r>
        <w:r w:rsidRPr="004236AE" w:rsidDel="004D7EF5">
          <w:delText xml:space="preserve"> </w:delText>
        </w:r>
        <w:r w:rsidRPr="00E62F97" w:rsidDel="004D7EF5">
          <w:rPr>
            <w:lang w:val="en-US"/>
          </w:rPr>
          <w:delText>OA</w:delText>
        </w:r>
        <w:r w:rsidRPr="0067314A" w:rsidDel="004D7EF5">
          <w:delText xml:space="preserve"> </w:delText>
        </w:r>
        <w:r w:rsidRPr="00E62F97" w:rsidDel="004D7EF5">
          <w:rPr>
            <w:lang w:val="en-US"/>
          </w:rPr>
          <w:delText>API</w:delText>
        </w:r>
        <w:r w:rsidRPr="004236AE" w:rsidDel="004D7EF5">
          <w:delText xml:space="preserve"> менеджер</w:delText>
        </w:r>
        <w:r w:rsidDel="004D7EF5">
          <w:delText xml:space="preserve"> СП</w:delText>
        </w:r>
      </w:del>
      <w:r>
        <w:t xml:space="preserve">. </w:t>
      </w:r>
    </w:p>
    <w:p w14:paraId="2732AF63" w14:textId="77777777" w:rsidR="00E13E31" w:rsidRDefault="00932588" w:rsidP="00E13E31">
      <w:r>
        <w:t xml:space="preserve">Инфраструктура данных </w:t>
      </w:r>
      <w:r w:rsidRPr="00E62F97">
        <w:rPr>
          <w:lang w:val="en-US"/>
        </w:rPr>
        <w:t>PIMS</w:t>
      </w:r>
      <w:r>
        <w:t xml:space="preserve"> формирует сообщение </w:t>
      </w:r>
      <w:r>
        <w:rPr>
          <w:lang w:val="en-US"/>
        </w:rPr>
        <w:t>ProdReport</w:t>
      </w:r>
      <w:r w:rsidRPr="00E62F97">
        <w:rPr>
          <w:lang w:val="en-US"/>
        </w:rPr>
        <w:t>L</w:t>
      </w:r>
      <w:r w:rsidRPr="00172E6F">
        <w:t>22</w:t>
      </w:r>
      <w:r w:rsidRPr="00E62F97">
        <w:rPr>
          <w:lang w:val="en-US"/>
        </w:rPr>
        <w:t>PES</w:t>
      </w:r>
      <w:r>
        <w:t xml:space="preserve">, на основе данных из полученного сообщения. Код линии и дата события в сообщении заполняется значениями </w:t>
      </w:r>
      <w:r>
        <w:rPr>
          <w:lang w:val="en-US"/>
        </w:rPr>
        <w:t>LineId</w:t>
      </w:r>
      <w:r w:rsidRPr="007B57A5">
        <w:t xml:space="preserve"> </w:t>
      </w:r>
      <w:r>
        <w:t xml:space="preserve">и </w:t>
      </w:r>
      <w:r>
        <w:rPr>
          <w:lang w:val="en-US"/>
        </w:rPr>
        <w:t>DtCutting</w:t>
      </w:r>
      <w:r>
        <w:t xml:space="preserve"> соответственно. </w:t>
      </w:r>
    </w:p>
    <w:p w14:paraId="5E7F2A00" w14:textId="77777777" w:rsidR="00E13E31" w:rsidRDefault="00932588" w:rsidP="00E13E31">
      <w:r>
        <w:t>В коллекции входных материалов формируется одна запись, представляющая собой плавку. Для не</w:t>
      </w:r>
      <w:r w:rsidR="00B225A4">
        <w:t>ё</w:t>
      </w:r>
      <w:r>
        <w:t xml:space="preserve"> заполняется поле идентификатора </w:t>
      </w:r>
      <w:r>
        <w:rPr>
          <w:lang w:val="en-US"/>
        </w:rPr>
        <w:t>MatId</w:t>
      </w:r>
      <w:r w:rsidRPr="0069010D">
        <w:t>.</w:t>
      </w:r>
      <w:r>
        <w:rPr>
          <w:lang w:val="en-US"/>
        </w:rPr>
        <w:t>LocalId</w:t>
      </w:r>
      <w:r w:rsidRPr="0069010D">
        <w:t xml:space="preserve"> </w:t>
      </w:r>
      <w:r>
        <w:t xml:space="preserve">значением поля </w:t>
      </w:r>
      <w:r>
        <w:rPr>
          <w:lang w:val="en-US"/>
        </w:rPr>
        <w:t>HeatId</w:t>
      </w:r>
      <w:r w:rsidRPr="0069010D">
        <w:t xml:space="preserve"> </w:t>
      </w:r>
      <w:r>
        <w:t xml:space="preserve">из полученного сообщения. В коллекции выходных материалов формируется одна запись, представляющая собой </w:t>
      </w:r>
      <w:r w:rsidR="00B225A4">
        <w:t>произведённую</w:t>
      </w:r>
      <w:r>
        <w:t xml:space="preserve"> заготовку. </w:t>
      </w:r>
    </w:p>
    <w:p w14:paraId="4F7B3550" w14:textId="77777777" w:rsidR="00E13E31" w:rsidRPr="00C5037F" w:rsidRDefault="00932588" w:rsidP="00E13E31">
      <w:r>
        <w:t xml:space="preserve">Для </w:t>
      </w:r>
      <w:r w:rsidR="00B225A4">
        <w:t>произведённой</w:t>
      </w:r>
      <w:r>
        <w:t xml:space="preserve"> заготовки заполняется поле идентификатора </w:t>
      </w:r>
      <w:r>
        <w:rPr>
          <w:lang w:val="en-US"/>
        </w:rPr>
        <w:t>MatId</w:t>
      </w:r>
      <w:r w:rsidRPr="00D717A0">
        <w:t>.</w:t>
      </w:r>
      <w:r>
        <w:rPr>
          <w:lang w:val="en-US"/>
        </w:rPr>
        <w:t>LocalId</w:t>
      </w:r>
      <w:r>
        <w:t xml:space="preserve"> значением поля </w:t>
      </w:r>
      <w:r>
        <w:rPr>
          <w:lang w:val="en-US"/>
        </w:rPr>
        <w:t>MatId</w:t>
      </w:r>
      <w:r w:rsidRPr="00D717A0">
        <w:t xml:space="preserve"> </w:t>
      </w:r>
      <w:r>
        <w:t xml:space="preserve">из полученного сообщения. Коллекция параметров </w:t>
      </w:r>
      <w:r w:rsidR="00B225A4">
        <w:t>произведённой</w:t>
      </w:r>
      <w:r>
        <w:t xml:space="preserve"> заготовки (</w:t>
      </w:r>
      <w:r w:rsidRPr="00E62F97">
        <w:rPr>
          <w:lang w:val="en-US"/>
        </w:rPr>
        <w:t>Param</w:t>
      </w:r>
      <w:r w:rsidRPr="0067314A">
        <w:t>)</w:t>
      </w:r>
      <w:r>
        <w:t xml:space="preserve"> заполняются данными из полученного сообщения (</w:t>
      </w:r>
      <w:r>
        <w:rPr>
          <w:lang w:val="en-US"/>
        </w:rPr>
        <w:t>STRANDNO</w:t>
      </w:r>
      <w:r w:rsidRPr="008C363D">
        <w:t xml:space="preserve">, </w:t>
      </w:r>
      <w:r>
        <w:rPr>
          <w:lang w:val="en-US"/>
        </w:rPr>
        <w:t>LENGTH</w:t>
      </w:r>
      <w:r w:rsidRPr="008C363D">
        <w:t xml:space="preserve">, </w:t>
      </w:r>
      <w:r>
        <w:rPr>
          <w:lang w:val="en-US"/>
        </w:rPr>
        <w:t>WIDTH</w:t>
      </w:r>
      <w:r w:rsidRPr="008C363D">
        <w:t xml:space="preserve">, </w:t>
      </w:r>
      <w:r>
        <w:rPr>
          <w:lang w:val="en-US"/>
        </w:rPr>
        <w:t>THICKNESS</w:t>
      </w:r>
      <w:r w:rsidRPr="008C363D">
        <w:t xml:space="preserve">, </w:t>
      </w:r>
      <w:r w:rsidRPr="00C5037F">
        <w:rPr>
          <w:lang w:val="en-US"/>
        </w:rPr>
        <w:t>DIAMETER</w:t>
      </w:r>
      <w:r w:rsidRPr="00C5037F">
        <w:t xml:space="preserve">, </w:t>
      </w:r>
      <w:r w:rsidRPr="00C5037F">
        <w:rPr>
          <w:lang w:val="en-US"/>
        </w:rPr>
        <w:t>ISLAST</w:t>
      </w:r>
      <w:r w:rsidRPr="00C5037F">
        <w:t>).</w:t>
      </w:r>
    </w:p>
    <w:p w14:paraId="44B92CCE" w14:textId="550F4EFC" w:rsidR="00BC4D14" w:rsidRPr="00C5037F" w:rsidRDefault="00932588" w:rsidP="00E13E31">
      <w:r w:rsidRPr="00C5037F">
        <w:t>В коллекцию параметров произвед</w:t>
      </w:r>
      <w:r w:rsidR="00101D95" w:rsidRPr="00C5037F">
        <w:t>ё</w:t>
      </w:r>
      <w:r w:rsidRPr="00C5037F">
        <w:t>нной заготовки добавляется значение теоретического веса</w:t>
      </w:r>
      <w:r w:rsidR="006A2248" w:rsidRPr="00C5037F">
        <w:t xml:space="preserve"> (</w:t>
      </w:r>
      <w:r w:rsidR="006A2248" w:rsidRPr="00C5037F">
        <w:rPr>
          <w:lang w:val="en-US"/>
        </w:rPr>
        <w:t>WEIGHT</w:t>
      </w:r>
      <w:r w:rsidR="006A2248" w:rsidRPr="00C5037F">
        <w:t>)</w:t>
      </w:r>
      <w:r w:rsidRPr="00C5037F">
        <w:t>, которое</w:t>
      </w:r>
      <w:r w:rsidR="008C11CE">
        <w:t xml:space="preserve">, для круглой заготовки, </w:t>
      </w:r>
      <w:r w:rsidR="00F1148A" w:rsidRPr="00C5037F">
        <w:t>рассчитывается</w:t>
      </w:r>
      <w:r w:rsidRPr="00C5037F">
        <w:t xml:space="preserve"> по формуле</w:t>
      </w:r>
      <w:r w:rsidR="006A2248" w:rsidRPr="00C5037F">
        <w:t>:</w:t>
      </w:r>
    </w:p>
    <w:p w14:paraId="0EF8C683" w14:textId="77777777" w:rsidR="00BC4D14" w:rsidRPr="00C5037F" w:rsidRDefault="00932588" w:rsidP="00E13E31">
      <w:pPr>
        <w:rPr>
          <w:i/>
          <w:lang w:val="en-US"/>
        </w:rPr>
      </w:pPr>
      <m:oMathPara>
        <m:oMath>
          <m:r>
            <w:rPr>
              <w:rFonts w:ascii="Cambria Math" w:hAnsi="Cambria Math"/>
            </w:rPr>
            <m:t xml:space="preserve">Pтеор= </m:t>
          </m:r>
          <m:r>
            <w:rPr>
              <w:rFonts w:ascii="Cambria Math" w:hAnsi="Cambria Math" w:cs="Calibri"/>
            </w:rPr>
            <m:t>π</m:t>
          </m:r>
          <m:r>
            <w:rPr>
              <w:rFonts w:ascii="Cambria Math" w:hAnsi="Cambria Math"/>
            </w:rPr>
            <m:t>*</m:t>
          </m:r>
          <m:r>
            <w:rPr>
              <w:rFonts w:ascii="Cambria Math" w:hAnsi="Cambria Math" w:cs="Calibri"/>
            </w:rPr>
            <m:t>ρ</m:t>
          </m:r>
          <m:r>
            <w:rPr>
              <w:rFonts w:ascii="Cambria Math" w:hAnsi="Cambria Math"/>
            </w:rPr>
            <m:t>*</m:t>
          </m:r>
          <m:f>
            <m:fPr>
              <m:ctrlPr>
                <w:rPr>
                  <w:rFonts w:ascii="Cambria Math" w:hAnsi="Cambria Math"/>
                  <w:i/>
                  <w:lang w:val="en-US"/>
                </w:rPr>
              </m:ctrlPr>
            </m:fPr>
            <m:num>
              <m:sSup>
                <m:sSupPr>
                  <m:ctrlPr>
                    <w:rPr>
                      <w:rFonts w:ascii="Cambria Math" w:hAnsi="Cambria Math" w:cs="Calibri"/>
                      <w:i/>
                      <w:lang w:val="en-US"/>
                    </w:rPr>
                  </m:ctrlPr>
                </m:sSupPr>
                <m:e>
                  <m:r>
                    <w:rPr>
                      <w:rFonts w:ascii="Cambria Math" w:hAnsi="Cambria Math"/>
                      <w:lang w:val="en-US"/>
                    </w:rPr>
                    <m:t>d</m:t>
                  </m:r>
                  <m:ctrlPr>
                    <w:rPr>
                      <w:rFonts w:ascii="Cambria Math" w:hAnsi="Cambria Math"/>
                      <w:i/>
                    </w:rPr>
                  </m:ctrlPr>
                </m:e>
                <m:sup>
                  <m:r>
                    <w:rPr>
                      <w:rFonts w:ascii="Cambria Math" w:hAnsi="Cambria Math" w:cs="Calibri"/>
                      <w:lang w:val="en-US"/>
                    </w:rPr>
                    <m:t>2</m:t>
                  </m:r>
                </m:sup>
              </m:sSup>
              <m:ctrlPr>
                <w:rPr>
                  <w:rFonts w:ascii="Cambria Math" w:hAnsi="Cambria Math"/>
                  <w:i/>
                </w:rPr>
              </m:ctrlPr>
            </m:num>
            <m:den>
              <m:r>
                <w:rPr>
                  <w:rFonts w:ascii="Cambria Math" w:hAnsi="Cambria Math"/>
                </w:rPr>
                <m:t>4L</m:t>
              </m:r>
            </m:den>
          </m:f>
        </m:oMath>
      </m:oMathPara>
    </w:p>
    <w:p w14:paraId="78E443BD" w14:textId="77777777" w:rsidR="00BC4D14" w:rsidRPr="00C80A28" w:rsidRDefault="00932588" w:rsidP="00F1148A">
      <w:pPr>
        <w:ind w:left="1985"/>
      </w:pPr>
      <w:r w:rsidRPr="00C80A28">
        <w:t>где: ρ – удельный вес металла заготовки, принят 7,8 тонн/м</w:t>
      </w:r>
      <w:r w:rsidRPr="00C80A28">
        <w:rPr>
          <w:vertAlign w:val="superscript"/>
        </w:rPr>
        <w:t>3</w:t>
      </w:r>
      <w:r w:rsidRPr="00C80A28">
        <w:t>;</w:t>
      </w:r>
    </w:p>
    <w:p w14:paraId="680793AE" w14:textId="77777777" w:rsidR="00BC4D14" w:rsidRPr="00C80A28" w:rsidRDefault="00932588" w:rsidP="00F1148A">
      <w:pPr>
        <w:ind w:left="1985"/>
      </w:pPr>
      <w:r w:rsidRPr="00C80A28">
        <w:t>        </w:t>
      </w:r>
      <w:r w:rsidRPr="00C80A28">
        <w:rPr>
          <w:lang w:val="en-US"/>
        </w:rPr>
        <w:t>d</w:t>
      </w:r>
      <w:r w:rsidRPr="00C80A28">
        <w:t xml:space="preserve"> – диаметр заготовки, м  </w:t>
      </w:r>
    </w:p>
    <w:p w14:paraId="05B97B51" w14:textId="72EF058B" w:rsidR="00BC4D14" w:rsidRPr="00C80A28" w:rsidRDefault="00932588" w:rsidP="00F1148A">
      <w:pPr>
        <w:ind w:left="1985"/>
      </w:pPr>
      <w:r w:rsidRPr="00C80A28">
        <w:t>        </w:t>
      </w:r>
      <w:r w:rsidRPr="00C80A28">
        <w:rPr>
          <w:lang w:val="en-US"/>
        </w:rPr>
        <w:t>L</w:t>
      </w:r>
      <w:r w:rsidRPr="00C80A28">
        <w:rPr>
          <w:vertAlign w:val="subscript"/>
        </w:rPr>
        <w:t xml:space="preserve">   </w:t>
      </w:r>
      <w:r w:rsidRPr="00C80A28">
        <w:t>– </w:t>
      </w:r>
      <w:ins w:id="1519" w:author="Николай Богомолов" w:date="2022-09-02T14:22:00Z">
        <w:r w:rsidR="009C7E08" w:rsidRPr="00C80A28">
          <w:t xml:space="preserve">фактическая </w:t>
        </w:r>
      </w:ins>
      <w:r w:rsidRPr="00C80A28">
        <w:t>длина заготовки</w:t>
      </w:r>
      <w:ins w:id="1520" w:author="Николай Богомолов" w:date="2022-09-02T14:22:00Z">
        <w:r w:rsidR="009C7E08" w:rsidRPr="00C80A28">
          <w:t xml:space="preserve"> после порезки</w:t>
        </w:r>
      </w:ins>
      <w:r w:rsidRPr="00C80A28">
        <w:t>, м</w:t>
      </w:r>
    </w:p>
    <w:p w14:paraId="2FCC4A16" w14:textId="09B381E4" w:rsidR="008C11CE" w:rsidRPr="00C80A28" w:rsidRDefault="008C11CE" w:rsidP="00E13E31">
      <w:pPr>
        <w:rPr>
          <w:rPrChange w:id="1521" w:author="Николай Богомолов" w:date="2022-09-09T16:11:00Z">
            <w:rPr>
              <w:highlight w:val="cyan"/>
            </w:rPr>
          </w:rPrChange>
        </w:rPr>
      </w:pPr>
      <w:r w:rsidRPr="00C80A28">
        <w:rPr>
          <w:rPrChange w:id="1522" w:author="Николай Богомолов" w:date="2022-09-09T16:11:00Z">
            <w:rPr>
              <w:highlight w:val="cyan"/>
            </w:rPr>
          </w:rPrChange>
        </w:rPr>
        <w:t xml:space="preserve">Для квадратной заготовки, </w:t>
      </w:r>
      <w:r w:rsidR="00BF3630" w:rsidRPr="00C80A28">
        <w:rPr>
          <w:rPrChange w:id="1523" w:author="Николай Богомолов" w:date="2022-09-09T16:11:00Z">
            <w:rPr>
              <w:highlight w:val="cyan"/>
            </w:rPr>
          </w:rPrChange>
        </w:rPr>
        <w:t xml:space="preserve">расчёт </w:t>
      </w:r>
      <w:r w:rsidRPr="00C80A28">
        <w:rPr>
          <w:rPrChange w:id="1524" w:author="Николай Богомолов" w:date="2022-09-09T16:11:00Z">
            <w:rPr>
              <w:highlight w:val="cyan"/>
            </w:rPr>
          </w:rPrChange>
        </w:rPr>
        <w:t>выполняется по формуле:</w:t>
      </w:r>
    </w:p>
    <w:p w14:paraId="74FF32A1" w14:textId="4FBD3A1C" w:rsidR="008C11CE" w:rsidRPr="00C80A28" w:rsidRDefault="008C11CE" w:rsidP="008C11CE">
      <w:pPr>
        <w:rPr>
          <w:i/>
          <w:lang w:val="en-US"/>
          <w:rPrChange w:id="1525" w:author="Николай Богомолов" w:date="2022-09-09T16:11:00Z">
            <w:rPr>
              <w:i/>
              <w:highlight w:val="cyan"/>
              <w:lang w:val="en-US"/>
            </w:rPr>
          </w:rPrChange>
        </w:rPr>
      </w:pPr>
      <m:oMathPara>
        <m:oMath>
          <m:r>
            <w:rPr>
              <w:rFonts w:ascii="Cambria Math" w:hAnsi="Cambria Math"/>
              <w:rPrChange w:id="1526" w:author="Николай Богомолов" w:date="2022-09-09T16:11:00Z">
                <w:rPr>
                  <w:rFonts w:ascii="Cambria Math" w:hAnsi="Cambria Math"/>
                  <w:highlight w:val="cyan"/>
                </w:rPr>
              </w:rPrChange>
            </w:rPr>
            <w:lastRenderedPageBreak/>
            <m:t xml:space="preserve">Pтеор= </m:t>
          </m:r>
          <m:sSub>
            <m:sSubPr>
              <m:ctrlPr>
                <w:rPr>
                  <w:rFonts w:ascii="Cambria Math" w:hAnsi="Cambria Math"/>
                  <w:i/>
                </w:rPr>
              </m:ctrlPr>
            </m:sSubPr>
            <m:e>
              <m:r>
                <w:rPr>
                  <w:rFonts w:ascii="Cambria Math" w:hAnsi="Cambria Math"/>
                  <w:lang w:val="en-US"/>
                  <w:rPrChange w:id="1527" w:author="Николай Богомолов" w:date="2022-09-09T16:11:00Z">
                    <w:rPr>
                      <w:rFonts w:ascii="Cambria Math" w:hAnsi="Cambria Math"/>
                      <w:highlight w:val="cyan"/>
                      <w:lang w:val="en-US"/>
                    </w:rPr>
                  </w:rPrChange>
                </w:rPr>
                <m:t>m</m:t>
              </m:r>
            </m:e>
            <m:sub>
              <m:r>
                <w:rPr>
                  <w:rFonts w:ascii="Cambria Math" w:hAnsi="Cambria Math"/>
                  <w:rPrChange w:id="1528" w:author="Николай Богомолов" w:date="2022-09-09T16:11:00Z">
                    <w:rPr>
                      <w:rFonts w:ascii="Cambria Math" w:hAnsi="Cambria Math"/>
                      <w:highlight w:val="cyan"/>
                    </w:rPr>
                  </w:rPrChange>
                </w:rPr>
                <m:t>пм</m:t>
              </m:r>
            </m:sub>
          </m:sSub>
          <m:r>
            <w:rPr>
              <w:rFonts w:ascii="Cambria Math" w:hAnsi="Cambria Math" w:cs="Calibri"/>
              <w:rPrChange w:id="1529" w:author="Николай Богомолов" w:date="2022-09-09T16:11:00Z">
                <w:rPr>
                  <w:rFonts w:ascii="Cambria Math" w:hAnsi="Cambria Math" w:cs="Calibri"/>
                  <w:highlight w:val="cyan"/>
                </w:rPr>
              </w:rPrChange>
            </w:rPr>
            <m:t>*</m:t>
          </m:r>
          <m:r>
            <w:rPr>
              <w:rFonts w:ascii="Cambria Math" w:hAnsi="Cambria Math" w:cs="Calibri"/>
              <w:lang w:val="en-US"/>
              <w:rPrChange w:id="1530" w:author="Николай Богомолов" w:date="2022-09-09T16:11:00Z">
                <w:rPr>
                  <w:rFonts w:ascii="Cambria Math" w:hAnsi="Cambria Math" w:cs="Calibri"/>
                  <w:highlight w:val="cyan"/>
                  <w:lang w:val="en-US"/>
                </w:rPr>
              </w:rPrChange>
            </w:rPr>
            <m:t>L</m:t>
          </m:r>
        </m:oMath>
      </m:oMathPara>
    </w:p>
    <w:p w14:paraId="7D464D29" w14:textId="5F7474FC" w:rsidR="008C11CE" w:rsidRPr="00C80A28" w:rsidRDefault="008C11CE" w:rsidP="008C11CE">
      <w:pPr>
        <w:ind w:left="1985"/>
        <w:rPr>
          <w:rPrChange w:id="1531" w:author="Николай Богомолов" w:date="2022-09-09T16:11:00Z">
            <w:rPr>
              <w:highlight w:val="cyan"/>
            </w:rPr>
          </w:rPrChange>
        </w:rPr>
      </w:pPr>
      <w:r w:rsidRPr="00C80A28">
        <w:rPr>
          <w:rPrChange w:id="1532" w:author="Николай Богомолов" w:date="2022-09-09T16:11:00Z">
            <w:rPr>
              <w:highlight w:val="cyan"/>
            </w:rPr>
          </w:rPrChange>
        </w:rPr>
        <w:t xml:space="preserve">где: </w:t>
      </w:r>
      <w:r w:rsidR="00170202" w:rsidRPr="00C80A28">
        <w:rPr>
          <w:lang w:val="en-US"/>
          <w:rPrChange w:id="1533" w:author="Николай Богомолов" w:date="2022-09-09T16:11:00Z">
            <w:rPr>
              <w:highlight w:val="cyan"/>
              <w:lang w:val="en-US"/>
            </w:rPr>
          </w:rPrChange>
        </w:rPr>
        <w:t>m</w:t>
      </w:r>
      <w:r w:rsidR="00170202" w:rsidRPr="00C80A28">
        <w:rPr>
          <w:vertAlign w:val="subscript"/>
          <w:rPrChange w:id="1534" w:author="Николай Богомолов" w:date="2022-09-09T16:11:00Z">
            <w:rPr>
              <w:highlight w:val="cyan"/>
              <w:vertAlign w:val="subscript"/>
            </w:rPr>
          </w:rPrChange>
        </w:rPr>
        <w:t>пм</w:t>
      </w:r>
      <w:r w:rsidRPr="00C80A28">
        <w:rPr>
          <w:rPrChange w:id="1535" w:author="Николай Богомолов" w:date="2022-09-09T16:11:00Z">
            <w:rPr>
              <w:highlight w:val="cyan"/>
            </w:rPr>
          </w:rPrChange>
        </w:rPr>
        <w:t> – </w:t>
      </w:r>
      <w:r w:rsidR="00170202" w:rsidRPr="00C80A28">
        <w:rPr>
          <w:rPrChange w:id="1536" w:author="Николай Богомолов" w:date="2022-09-09T16:11:00Z">
            <w:rPr>
              <w:highlight w:val="cyan"/>
            </w:rPr>
          </w:rPrChange>
        </w:rPr>
        <w:t>вес погонного метра квадратной НЛЗ в тоннах</w:t>
      </w:r>
      <w:r w:rsidRPr="00C80A28">
        <w:rPr>
          <w:rPrChange w:id="1537" w:author="Николай Богомолов" w:date="2022-09-09T16:11:00Z">
            <w:rPr>
              <w:highlight w:val="cyan"/>
            </w:rPr>
          </w:rPrChange>
        </w:rPr>
        <w:t>;</w:t>
      </w:r>
    </w:p>
    <w:p w14:paraId="7D4C854F" w14:textId="4AAC70FD" w:rsidR="008C11CE" w:rsidRPr="00C80A28" w:rsidRDefault="008C11CE" w:rsidP="008C11CE">
      <w:pPr>
        <w:ind w:left="1985"/>
        <w:rPr>
          <w:rPrChange w:id="1538" w:author="Николай Богомолов" w:date="2022-09-09T16:11:00Z">
            <w:rPr>
              <w:highlight w:val="cyan"/>
            </w:rPr>
          </w:rPrChange>
        </w:rPr>
      </w:pPr>
      <w:r w:rsidRPr="00C80A28">
        <w:rPr>
          <w:rPrChange w:id="1539" w:author="Николай Богомолов" w:date="2022-09-09T16:11:00Z">
            <w:rPr>
              <w:highlight w:val="cyan"/>
            </w:rPr>
          </w:rPrChange>
        </w:rPr>
        <w:t>        </w:t>
      </w:r>
      <w:r w:rsidRPr="00C80A28">
        <w:rPr>
          <w:lang w:val="en-US"/>
          <w:rPrChange w:id="1540" w:author="Николай Богомолов" w:date="2022-09-09T16:11:00Z">
            <w:rPr>
              <w:highlight w:val="cyan"/>
              <w:lang w:val="en-US"/>
            </w:rPr>
          </w:rPrChange>
        </w:rPr>
        <w:t>L</w:t>
      </w:r>
      <w:r w:rsidRPr="00C80A28">
        <w:rPr>
          <w:vertAlign w:val="subscript"/>
          <w:rPrChange w:id="1541" w:author="Николай Богомолов" w:date="2022-09-09T16:11:00Z">
            <w:rPr>
              <w:highlight w:val="cyan"/>
              <w:vertAlign w:val="subscript"/>
            </w:rPr>
          </w:rPrChange>
        </w:rPr>
        <w:t xml:space="preserve">   </w:t>
      </w:r>
      <w:r w:rsidRPr="00C80A28">
        <w:rPr>
          <w:rPrChange w:id="1542" w:author="Николай Богомолов" w:date="2022-09-09T16:11:00Z">
            <w:rPr>
              <w:highlight w:val="cyan"/>
            </w:rPr>
          </w:rPrChange>
        </w:rPr>
        <w:t>– </w:t>
      </w:r>
      <w:ins w:id="1543" w:author="Николай Богомолов" w:date="2022-09-02T14:23:00Z">
        <w:r w:rsidR="009C7E08" w:rsidRPr="00C80A28">
          <w:t>фактическая длина заготовки после порезки</w:t>
        </w:r>
        <w:r w:rsidR="009C7E08" w:rsidRPr="00C80A28" w:rsidDel="009C7E08">
          <w:rPr>
            <w:rPrChange w:id="1544" w:author="Николай Богомолов" w:date="2022-09-09T16:11:00Z">
              <w:rPr>
                <w:highlight w:val="lightGray"/>
              </w:rPr>
            </w:rPrChange>
          </w:rPr>
          <w:t xml:space="preserve"> </w:t>
        </w:r>
      </w:ins>
      <w:del w:id="1545" w:author="Николай Богомолов" w:date="2022-09-02T14:23:00Z">
        <w:r w:rsidRPr="00C80A28" w:rsidDel="009C7E08">
          <w:rPr>
            <w:rPrChange w:id="1546" w:author="Николай Богомолов" w:date="2022-09-09T16:11:00Z">
              <w:rPr>
                <w:highlight w:val="cyan"/>
              </w:rPr>
            </w:rPrChange>
          </w:rPr>
          <w:delText>длина заготовки</w:delText>
        </w:r>
      </w:del>
      <w:r w:rsidRPr="00C80A28">
        <w:rPr>
          <w:rPrChange w:id="1547" w:author="Николай Богомолов" w:date="2022-09-09T16:11:00Z">
            <w:rPr>
              <w:highlight w:val="cyan"/>
            </w:rPr>
          </w:rPrChange>
        </w:rPr>
        <w:t>, м</w:t>
      </w:r>
    </w:p>
    <w:p w14:paraId="17A39EDC" w14:textId="68137036" w:rsidR="008C11CE" w:rsidRPr="00C80A28" w:rsidRDefault="00170202" w:rsidP="00E13E31">
      <w:pPr>
        <w:rPr>
          <w:rPrChange w:id="1548" w:author="Николай Богомолов" w:date="2022-09-09T16:11:00Z">
            <w:rPr>
              <w:highlight w:val="cyan"/>
            </w:rPr>
          </w:rPrChange>
        </w:rPr>
      </w:pPr>
      <w:r w:rsidRPr="00C80A28">
        <w:rPr>
          <w:rPrChange w:id="1549" w:author="Николай Богомолов" w:date="2022-09-09T16:11:00Z">
            <w:rPr>
              <w:highlight w:val="cyan"/>
            </w:rPr>
          </w:rPrChange>
        </w:rPr>
        <w:t>Значения веса погонного метра квадратной заготовки в зависимости от её ширины представлен в Таблице 10.</w:t>
      </w:r>
    </w:p>
    <w:p w14:paraId="4CC4B1F1" w14:textId="7951C0E1" w:rsidR="00170202" w:rsidRPr="00C80A28" w:rsidRDefault="00170202" w:rsidP="00613A4E">
      <w:pPr>
        <w:spacing w:after="0"/>
        <w:jc w:val="center"/>
        <w:rPr>
          <w:i/>
          <w:iCs/>
          <w:rPrChange w:id="1550" w:author="Николай Богомолов" w:date="2022-09-09T16:11:00Z">
            <w:rPr>
              <w:i/>
              <w:iCs/>
              <w:highlight w:val="cyan"/>
            </w:rPr>
          </w:rPrChange>
        </w:rPr>
      </w:pPr>
      <w:r w:rsidRPr="00C80A28">
        <w:rPr>
          <w:i/>
          <w:iCs/>
          <w:rPrChange w:id="1551" w:author="Николай Богомолов" w:date="2022-09-09T16:11:00Z">
            <w:rPr>
              <w:i/>
              <w:iCs/>
              <w:highlight w:val="cyan"/>
            </w:rPr>
          </w:rPrChange>
        </w:rPr>
        <w:t>Таблица 10. Значения веса погонного метра квадратной заготовки</w:t>
      </w:r>
    </w:p>
    <w:tbl>
      <w:tblPr>
        <w:tblStyle w:val="a9"/>
        <w:tblW w:w="0" w:type="auto"/>
        <w:jc w:val="center"/>
        <w:tblLook w:val="04A0" w:firstRow="1" w:lastRow="0" w:firstColumn="1" w:lastColumn="0" w:noHBand="0" w:noVBand="1"/>
      </w:tblPr>
      <w:tblGrid>
        <w:gridCol w:w="3115"/>
        <w:gridCol w:w="3115"/>
      </w:tblGrid>
      <w:tr w:rsidR="00170202" w:rsidRPr="00C80A28" w14:paraId="2A35DD6E" w14:textId="77777777" w:rsidTr="00613A4E">
        <w:trPr>
          <w:jc w:val="center"/>
        </w:trPr>
        <w:tc>
          <w:tcPr>
            <w:tcW w:w="3115" w:type="dxa"/>
          </w:tcPr>
          <w:p w14:paraId="79EAFCE7" w14:textId="5C53BD02" w:rsidR="00170202" w:rsidRPr="00C80A28" w:rsidRDefault="00170202" w:rsidP="00613A4E">
            <w:pPr>
              <w:jc w:val="center"/>
              <w:rPr>
                <w:b/>
                <w:bCs/>
                <w:rPrChange w:id="1552" w:author="Николай Богомолов" w:date="2022-09-09T16:11:00Z">
                  <w:rPr>
                    <w:b/>
                    <w:bCs/>
                    <w:highlight w:val="cyan"/>
                  </w:rPr>
                </w:rPrChange>
              </w:rPr>
            </w:pPr>
            <w:r w:rsidRPr="00C80A28">
              <w:rPr>
                <w:b/>
                <w:bCs/>
                <w:rPrChange w:id="1553" w:author="Николай Богомолов" w:date="2022-09-09T16:11:00Z">
                  <w:rPr>
                    <w:b/>
                    <w:bCs/>
                    <w:highlight w:val="cyan"/>
                  </w:rPr>
                </w:rPrChange>
              </w:rPr>
              <w:t>Ширина заготовки, мм</w:t>
            </w:r>
          </w:p>
        </w:tc>
        <w:tc>
          <w:tcPr>
            <w:tcW w:w="3115" w:type="dxa"/>
          </w:tcPr>
          <w:p w14:paraId="46F52A92" w14:textId="61A05FF5" w:rsidR="00170202" w:rsidRPr="00C80A28" w:rsidRDefault="00170202" w:rsidP="00613A4E">
            <w:pPr>
              <w:jc w:val="center"/>
              <w:rPr>
                <w:b/>
                <w:bCs/>
                <w:rPrChange w:id="1554" w:author="Николай Богомолов" w:date="2022-09-09T16:11:00Z">
                  <w:rPr>
                    <w:b/>
                    <w:bCs/>
                    <w:highlight w:val="cyan"/>
                  </w:rPr>
                </w:rPrChange>
              </w:rPr>
            </w:pPr>
            <w:r w:rsidRPr="00C80A28">
              <w:rPr>
                <w:b/>
                <w:bCs/>
                <w:rPrChange w:id="1555" w:author="Николай Богомолов" w:date="2022-09-09T16:11:00Z">
                  <w:rPr>
                    <w:b/>
                    <w:bCs/>
                    <w:highlight w:val="cyan"/>
                  </w:rPr>
                </w:rPrChange>
              </w:rPr>
              <w:t>Вес погонного метра, тн</w:t>
            </w:r>
          </w:p>
        </w:tc>
      </w:tr>
      <w:tr w:rsidR="00170202" w:rsidRPr="00C80A28" w14:paraId="0D00D8DA" w14:textId="77777777" w:rsidTr="00613A4E">
        <w:trPr>
          <w:jc w:val="center"/>
        </w:trPr>
        <w:tc>
          <w:tcPr>
            <w:tcW w:w="3115" w:type="dxa"/>
          </w:tcPr>
          <w:p w14:paraId="6F7C914F" w14:textId="32469EEA" w:rsidR="00170202" w:rsidRPr="00C80A28" w:rsidRDefault="00613A4E" w:rsidP="00613A4E">
            <w:pPr>
              <w:jc w:val="center"/>
              <w:rPr>
                <w:rPrChange w:id="1556" w:author="Николай Богомолов" w:date="2022-09-09T16:11:00Z">
                  <w:rPr>
                    <w:highlight w:val="cyan"/>
                  </w:rPr>
                </w:rPrChange>
              </w:rPr>
            </w:pPr>
            <w:r w:rsidRPr="00C80A28">
              <w:rPr>
                <w:rPrChange w:id="1557" w:author="Николай Богомолов" w:date="2022-09-09T16:11:00Z">
                  <w:rPr>
                    <w:highlight w:val="cyan"/>
                  </w:rPr>
                </w:rPrChange>
              </w:rPr>
              <w:t>240</w:t>
            </w:r>
          </w:p>
        </w:tc>
        <w:tc>
          <w:tcPr>
            <w:tcW w:w="3115" w:type="dxa"/>
          </w:tcPr>
          <w:p w14:paraId="18DF876D" w14:textId="5F3AC7FF" w:rsidR="00170202" w:rsidRPr="00C80A28" w:rsidRDefault="00613A4E" w:rsidP="00613A4E">
            <w:pPr>
              <w:jc w:val="center"/>
              <w:rPr>
                <w:rPrChange w:id="1558" w:author="Николай Богомолов" w:date="2022-09-09T16:11:00Z">
                  <w:rPr>
                    <w:highlight w:val="cyan"/>
                  </w:rPr>
                </w:rPrChange>
              </w:rPr>
            </w:pPr>
            <w:r w:rsidRPr="00C80A28">
              <w:rPr>
                <w:rPrChange w:id="1559" w:author="Николай Богомолов" w:date="2022-09-09T16:11:00Z">
                  <w:rPr>
                    <w:highlight w:val="cyan"/>
                  </w:rPr>
                </w:rPrChange>
              </w:rPr>
              <w:t>0,450</w:t>
            </w:r>
          </w:p>
        </w:tc>
      </w:tr>
      <w:tr w:rsidR="00170202" w:rsidRPr="00C80A28" w14:paraId="797166E0" w14:textId="77777777" w:rsidTr="00613A4E">
        <w:trPr>
          <w:jc w:val="center"/>
        </w:trPr>
        <w:tc>
          <w:tcPr>
            <w:tcW w:w="3115" w:type="dxa"/>
          </w:tcPr>
          <w:p w14:paraId="748BD46C" w14:textId="085EBFCC" w:rsidR="00170202" w:rsidRPr="00C80A28" w:rsidRDefault="00613A4E" w:rsidP="00613A4E">
            <w:pPr>
              <w:jc w:val="center"/>
              <w:rPr>
                <w:rPrChange w:id="1560" w:author="Николай Богомолов" w:date="2022-09-09T16:11:00Z">
                  <w:rPr>
                    <w:highlight w:val="cyan"/>
                  </w:rPr>
                </w:rPrChange>
              </w:rPr>
            </w:pPr>
            <w:r w:rsidRPr="00C80A28">
              <w:rPr>
                <w:rPrChange w:id="1561" w:author="Николай Богомолов" w:date="2022-09-09T16:11:00Z">
                  <w:rPr>
                    <w:highlight w:val="cyan"/>
                  </w:rPr>
                </w:rPrChange>
              </w:rPr>
              <w:t>300</w:t>
            </w:r>
          </w:p>
        </w:tc>
        <w:tc>
          <w:tcPr>
            <w:tcW w:w="3115" w:type="dxa"/>
          </w:tcPr>
          <w:p w14:paraId="33611A09" w14:textId="40D439DF" w:rsidR="00170202" w:rsidRPr="00C80A28" w:rsidRDefault="00613A4E" w:rsidP="00613A4E">
            <w:pPr>
              <w:jc w:val="center"/>
              <w:rPr>
                <w:rPrChange w:id="1562" w:author="Николай Богомолов" w:date="2022-09-09T16:11:00Z">
                  <w:rPr>
                    <w:highlight w:val="cyan"/>
                  </w:rPr>
                </w:rPrChange>
              </w:rPr>
            </w:pPr>
            <w:r w:rsidRPr="00C80A28">
              <w:rPr>
                <w:rPrChange w:id="1563" w:author="Николай Богомолов" w:date="2022-09-09T16:11:00Z">
                  <w:rPr>
                    <w:highlight w:val="cyan"/>
                  </w:rPr>
                </w:rPrChange>
              </w:rPr>
              <w:t>0,710</w:t>
            </w:r>
          </w:p>
        </w:tc>
      </w:tr>
      <w:tr w:rsidR="00170202" w14:paraId="151803B7" w14:textId="77777777" w:rsidTr="00613A4E">
        <w:trPr>
          <w:jc w:val="center"/>
        </w:trPr>
        <w:tc>
          <w:tcPr>
            <w:tcW w:w="3115" w:type="dxa"/>
          </w:tcPr>
          <w:p w14:paraId="0E84880E" w14:textId="1A41AD55" w:rsidR="00170202" w:rsidRPr="00C80A28" w:rsidRDefault="00613A4E" w:rsidP="00613A4E">
            <w:pPr>
              <w:jc w:val="center"/>
              <w:rPr>
                <w:rPrChange w:id="1564" w:author="Николай Богомолов" w:date="2022-09-09T16:11:00Z">
                  <w:rPr>
                    <w:highlight w:val="cyan"/>
                  </w:rPr>
                </w:rPrChange>
              </w:rPr>
            </w:pPr>
            <w:r w:rsidRPr="00C80A28">
              <w:rPr>
                <w:rPrChange w:id="1565" w:author="Николай Богомолов" w:date="2022-09-09T16:11:00Z">
                  <w:rPr>
                    <w:highlight w:val="cyan"/>
                  </w:rPr>
                </w:rPrChange>
              </w:rPr>
              <w:t>360</w:t>
            </w:r>
          </w:p>
        </w:tc>
        <w:tc>
          <w:tcPr>
            <w:tcW w:w="3115" w:type="dxa"/>
          </w:tcPr>
          <w:p w14:paraId="0D642B20" w14:textId="342B7D5F" w:rsidR="00170202" w:rsidRDefault="00613A4E" w:rsidP="00613A4E">
            <w:pPr>
              <w:jc w:val="center"/>
            </w:pPr>
            <w:r w:rsidRPr="00C80A28">
              <w:rPr>
                <w:rPrChange w:id="1566" w:author="Николай Богомолов" w:date="2022-09-09T16:11:00Z">
                  <w:rPr>
                    <w:highlight w:val="cyan"/>
                  </w:rPr>
                </w:rPrChange>
              </w:rPr>
              <w:t>1,018</w:t>
            </w:r>
          </w:p>
        </w:tc>
      </w:tr>
    </w:tbl>
    <w:p w14:paraId="37BC84A1" w14:textId="2B2B1B8A" w:rsidR="00E13E31" w:rsidRDefault="00932588" w:rsidP="00E13E31">
      <w:r w:rsidRPr="00C5037F">
        <w:t xml:space="preserve">Коллекция дефектов </w:t>
      </w:r>
      <w:r w:rsidR="00B225A4" w:rsidRPr="00C5037F">
        <w:t>произведённой</w:t>
      </w:r>
      <w:r w:rsidRPr="00C5037F">
        <w:t xml:space="preserve"> заготовки заполняется</w:t>
      </w:r>
      <w:r>
        <w:t xml:space="preserve"> на основе данных из полученного сообщения. </w:t>
      </w:r>
    </w:p>
    <w:p w14:paraId="5638E2CA" w14:textId="77777777" w:rsidR="00E13E31" w:rsidRDefault="00932588" w:rsidP="00E13E31">
      <w:r>
        <w:t xml:space="preserve">Для добавления специального кода дефекта, обозначающего принадлежность заготовки к переходной зоне, анализируется значение поля </w:t>
      </w:r>
      <w:r>
        <w:rPr>
          <w:lang w:val="en-US"/>
        </w:rPr>
        <w:t>IsTransient</w:t>
      </w:r>
      <w:r>
        <w:t xml:space="preserve">. </w:t>
      </w:r>
    </w:p>
    <w:p w14:paraId="5F61321A" w14:textId="77777777" w:rsidR="00E13E31" w:rsidRPr="00C5037F" w:rsidRDefault="00932588" w:rsidP="00E13E31">
      <w:r>
        <w:t xml:space="preserve">Для определения наличия в заготовке пояса брака, и добавления соответствующего кода дефекта на заготовку, инфраструктура </w:t>
      </w:r>
      <w:r>
        <w:rPr>
          <w:lang w:val="en-US"/>
        </w:rPr>
        <w:t>PIMS</w:t>
      </w:r>
      <w:r w:rsidRPr="006B43BD">
        <w:t xml:space="preserve"> </w:t>
      </w:r>
      <w:r>
        <w:t xml:space="preserve">анализирует значения технологических параметров кристаллизатора за период между временем входа и выхода заготовки из кристаллизатора. В случае выхода значений технологических параметров из допустимого диапазона, </w:t>
      </w:r>
      <w:r>
        <w:rPr>
          <w:lang w:val="en-US"/>
        </w:rPr>
        <w:t>PIMS</w:t>
      </w:r>
      <w:r w:rsidRPr="007B57A5">
        <w:t xml:space="preserve"> </w:t>
      </w:r>
      <w:r>
        <w:t xml:space="preserve">добавляет в </w:t>
      </w:r>
      <w:r w:rsidRPr="00C5037F">
        <w:t>коллекцию дефектов заготовки соответствующий код дефекта.</w:t>
      </w:r>
    </w:p>
    <w:p w14:paraId="2ECBFDAB" w14:textId="77777777" w:rsidR="006A2248" w:rsidRPr="00C5037F" w:rsidRDefault="00932588" w:rsidP="00E13E31">
      <w:r w:rsidRPr="00C5037F">
        <w:t>В коллекцию дефектов для всех заготовок должен быть записан код дефекта (</w:t>
      </w:r>
      <w:r w:rsidRPr="0034769A">
        <w:t xml:space="preserve">согласуется </w:t>
      </w:r>
      <w:r w:rsidR="00BD0266" w:rsidRPr="0034769A">
        <w:rPr>
          <w:rPrChange w:id="1567" w:author="Николай Богомолов" w:date="2022-10-12T11:34:00Z">
            <w:rPr>
              <w:highlight w:val="cyan"/>
            </w:rPr>
          </w:rPrChange>
        </w:rPr>
        <w:t>АО</w:t>
      </w:r>
      <w:r w:rsidR="00BD0266">
        <w:t xml:space="preserve"> </w:t>
      </w:r>
      <w:r w:rsidRPr="00C5037F">
        <w:t>ВТЗ) о наличии на заготовке теоретического веса.</w:t>
      </w:r>
    </w:p>
    <w:p w14:paraId="62CF4403" w14:textId="77777777" w:rsidR="00E13E31" w:rsidRPr="0067314A" w:rsidRDefault="00932588" w:rsidP="00E13E31">
      <w:r w:rsidRPr="00C5037F">
        <w:t xml:space="preserve">Инфраструктура данных </w:t>
      </w:r>
      <w:r w:rsidRPr="00C5037F">
        <w:rPr>
          <w:lang w:val="en-US"/>
        </w:rPr>
        <w:t>PIMS</w:t>
      </w:r>
      <w:r w:rsidRPr="00C5037F">
        <w:t>, стандартным способом</w:t>
      </w:r>
      <w:r>
        <w:t xml:space="preserve">, отправляет сформированное сообщение в </w:t>
      </w:r>
      <w:r w:rsidRPr="00E62F97">
        <w:rPr>
          <w:lang w:val="en-US"/>
        </w:rPr>
        <w:t>MES</w:t>
      </w:r>
      <w:r w:rsidRPr="00172E6F">
        <w:t xml:space="preserve"> </w:t>
      </w:r>
      <w:r w:rsidRPr="00E62F97">
        <w:rPr>
          <w:lang w:val="en-US"/>
        </w:rPr>
        <w:t>PSImetals</w:t>
      </w:r>
      <w:r>
        <w:t>.</w:t>
      </w:r>
    </w:p>
    <w:p w14:paraId="44711E73" w14:textId="77777777" w:rsidR="00E13E31" w:rsidRPr="00BB0F97" w:rsidRDefault="00932588">
      <w:pPr>
        <w:pStyle w:val="2"/>
        <w:numPr>
          <w:ilvl w:val="1"/>
          <w:numId w:val="5"/>
        </w:numPr>
        <w:ind w:left="709"/>
      </w:pPr>
      <w:bookmarkStart w:id="1568" w:name="_Toc116467209"/>
      <w:r w:rsidRPr="00BB0F97">
        <w:t xml:space="preserve">Сообщение </w:t>
      </w:r>
      <w:r>
        <w:t>«</w:t>
      </w:r>
      <w:r w:rsidRPr="00BB0F97">
        <w:t>Взвешивание заготовки</w:t>
      </w:r>
      <w:bookmarkEnd w:id="1510"/>
      <w:r>
        <w:t>»</w:t>
      </w:r>
      <w:bookmarkEnd w:id="1568"/>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Change w:id="1569">
          <w:tblGrid>
            <w:gridCol w:w="9345"/>
          </w:tblGrid>
        </w:tblGridChange>
      </w:tblGrid>
      <w:tr w:rsidR="009162F4" w14:paraId="102EF6AA" w14:textId="77777777" w:rsidTr="00A80717">
        <w:tc>
          <w:tcPr>
            <w:tcW w:w="9345" w:type="dxa"/>
          </w:tcPr>
          <w:p w14:paraId="42AA092E" w14:textId="77777777" w:rsidR="00E13E31" w:rsidRPr="00BB0F97" w:rsidRDefault="00932588" w:rsidP="00A80717">
            <w:pPr>
              <w:rPr>
                <w:i/>
                <w:iCs/>
                <w:color w:val="404040" w:themeColor="text1" w:themeTint="BF"/>
              </w:rPr>
            </w:pPr>
            <w:r w:rsidRPr="00BB0F97">
              <w:rPr>
                <w:rStyle w:val="af1"/>
              </w:rPr>
              <w:t>Направление передачи</w:t>
            </w:r>
          </w:p>
        </w:tc>
      </w:tr>
      <w:tr w:rsidR="009162F4" w14:paraId="10414A64" w14:textId="77777777" w:rsidTr="00A80717">
        <w:tc>
          <w:tcPr>
            <w:tcW w:w="9345" w:type="dxa"/>
          </w:tcPr>
          <w:p w14:paraId="74B9A023" w14:textId="77777777" w:rsidR="00E13E31" w:rsidRPr="00501D4B" w:rsidRDefault="00932588" w:rsidP="00A80717">
            <w:r w:rsidRPr="00BB0F97">
              <w:rPr>
                <w:lang w:val="en-US"/>
              </w:rPr>
              <w:t>C</w:t>
            </w:r>
            <w:r w:rsidRPr="00BB0F97">
              <w:t>П</w:t>
            </w:r>
            <w:r w:rsidRPr="00BB0F97">
              <w:rPr>
                <w:lang w:val="en-US"/>
              </w:rPr>
              <w:t xml:space="preserve"> </w:t>
            </w:r>
            <w:r w:rsidRPr="00BB0F97">
              <w:rPr>
                <w:rFonts w:cstheme="minorHAnsi"/>
              </w:rPr>
              <w:t>→</w:t>
            </w:r>
            <w:r w:rsidRPr="00BB0F97">
              <w:t xml:space="preserve"> </w:t>
            </w:r>
            <w:r w:rsidRPr="00BB0F97">
              <w:rPr>
                <w:lang w:val="en-US"/>
              </w:rPr>
              <w:t>PIMS</w:t>
            </w:r>
            <w:r>
              <w:t xml:space="preserve"> -</w:t>
            </w:r>
            <w:r>
              <w:rPr>
                <w:lang w:val="en-US"/>
              </w:rPr>
              <w:t xml:space="preserve">&gt; </w:t>
            </w:r>
            <w:r>
              <w:rPr>
                <w:rFonts w:cstheme="minorHAnsi"/>
                <w:lang w:val="en-US"/>
              </w:rPr>
              <w:t>MES PSImetals</w:t>
            </w:r>
          </w:p>
        </w:tc>
      </w:tr>
      <w:tr w:rsidR="009162F4" w14:paraId="3D361C37" w14:textId="77777777" w:rsidTr="00A80717">
        <w:tc>
          <w:tcPr>
            <w:tcW w:w="9345" w:type="dxa"/>
          </w:tcPr>
          <w:p w14:paraId="33CF928E" w14:textId="77777777" w:rsidR="00E13E31" w:rsidRPr="00BB0F97" w:rsidRDefault="00932588" w:rsidP="00A80717">
            <w:pPr>
              <w:spacing w:before="120"/>
            </w:pPr>
            <w:r w:rsidRPr="00BB0F97">
              <w:rPr>
                <w:rStyle w:val="af1"/>
              </w:rPr>
              <w:t>Инициирующие событие</w:t>
            </w:r>
          </w:p>
        </w:tc>
      </w:tr>
      <w:tr w:rsidR="009162F4" w14:paraId="78E926A6" w14:textId="77777777" w:rsidTr="00A80717">
        <w:tc>
          <w:tcPr>
            <w:tcW w:w="9345" w:type="dxa"/>
          </w:tcPr>
          <w:p w14:paraId="5FE54085" w14:textId="77777777" w:rsidR="00E13E31" w:rsidRPr="00BB0F97" w:rsidRDefault="00932588" w:rsidP="00A80717">
            <w:r w:rsidRPr="00BB0F97">
              <w:t xml:space="preserve">Факт взвешивания заготовки на весах </w:t>
            </w:r>
            <w:r>
              <w:t>УНРС и УЗГМ</w:t>
            </w:r>
            <w:r w:rsidRPr="00BB0F97">
              <w:t>.</w:t>
            </w:r>
          </w:p>
        </w:tc>
      </w:tr>
      <w:tr w:rsidR="009162F4" w14:paraId="7F9BD5DA" w14:textId="77777777" w:rsidTr="00A80717">
        <w:tc>
          <w:tcPr>
            <w:tcW w:w="9345" w:type="dxa"/>
          </w:tcPr>
          <w:p w14:paraId="237CA392" w14:textId="77777777" w:rsidR="00E13E31" w:rsidRPr="00BB0F97" w:rsidRDefault="00932588" w:rsidP="00A80717">
            <w:pPr>
              <w:spacing w:before="120"/>
              <w:rPr>
                <w:rStyle w:val="af1"/>
              </w:rPr>
            </w:pPr>
            <w:r w:rsidRPr="00BB0F97">
              <w:rPr>
                <w:rStyle w:val="af1"/>
              </w:rPr>
              <w:t>Содержимое сообщения:</w:t>
            </w:r>
          </w:p>
        </w:tc>
      </w:tr>
      <w:tr w:rsidR="009162F4" w14:paraId="7C28BD73" w14:textId="77777777" w:rsidTr="00151593">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570" w:author="Николай Богомолов" w:date="2022-09-07T15:43: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074"/>
        </w:trPr>
        <w:tc>
          <w:tcPr>
            <w:tcW w:w="9345" w:type="dxa"/>
            <w:tcPrChange w:id="1571" w:author="Николай Богомолов" w:date="2022-09-07T15:43:00Z">
              <w:tcPr>
                <w:tcW w:w="9345" w:type="dxa"/>
              </w:tcPr>
            </w:tcPrChange>
          </w:tcPr>
          <w:p w14:paraId="186806C8" w14:textId="77777777" w:rsidR="00E13E31" w:rsidRPr="00E13E31" w:rsidRDefault="00932588">
            <w:pPr>
              <w:pStyle w:val="a"/>
              <w:numPr>
                <w:ilvl w:val="0"/>
                <w:numId w:val="25"/>
              </w:numPr>
              <w:spacing w:after="0"/>
            </w:pPr>
            <w:r w:rsidRPr="00E13E31">
              <w:rPr>
                <w:lang w:val="en-US"/>
              </w:rPr>
              <w:t>DtEvent</w:t>
            </w:r>
            <w:r w:rsidRPr="00E13E31">
              <w:t xml:space="preserve"> - дата и время события</w:t>
            </w:r>
          </w:p>
          <w:p w14:paraId="69D8E06C" w14:textId="77777777" w:rsidR="00E13E31" w:rsidRPr="00E13E31" w:rsidRDefault="00932588">
            <w:pPr>
              <w:pStyle w:val="a"/>
              <w:numPr>
                <w:ilvl w:val="0"/>
                <w:numId w:val="25"/>
              </w:numPr>
              <w:spacing w:after="0"/>
            </w:pPr>
            <w:r w:rsidRPr="00E13E31">
              <w:rPr>
                <w:lang w:val="en-US"/>
              </w:rPr>
              <w:t>EventCode</w:t>
            </w:r>
            <w:r w:rsidRPr="00E13E31">
              <w:t xml:space="preserve"> – код события (по умолчанию – </w:t>
            </w:r>
            <w:r w:rsidRPr="00E13E31">
              <w:rPr>
                <w:lang w:val="en-US"/>
              </w:rPr>
              <w:t>WEIGHED</w:t>
            </w:r>
            <w:r w:rsidRPr="00E13E31">
              <w:t>)</w:t>
            </w:r>
          </w:p>
          <w:p w14:paraId="40269129" w14:textId="77777777" w:rsidR="00E13E31" w:rsidRPr="00E13E31" w:rsidRDefault="00932588">
            <w:pPr>
              <w:pStyle w:val="a"/>
              <w:numPr>
                <w:ilvl w:val="0"/>
                <w:numId w:val="25"/>
              </w:numPr>
              <w:spacing w:after="0"/>
              <w:rPr>
                <w:lang w:val="en-US"/>
              </w:rPr>
            </w:pPr>
            <w:r w:rsidRPr="00E13E31">
              <w:rPr>
                <w:lang w:val="en-US"/>
              </w:rPr>
              <w:t xml:space="preserve">LineId - </w:t>
            </w:r>
            <w:r w:rsidRPr="00E13E31">
              <w:t>агрегат</w:t>
            </w:r>
            <w:r w:rsidRPr="00E13E31">
              <w:rPr>
                <w:lang w:val="en-US"/>
              </w:rPr>
              <w:t xml:space="preserve"> (V5CC1, V5CC2, V5CC3, V5TM1, V5IT1, V5IT2)</w:t>
            </w:r>
          </w:p>
          <w:p w14:paraId="229BAA63" w14:textId="2C14BF2E" w:rsidR="00E13E31" w:rsidRPr="00151593" w:rsidRDefault="00932588">
            <w:pPr>
              <w:pStyle w:val="a"/>
              <w:numPr>
                <w:ilvl w:val="0"/>
                <w:numId w:val="25"/>
              </w:numPr>
              <w:spacing w:after="0"/>
              <w:rPr>
                <w:ins w:id="1572" w:author="Николай Богомолов" w:date="2022-09-07T15:41:00Z"/>
                <w:rPrChange w:id="1573" w:author="Николай Богомолов" w:date="2022-09-07T15:41:00Z">
                  <w:rPr>
                    <w:ins w:id="1574" w:author="Николай Богомолов" w:date="2022-09-07T15:41:00Z"/>
                    <w:lang w:val="en-US"/>
                  </w:rPr>
                </w:rPrChange>
              </w:rPr>
            </w:pPr>
            <w:r w:rsidRPr="00E13E31">
              <w:rPr>
                <w:lang w:val="en-US"/>
              </w:rPr>
              <w:t>MatId</w:t>
            </w:r>
            <w:r w:rsidRPr="00E13E31">
              <w:t xml:space="preserve"> – идентификатор материала в формате </w:t>
            </w:r>
            <w:r w:rsidRPr="00E13E31">
              <w:rPr>
                <w:lang w:val="en-US"/>
              </w:rPr>
              <w:t>SZYYPNNNNCRAA</w:t>
            </w:r>
            <w:r w:rsidRPr="00E13E31">
              <w:t xml:space="preserve">, согласно пункта 137 спецификации 6.6. </w:t>
            </w:r>
            <w:r w:rsidRPr="00E13E31">
              <w:rPr>
                <w:lang w:val="en-US"/>
              </w:rPr>
              <w:t xml:space="preserve">PSImetals </w:t>
            </w:r>
          </w:p>
          <w:p w14:paraId="32F70F91" w14:textId="14176270" w:rsidR="00151593" w:rsidRPr="00E13E31" w:rsidDel="00151593" w:rsidRDefault="00151593">
            <w:pPr>
              <w:pStyle w:val="a"/>
              <w:numPr>
                <w:ilvl w:val="0"/>
                <w:numId w:val="25"/>
              </w:numPr>
              <w:spacing w:after="0"/>
              <w:rPr>
                <w:del w:id="1575" w:author="Николай Богомолов" w:date="2022-09-07T15:41:00Z"/>
              </w:rPr>
            </w:pPr>
          </w:p>
          <w:p w14:paraId="23FE10A9" w14:textId="3E2977EF" w:rsidR="00E13E31" w:rsidRPr="00151593" w:rsidRDefault="00932588">
            <w:pPr>
              <w:pStyle w:val="a"/>
              <w:numPr>
                <w:ilvl w:val="0"/>
                <w:numId w:val="25"/>
              </w:numPr>
              <w:spacing w:after="0"/>
              <w:rPr>
                <w:ins w:id="1576" w:author="Николай Богомолов" w:date="2022-09-07T15:41:00Z"/>
                <w:b/>
                <w:bCs/>
                <w:rPrChange w:id="1577" w:author="Николай Богомолов" w:date="2022-09-07T15:41:00Z">
                  <w:rPr>
                    <w:ins w:id="1578" w:author="Николай Богомолов" w:date="2022-09-07T15:41:00Z"/>
                  </w:rPr>
                </w:rPrChange>
              </w:rPr>
            </w:pPr>
            <w:r w:rsidRPr="00E13E31">
              <w:rPr>
                <w:lang w:val="en-US"/>
              </w:rPr>
              <w:t>Weight</w:t>
            </w:r>
            <w:r w:rsidRPr="00E13E31">
              <w:t xml:space="preserve"> – вес заготовки</w:t>
            </w:r>
            <w:ins w:id="1579" w:author="Николай Богомолов" w:date="2022-09-19T10:45:00Z">
              <w:r w:rsidR="009F5AB4">
                <w:t>, в килограммах</w:t>
              </w:r>
            </w:ins>
          </w:p>
          <w:p w14:paraId="48E45F4C" w14:textId="5F584244" w:rsidR="00151593" w:rsidRPr="00151593" w:rsidRDefault="00151593">
            <w:pPr>
              <w:pStyle w:val="a"/>
              <w:numPr>
                <w:ilvl w:val="0"/>
                <w:numId w:val="25"/>
              </w:numPr>
              <w:spacing w:after="0"/>
              <w:rPr>
                <w:rPrChange w:id="1580" w:author="Николай Богомолов" w:date="2022-09-07T15:43:00Z">
                  <w:rPr>
                    <w:b/>
                    <w:bCs/>
                  </w:rPr>
                </w:rPrChange>
              </w:rPr>
            </w:pPr>
            <w:ins w:id="1581" w:author="Николай Богомолов" w:date="2022-09-07T15:41:00Z">
              <w:r w:rsidRPr="0034769A">
                <w:rPr>
                  <w:lang w:val="en-US"/>
                  <w:rPrChange w:id="1582" w:author="Николай Богомолов" w:date="2022-10-12T11:34:00Z">
                    <w:rPr>
                      <w:b/>
                      <w:bCs/>
                      <w:lang w:val="en-US"/>
                    </w:rPr>
                  </w:rPrChange>
                </w:rPr>
                <w:t>Is</w:t>
              </w:r>
            </w:ins>
            <w:ins w:id="1583" w:author="Николай Богомолов" w:date="2022-09-07T15:42:00Z">
              <w:r w:rsidRPr="0034769A">
                <w:rPr>
                  <w:lang w:val="en-US"/>
                  <w:rPrChange w:id="1584" w:author="Николай Богомолов" w:date="2022-10-12T11:34:00Z">
                    <w:rPr>
                      <w:b/>
                      <w:bCs/>
                      <w:lang w:val="en-US"/>
                    </w:rPr>
                  </w:rPrChange>
                </w:rPr>
                <w:t>Check</w:t>
              </w:r>
              <w:r w:rsidRPr="0034769A">
                <w:rPr>
                  <w:rPrChange w:id="1585" w:author="Николай Богомолов" w:date="2022-10-12T11:34:00Z">
                    <w:rPr>
                      <w:b/>
                      <w:bCs/>
                      <w:lang w:val="en-US"/>
                    </w:rPr>
                  </w:rPrChange>
                </w:rPr>
                <w:t xml:space="preserve"> – </w:t>
              </w:r>
              <w:r w:rsidRPr="0034769A">
                <w:rPr>
                  <w:rPrChange w:id="1586" w:author="Николай Богомолов" w:date="2022-10-12T11:34:00Z">
                    <w:rPr>
                      <w:b/>
                      <w:bCs/>
                    </w:rPr>
                  </w:rPrChange>
                </w:rPr>
                <w:t xml:space="preserve">признак, указывающий на то, что было проведено </w:t>
              </w:r>
            </w:ins>
            <w:ins w:id="1587" w:author="Николай Богомолов" w:date="2022-09-07T15:43:00Z">
              <w:r w:rsidRPr="0034769A">
                <w:rPr>
                  <w:rPrChange w:id="1588" w:author="Николай Богомолов" w:date="2022-10-12T11:34:00Z">
                    <w:rPr>
                      <w:b/>
                      <w:bCs/>
                    </w:rPr>
                  </w:rPrChange>
                </w:rPr>
                <w:t>взвешивание контрольной заготовки</w:t>
              </w:r>
            </w:ins>
          </w:p>
        </w:tc>
      </w:tr>
    </w:tbl>
    <w:p w14:paraId="41F8D29F" w14:textId="48AE2F42" w:rsidR="00E13E31" w:rsidRDefault="00932588" w:rsidP="00E13E31">
      <w:pPr>
        <w:spacing w:before="240"/>
      </w:pPr>
      <w:r>
        <w:t>При возникновении инициирующего события</w:t>
      </w:r>
      <w:r w:rsidRPr="002021F8">
        <w:t xml:space="preserve"> </w:t>
      </w:r>
      <w:r>
        <w:t xml:space="preserve">на стороне СП, формируется сообщение «Взвешивание заготовки» и отправляется в инфраструктуру данных </w:t>
      </w:r>
      <w:r w:rsidRPr="00E62F97">
        <w:rPr>
          <w:lang w:val="en-US"/>
        </w:rPr>
        <w:t>PIMS</w:t>
      </w:r>
      <w:r>
        <w:t xml:space="preserve">, </w:t>
      </w:r>
      <w:ins w:id="1589" w:author="Николай Богомолов" w:date="2022-09-19T15:41:00Z">
        <w:r w:rsidR="004D7EF5" w:rsidRPr="0034769A">
          <w:rPr>
            <w:highlight w:val="lightGray"/>
            <w:rPrChange w:id="1590" w:author="Николай Богомолов" w:date="2022-10-12T11:34:00Z">
              <w:rPr>
                <w:highlight w:val="cyan"/>
              </w:rPr>
            </w:rPrChange>
          </w:rPr>
          <w:t xml:space="preserve">через </w:t>
        </w:r>
        <w:r w:rsidR="004D7EF5" w:rsidRPr="0034769A">
          <w:rPr>
            <w:highlight w:val="lightGray"/>
            <w:lang w:val="en-US"/>
            <w:rPrChange w:id="1591" w:author="Николай Богомолов" w:date="2022-10-12T11:34:00Z">
              <w:rPr>
                <w:highlight w:val="cyan"/>
                <w:lang w:val="en-US"/>
              </w:rPr>
            </w:rPrChange>
          </w:rPr>
          <w:t>API</w:t>
        </w:r>
        <w:r w:rsidR="004D7EF5" w:rsidRPr="0034769A">
          <w:rPr>
            <w:highlight w:val="lightGray"/>
            <w:rPrChange w:id="1592" w:author="Николай Богомолов" w:date="2022-10-12T11:34:00Z">
              <w:rPr>
                <w:highlight w:val="cyan"/>
              </w:rPr>
            </w:rPrChange>
          </w:rPr>
          <w:t xml:space="preserve"> менеджер </w:t>
        </w:r>
        <w:r w:rsidR="004D7EF5" w:rsidRPr="0034769A">
          <w:rPr>
            <w:highlight w:val="lightGray"/>
            <w:lang w:val="en-US"/>
            <w:rPrChange w:id="1593" w:author="Николай Богомолов" w:date="2022-10-12T11:34:00Z">
              <w:rPr>
                <w:highlight w:val="cyan"/>
                <w:lang w:val="en-US"/>
              </w:rPr>
            </w:rPrChange>
          </w:rPr>
          <w:t>WinCC</w:t>
        </w:r>
        <w:r w:rsidR="004D7EF5" w:rsidRPr="0034769A">
          <w:rPr>
            <w:highlight w:val="lightGray"/>
            <w:rPrChange w:id="1594" w:author="Николай Богомолов" w:date="2022-10-12T11:34:00Z">
              <w:rPr>
                <w:highlight w:val="cyan"/>
              </w:rPr>
            </w:rPrChange>
          </w:rPr>
          <w:t xml:space="preserve"> </w:t>
        </w:r>
        <w:r w:rsidR="004D7EF5" w:rsidRPr="0034769A">
          <w:rPr>
            <w:highlight w:val="lightGray"/>
            <w:lang w:val="en-US"/>
            <w:rPrChange w:id="1595" w:author="Николай Богомолов" w:date="2022-10-12T11:34:00Z">
              <w:rPr>
                <w:highlight w:val="cyan"/>
                <w:lang w:val="en-US"/>
              </w:rPr>
            </w:rPrChange>
          </w:rPr>
          <w:t>OA</w:t>
        </w:r>
      </w:ins>
      <w:del w:id="1596" w:author="Николай Богомолов" w:date="2022-09-19T15:41:00Z">
        <w:r w:rsidRPr="0034769A" w:rsidDel="004D7EF5">
          <w:rPr>
            <w:highlight w:val="lightGray"/>
            <w:rPrChange w:id="1597" w:author="Николай Богомолов" w:date="2022-10-12T11:34:00Z">
              <w:rPr/>
            </w:rPrChange>
          </w:rPr>
          <w:delText xml:space="preserve">через </w:delText>
        </w:r>
        <w:r w:rsidRPr="0034769A" w:rsidDel="004D7EF5">
          <w:rPr>
            <w:highlight w:val="lightGray"/>
            <w:lang w:val="en-US"/>
            <w:rPrChange w:id="1598" w:author="Николай Богомолов" w:date="2022-10-12T11:34:00Z">
              <w:rPr>
                <w:lang w:val="en-US"/>
              </w:rPr>
            </w:rPrChange>
          </w:rPr>
          <w:delText>WinCC</w:delText>
        </w:r>
        <w:r w:rsidRPr="0034769A" w:rsidDel="004D7EF5">
          <w:rPr>
            <w:highlight w:val="lightGray"/>
            <w:rPrChange w:id="1599" w:author="Николай Богомолов" w:date="2022-10-12T11:34:00Z">
              <w:rPr/>
            </w:rPrChange>
          </w:rPr>
          <w:delText xml:space="preserve"> </w:delText>
        </w:r>
        <w:r w:rsidRPr="0034769A" w:rsidDel="004D7EF5">
          <w:rPr>
            <w:highlight w:val="lightGray"/>
            <w:lang w:val="en-US"/>
            <w:rPrChange w:id="1600" w:author="Николай Богомолов" w:date="2022-10-12T11:34:00Z">
              <w:rPr>
                <w:lang w:val="en-US"/>
              </w:rPr>
            </w:rPrChange>
          </w:rPr>
          <w:delText>OA</w:delText>
        </w:r>
        <w:r w:rsidRPr="0034769A" w:rsidDel="004D7EF5">
          <w:rPr>
            <w:highlight w:val="lightGray"/>
            <w:rPrChange w:id="1601" w:author="Николай Богомолов" w:date="2022-10-12T11:34:00Z">
              <w:rPr/>
            </w:rPrChange>
          </w:rPr>
          <w:delText xml:space="preserve"> </w:delText>
        </w:r>
        <w:r w:rsidRPr="0034769A" w:rsidDel="004D7EF5">
          <w:rPr>
            <w:highlight w:val="lightGray"/>
            <w:lang w:val="en-US"/>
            <w:rPrChange w:id="1602" w:author="Николай Богомолов" w:date="2022-10-12T11:34:00Z">
              <w:rPr>
                <w:lang w:val="en-US"/>
              </w:rPr>
            </w:rPrChange>
          </w:rPr>
          <w:delText>API</w:delText>
        </w:r>
        <w:r w:rsidRPr="0034769A" w:rsidDel="004D7EF5">
          <w:rPr>
            <w:highlight w:val="lightGray"/>
            <w:rPrChange w:id="1603" w:author="Николай Богомолов" w:date="2022-10-12T11:34:00Z">
              <w:rPr/>
            </w:rPrChange>
          </w:rPr>
          <w:delText xml:space="preserve"> менеджер СП</w:delText>
        </w:r>
      </w:del>
      <w:r w:rsidRPr="0034769A">
        <w:rPr>
          <w:highlight w:val="lightGray"/>
          <w:rPrChange w:id="1604" w:author="Николай Богомолов" w:date="2022-10-12T11:34:00Z">
            <w:rPr/>
          </w:rPrChange>
        </w:rPr>
        <w:t>.</w:t>
      </w:r>
      <w:r>
        <w:t xml:space="preserve"> </w:t>
      </w:r>
    </w:p>
    <w:p w14:paraId="01B502B2" w14:textId="77777777" w:rsidR="00E13E31" w:rsidRDefault="00932588" w:rsidP="00E13E31">
      <w:r>
        <w:lastRenderedPageBreak/>
        <w:t xml:space="preserve">Инфраструктура данных </w:t>
      </w:r>
      <w:r w:rsidRPr="00E62F97">
        <w:rPr>
          <w:lang w:val="en-US"/>
        </w:rPr>
        <w:t>PIMS</w:t>
      </w:r>
      <w:r>
        <w:t xml:space="preserve"> формирует сообщение </w:t>
      </w:r>
      <w:r>
        <w:rPr>
          <w:lang w:val="en-US"/>
        </w:rPr>
        <w:t>ProcessState</w:t>
      </w:r>
      <w:r w:rsidRPr="00E62F97">
        <w:rPr>
          <w:lang w:val="en-US"/>
        </w:rPr>
        <w:t>L</w:t>
      </w:r>
      <w:r w:rsidRPr="00172E6F">
        <w:t>22</w:t>
      </w:r>
      <w:r w:rsidRPr="00E62F97">
        <w:rPr>
          <w:lang w:val="en-US"/>
        </w:rPr>
        <w:t>PES</w:t>
      </w:r>
      <w:r>
        <w:t xml:space="preserve">, на основе данных из полученного сообщения. Код линии и код события в сообщении заполняется значениями </w:t>
      </w:r>
      <w:r>
        <w:rPr>
          <w:lang w:val="en-US"/>
        </w:rPr>
        <w:t>LineId</w:t>
      </w:r>
      <w:r w:rsidRPr="007B57A5">
        <w:t xml:space="preserve"> </w:t>
      </w:r>
      <w:r>
        <w:t xml:space="preserve">и </w:t>
      </w:r>
      <w:r>
        <w:rPr>
          <w:lang w:val="en-US"/>
        </w:rPr>
        <w:t>EventCode</w:t>
      </w:r>
      <w:r>
        <w:t xml:space="preserve"> соответственно. Поле идентификатора взвешенной заготовки (</w:t>
      </w:r>
      <w:r>
        <w:rPr>
          <w:lang w:val="en-US"/>
        </w:rPr>
        <w:t>MatId</w:t>
      </w:r>
      <w:r w:rsidRPr="00D717A0">
        <w:t>.</w:t>
      </w:r>
      <w:r>
        <w:rPr>
          <w:lang w:val="en-US"/>
        </w:rPr>
        <w:t>LocalId</w:t>
      </w:r>
      <w:r>
        <w:t xml:space="preserve">) заполняется значением поля </w:t>
      </w:r>
      <w:r>
        <w:rPr>
          <w:lang w:val="en-US"/>
        </w:rPr>
        <w:t>MatId</w:t>
      </w:r>
      <w:r w:rsidRPr="00D717A0">
        <w:t xml:space="preserve"> </w:t>
      </w:r>
      <w:r>
        <w:t>из полученного сообщения. Коллекция параметров произведенной заготовки (</w:t>
      </w:r>
      <w:r w:rsidRPr="00E62F97">
        <w:rPr>
          <w:lang w:val="en-US"/>
        </w:rPr>
        <w:t>Param</w:t>
      </w:r>
      <w:r>
        <w:rPr>
          <w:lang w:val="en-US"/>
        </w:rPr>
        <w:t>eterList</w:t>
      </w:r>
      <w:r w:rsidRPr="0067314A">
        <w:t>)</w:t>
      </w:r>
      <w:r>
        <w:t xml:space="preserve"> заполняется одним параметром (</w:t>
      </w:r>
      <w:r>
        <w:rPr>
          <w:lang w:val="en-US"/>
        </w:rPr>
        <w:t>WEIGHT</w:t>
      </w:r>
      <w:r>
        <w:t xml:space="preserve">) со значением поля </w:t>
      </w:r>
      <w:r>
        <w:rPr>
          <w:lang w:val="en-US"/>
        </w:rPr>
        <w:t>Weight</w:t>
      </w:r>
      <w:r>
        <w:t xml:space="preserve"> из полученного сообщения.</w:t>
      </w:r>
    </w:p>
    <w:p w14:paraId="18350D7B" w14:textId="77777777" w:rsidR="00E13E31" w:rsidRDefault="00932588" w:rsidP="00E13E31">
      <w:r>
        <w:t xml:space="preserve">Инфраструктура данных </w:t>
      </w:r>
      <w:r w:rsidRPr="00E62F97">
        <w:rPr>
          <w:lang w:val="en-US"/>
        </w:rPr>
        <w:t>PIMS</w:t>
      </w:r>
      <w:r>
        <w:t xml:space="preserve">, стандартным способом, отправляет сформированное сообщение в </w:t>
      </w:r>
      <w:r w:rsidRPr="00E62F97">
        <w:rPr>
          <w:lang w:val="en-US"/>
        </w:rPr>
        <w:t>MES</w:t>
      </w:r>
      <w:r w:rsidRPr="00172E6F">
        <w:t xml:space="preserve"> </w:t>
      </w:r>
      <w:r w:rsidRPr="00E62F97">
        <w:rPr>
          <w:lang w:val="en-US"/>
        </w:rPr>
        <w:t>PSImetals</w:t>
      </w:r>
      <w:r>
        <w:t>.</w:t>
      </w:r>
    </w:p>
    <w:p w14:paraId="4652DE9C" w14:textId="77777777" w:rsidR="00D916C4" w:rsidRPr="00BB0F97" w:rsidRDefault="00932588">
      <w:pPr>
        <w:pStyle w:val="2"/>
        <w:numPr>
          <w:ilvl w:val="1"/>
          <w:numId w:val="5"/>
        </w:numPr>
        <w:ind w:left="709"/>
      </w:pPr>
      <w:bookmarkStart w:id="1605" w:name="_Toc116467210"/>
      <w:r w:rsidRPr="00BB0F97">
        <w:t xml:space="preserve">Сообщение </w:t>
      </w:r>
      <w:r>
        <w:t xml:space="preserve">«Образование </w:t>
      </w:r>
      <w:r w:rsidR="00C5037F">
        <w:t>металлоотходов</w:t>
      </w:r>
      <w:r>
        <w:t xml:space="preserve"> по плавке»</w:t>
      </w:r>
      <w:r w:rsidRPr="00BB0F97">
        <w:t>.</w:t>
      </w:r>
      <w:bookmarkEnd w:id="1605"/>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162F4" w14:paraId="5D606455" w14:textId="77777777" w:rsidTr="00A80717">
        <w:tc>
          <w:tcPr>
            <w:tcW w:w="9345" w:type="dxa"/>
          </w:tcPr>
          <w:p w14:paraId="7432D69E" w14:textId="77777777" w:rsidR="00D916C4" w:rsidRPr="00BB0F97" w:rsidRDefault="00932588" w:rsidP="00A80717">
            <w:pPr>
              <w:rPr>
                <w:i/>
                <w:iCs/>
                <w:color w:val="404040" w:themeColor="text1" w:themeTint="BF"/>
              </w:rPr>
            </w:pPr>
            <w:r w:rsidRPr="00BB0F97">
              <w:rPr>
                <w:rStyle w:val="af1"/>
              </w:rPr>
              <w:t>Направление передачи</w:t>
            </w:r>
          </w:p>
        </w:tc>
      </w:tr>
      <w:tr w:rsidR="009162F4" w14:paraId="57375B22" w14:textId="77777777" w:rsidTr="00A80717">
        <w:tc>
          <w:tcPr>
            <w:tcW w:w="9345" w:type="dxa"/>
          </w:tcPr>
          <w:p w14:paraId="55F5F150" w14:textId="77777777" w:rsidR="00D916C4" w:rsidRPr="00172E6F" w:rsidRDefault="00932588" w:rsidP="00A80717">
            <w:pPr>
              <w:rPr>
                <w:lang w:val="en-US"/>
              </w:rPr>
            </w:pPr>
            <w:r w:rsidRPr="00BB0F97">
              <w:rPr>
                <w:lang w:val="en-US"/>
              </w:rPr>
              <w:t>C</w:t>
            </w:r>
            <w:r w:rsidRPr="00BB0F97">
              <w:t>П</w:t>
            </w:r>
            <w:r w:rsidRPr="00BB0F97">
              <w:rPr>
                <w:lang w:val="en-US"/>
              </w:rPr>
              <w:t xml:space="preserve"> </w:t>
            </w:r>
            <w:r w:rsidRPr="00BB0F97">
              <w:rPr>
                <w:rFonts w:cstheme="minorHAnsi"/>
              </w:rPr>
              <w:t>→</w:t>
            </w:r>
            <w:r w:rsidRPr="00BB0F97">
              <w:t xml:space="preserve"> </w:t>
            </w:r>
            <w:r w:rsidRPr="00BB0F97">
              <w:rPr>
                <w:lang w:val="en-US"/>
              </w:rPr>
              <w:t>PIMS</w:t>
            </w:r>
            <w:r>
              <w:t xml:space="preserve"> -</w:t>
            </w:r>
            <w:r>
              <w:rPr>
                <w:lang w:val="en-US"/>
              </w:rPr>
              <w:t xml:space="preserve">&gt; </w:t>
            </w:r>
            <w:r>
              <w:rPr>
                <w:rFonts w:cstheme="minorHAnsi"/>
                <w:lang w:val="en-US"/>
              </w:rPr>
              <w:t>MES PSImetals</w:t>
            </w:r>
          </w:p>
        </w:tc>
      </w:tr>
      <w:tr w:rsidR="009162F4" w14:paraId="5B3E2309" w14:textId="77777777" w:rsidTr="00A80717">
        <w:tc>
          <w:tcPr>
            <w:tcW w:w="9345" w:type="dxa"/>
          </w:tcPr>
          <w:p w14:paraId="01B015BA" w14:textId="77777777" w:rsidR="00D916C4" w:rsidRPr="00BB0F97" w:rsidRDefault="00932588" w:rsidP="00A80717">
            <w:pPr>
              <w:spacing w:before="120"/>
            </w:pPr>
            <w:r w:rsidRPr="00BB0F97">
              <w:rPr>
                <w:rStyle w:val="af1"/>
              </w:rPr>
              <w:t>Инициирующие событие</w:t>
            </w:r>
          </w:p>
        </w:tc>
      </w:tr>
      <w:tr w:rsidR="009162F4" w14:paraId="2E9C781F" w14:textId="77777777" w:rsidTr="00A80717">
        <w:tc>
          <w:tcPr>
            <w:tcW w:w="9345" w:type="dxa"/>
          </w:tcPr>
          <w:p w14:paraId="79D2FF63" w14:textId="77777777" w:rsidR="00D916C4" w:rsidRPr="00BB0F97" w:rsidRDefault="00932588" w:rsidP="00A80717">
            <w:r>
              <w:t>Перемещение ОП на позицию взвешивания рольганговых весов УНРС-1,2,3 последней заготовки плавки.</w:t>
            </w:r>
          </w:p>
        </w:tc>
      </w:tr>
      <w:tr w:rsidR="009162F4" w14:paraId="2A62840A" w14:textId="77777777" w:rsidTr="00A80717">
        <w:tc>
          <w:tcPr>
            <w:tcW w:w="9345" w:type="dxa"/>
          </w:tcPr>
          <w:p w14:paraId="43B8FA2E" w14:textId="77777777" w:rsidR="00D916C4" w:rsidRPr="00BB0F97" w:rsidRDefault="00932588" w:rsidP="00A80717">
            <w:pPr>
              <w:spacing w:before="120"/>
              <w:rPr>
                <w:rStyle w:val="af1"/>
              </w:rPr>
            </w:pPr>
            <w:r w:rsidRPr="00BB0F97">
              <w:rPr>
                <w:rStyle w:val="af1"/>
              </w:rPr>
              <w:t>Содержимое сообщения:</w:t>
            </w:r>
          </w:p>
        </w:tc>
      </w:tr>
      <w:tr w:rsidR="009162F4" w14:paraId="4EE3AE2A" w14:textId="77777777" w:rsidTr="00A80717">
        <w:tc>
          <w:tcPr>
            <w:tcW w:w="9345" w:type="dxa"/>
          </w:tcPr>
          <w:p w14:paraId="2070387F" w14:textId="77777777" w:rsidR="00D916C4" w:rsidRPr="00501D4B" w:rsidRDefault="00932588">
            <w:pPr>
              <w:pStyle w:val="a"/>
              <w:numPr>
                <w:ilvl w:val="0"/>
                <w:numId w:val="25"/>
              </w:numPr>
              <w:spacing w:after="0"/>
              <w:rPr>
                <w:b/>
                <w:bCs/>
              </w:rPr>
            </w:pPr>
            <w:r w:rsidRPr="00501D4B">
              <w:rPr>
                <w:lang w:val="en-US"/>
              </w:rPr>
              <w:t>DtEvent</w:t>
            </w:r>
            <w:r w:rsidRPr="00501D4B">
              <w:rPr>
                <w:b/>
                <w:bCs/>
              </w:rPr>
              <w:t xml:space="preserve"> - </w:t>
            </w:r>
            <w:r w:rsidRPr="00501D4B">
              <w:t>дата и время события</w:t>
            </w:r>
          </w:p>
          <w:p w14:paraId="0C3410D8" w14:textId="77777777" w:rsidR="00D916C4" w:rsidRPr="00501D4B" w:rsidRDefault="00932588">
            <w:pPr>
              <w:pStyle w:val="a"/>
              <w:numPr>
                <w:ilvl w:val="0"/>
                <w:numId w:val="25"/>
              </w:numPr>
              <w:spacing w:after="0"/>
              <w:rPr>
                <w:b/>
                <w:bCs/>
              </w:rPr>
            </w:pPr>
            <w:r w:rsidRPr="00501D4B">
              <w:rPr>
                <w:lang w:val="en-US"/>
              </w:rPr>
              <w:t>LineId</w:t>
            </w:r>
            <w:r w:rsidRPr="00501D4B">
              <w:t xml:space="preserve"> </w:t>
            </w:r>
            <w:r w:rsidRPr="00501D4B">
              <w:rPr>
                <w:b/>
                <w:bCs/>
              </w:rPr>
              <w:t xml:space="preserve">- </w:t>
            </w:r>
            <w:r w:rsidRPr="00501D4B">
              <w:t>агрегат (V5CC1, V5CC2, V5CC3)</w:t>
            </w:r>
          </w:p>
          <w:p w14:paraId="4476E47E" w14:textId="77777777" w:rsidR="00D916C4" w:rsidRPr="00501D4B" w:rsidRDefault="00932588">
            <w:pPr>
              <w:pStyle w:val="a"/>
              <w:numPr>
                <w:ilvl w:val="0"/>
                <w:numId w:val="25"/>
              </w:numPr>
              <w:spacing w:after="0"/>
              <w:rPr>
                <w:b/>
                <w:bCs/>
              </w:rPr>
            </w:pPr>
            <w:r w:rsidRPr="00501D4B">
              <w:rPr>
                <w:lang w:val="en-US"/>
              </w:rPr>
              <w:t>HeatId</w:t>
            </w:r>
            <w:r w:rsidRPr="00501D4B">
              <w:t xml:space="preserve"> – номер плавки в формате </w:t>
            </w:r>
            <w:r w:rsidRPr="00501D4B">
              <w:rPr>
                <w:lang w:val="en-US"/>
              </w:rPr>
              <w:t>SZYYNNNN</w:t>
            </w:r>
            <w:r w:rsidRPr="00501D4B">
              <w:t xml:space="preserve">, согласно пункта 68 спецификации 6.6. </w:t>
            </w:r>
            <w:r w:rsidRPr="00501D4B">
              <w:rPr>
                <w:lang w:val="en-US"/>
              </w:rPr>
              <w:t>PSImetals</w:t>
            </w:r>
            <w:r w:rsidRPr="00501D4B">
              <w:t xml:space="preserve"> </w:t>
            </w:r>
          </w:p>
          <w:p w14:paraId="20288E31" w14:textId="640E49D7" w:rsidR="00D916C4" w:rsidRPr="00BB0F97" w:rsidRDefault="00932588">
            <w:pPr>
              <w:pStyle w:val="a"/>
              <w:numPr>
                <w:ilvl w:val="0"/>
                <w:numId w:val="25"/>
              </w:numPr>
              <w:spacing w:after="0"/>
            </w:pPr>
            <w:r w:rsidRPr="00BC603C">
              <w:rPr>
                <w:lang w:val="en-US"/>
                <w:rPrChange w:id="1606" w:author="Николай Богомолов" w:date="2022-09-09T16:23:00Z">
                  <w:rPr>
                    <w:highlight w:val="cyan"/>
                    <w:lang w:val="en-US"/>
                  </w:rPr>
                </w:rPrChange>
              </w:rPr>
              <w:t>Scrap</w:t>
            </w:r>
            <w:r w:rsidR="00F2723D" w:rsidRPr="00BC603C">
              <w:rPr>
                <w:lang w:val="en-US"/>
                <w:rPrChange w:id="1607" w:author="Николай Богомолов" w:date="2022-09-09T16:23:00Z">
                  <w:rPr>
                    <w:highlight w:val="cyan"/>
                    <w:lang w:val="en-US"/>
                  </w:rPr>
                </w:rPrChange>
              </w:rPr>
              <w:t>TotalLength</w:t>
            </w:r>
            <w:r w:rsidRPr="00BC603C">
              <w:rPr>
                <w:rPrChange w:id="1608" w:author="Николай Богомолов" w:date="2022-09-09T16:23:00Z">
                  <w:rPr>
                    <w:highlight w:val="cyan"/>
                  </w:rPr>
                </w:rPrChange>
              </w:rPr>
              <w:t xml:space="preserve"> – </w:t>
            </w:r>
            <w:r w:rsidR="00F2723D" w:rsidRPr="00BC603C">
              <w:rPr>
                <w:rPrChange w:id="1609" w:author="Николай Богомолов" w:date="2022-09-09T16:23:00Z">
                  <w:rPr>
                    <w:highlight w:val="cyan"/>
                  </w:rPr>
                </w:rPrChange>
              </w:rPr>
              <w:t xml:space="preserve">суммарная </w:t>
            </w:r>
            <w:ins w:id="1610" w:author="Николай Богомолов" w:date="2022-09-02T14:23:00Z">
              <w:r w:rsidR="009C7E08" w:rsidRPr="00BC603C">
                <w:rPr>
                  <w:rPrChange w:id="1611" w:author="Николай Богомолов" w:date="2022-09-09T16:23:00Z">
                    <w:rPr>
                      <w:highlight w:val="lightGray"/>
                    </w:rPr>
                  </w:rPrChange>
                </w:rPr>
                <w:t xml:space="preserve">фактическая </w:t>
              </w:r>
            </w:ins>
            <w:r w:rsidR="00F2723D" w:rsidRPr="00BC603C">
              <w:rPr>
                <w:rPrChange w:id="1612" w:author="Николай Богомолов" w:date="2022-09-09T16:23:00Z">
                  <w:rPr>
                    <w:highlight w:val="cyan"/>
                  </w:rPr>
                </w:rPrChange>
              </w:rPr>
              <w:t>длина</w:t>
            </w:r>
            <w:r w:rsidRPr="00BC603C">
              <w:rPr>
                <w:rPrChange w:id="1613" w:author="Николай Богомолов" w:date="2022-09-09T16:23:00Z">
                  <w:rPr>
                    <w:highlight w:val="cyan"/>
                  </w:rPr>
                </w:rPrChange>
              </w:rPr>
              <w:t xml:space="preserve"> технологической обрези по плавке</w:t>
            </w:r>
            <w:r w:rsidR="00F2723D" w:rsidRPr="00BC603C">
              <w:rPr>
                <w:rPrChange w:id="1614" w:author="Николай Богомолов" w:date="2022-09-09T16:23:00Z">
                  <w:rPr>
                    <w:highlight w:val="cyan"/>
                  </w:rPr>
                </w:rPrChange>
              </w:rPr>
              <w:t>, в метрах</w:t>
            </w:r>
          </w:p>
        </w:tc>
      </w:tr>
    </w:tbl>
    <w:p w14:paraId="0F9D5C39" w14:textId="0A9E0C6F" w:rsidR="00D916C4" w:rsidRDefault="00932588" w:rsidP="00D916C4">
      <w:pPr>
        <w:spacing w:before="240"/>
      </w:pPr>
      <w:r>
        <w:t>При возникновении инициирующего события</w:t>
      </w:r>
      <w:r w:rsidRPr="002021F8">
        <w:t xml:space="preserve"> </w:t>
      </w:r>
      <w:r>
        <w:t xml:space="preserve">на стороне СП, формируется сообщение </w:t>
      </w:r>
      <w:r w:rsidRPr="0034769A">
        <w:t>«</w:t>
      </w:r>
      <w:r w:rsidR="00355ADA" w:rsidRPr="0034769A">
        <w:t xml:space="preserve">Образование </w:t>
      </w:r>
      <w:r w:rsidR="00C5037F" w:rsidRPr="0034769A">
        <w:t>металлоотходов</w:t>
      </w:r>
      <w:r w:rsidR="00355ADA" w:rsidRPr="0034769A">
        <w:t xml:space="preserve"> по плавке</w:t>
      </w:r>
      <w:r w:rsidRPr="0034769A">
        <w:t xml:space="preserve">» и отправляется в инфраструктуру данных </w:t>
      </w:r>
      <w:r w:rsidRPr="0034769A">
        <w:rPr>
          <w:lang w:val="en-US"/>
        </w:rPr>
        <w:t>PIMS</w:t>
      </w:r>
      <w:r w:rsidRPr="0034769A">
        <w:t xml:space="preserve">, </w:t>
      </w:r>
      <w:ins w:id="1615" w:author="Николай Богомолов" w:date="2022-09-19T15:42:00Z">
        <w:r w:rsidR="004D7EF5" w:rsidRPr="0034769A">
          <w:rPr>
            <w:rPrChange w:id="1616" w:author="Николай Богомолов" w:date="2022-10-12T11:34:00Z">
              <w:rPr>
                <w:highlight w:val="cyan"/>
              </w:rPr>
            </w:rPrChange>
          </w:rPr>
          <w:t xml:space="preserve">через </w:t>
        </w:r>
        <w:r w:rsidR="004D7EF5" w:rsidRPr="0034769A">
          <w:rPr>
            <w:lang w:val="en-US"/>
            <w:rPrChange w:id="1617" w:author="Николай Богомолов" w:date="2022-10-12T11:34:00Z">
              <w:rPr>
                <w:highlight w:val="cyan"/>
                <w:lang w:val="en-US"/>
              </w:rPr>
            </w:rPrChange>
          </w:rPr>
          <w:t>API</w:t>
        </w:r>
        <w:r w:rsidR="004D7EF5" w:rsidRPr="0034769A">
          <w:rPr>
            <w:rPrChange w:id="1618" w:author="Николай Богомолов" w:date="2022-10-12T11:34:00Z">
              <w:rPr>
                <w:highlight w:val="cyan"/>
              </w:rPr>
            </w:rPrChange>
          </w:rPr>
          <w:t xml:space="preserve"> менеджер </w:t>
        </w:r>
        <w:r w:rsidR="004D7EF5" w:rsidRPr="0034769A">
          <w:rPr>
            <w:lang w:val="en-US"/>
            <w:rPrChange w:id="1619" w:author="Николай Богомолов" w:date="2022-10-12T11:34:00Z">
              <w:rPr>
                <w:highlight w:val="cyan"/>
                <w:lang w:val="en-US"/>
              </w:rPr>
            </w:rPrChange>
          </w:rPr>
          <w:t>WinCC</w:t>
        </w:r>
        <w:r w:rsidR="004D7EF5" w:rsidRPr="0034769A">
          <w:rPr>
            <w:rPrChange w:id="1620" w:author="Николай Богомолов" w:date="2022-10-12T11:34:00Z">
              <w:rPr>
                <w:highlight w:val="cyan"/>
              </w:rPr>
            </w:rPrChange>
          </w:rPr>
          <w:t xml:space="preserve"> </w:t>
        </w:r>
        <w:r w:rsidR="004D7EF5" w:rsidRPr="0034769A">
          <w:rPr>
            <w:lang w:val="en-US"/>
            <w:rPrChange w:id="1621" w:author="Николай Богомолов" w:date="2022-10-12T11:34:00Z">
              <w:rPr>
                <w:highlight w:val="cyan"/>
                <w:lang w:val="en-US"/>
              </w:rPr>
            </w:rPrChange>
          </w:rPr>
          <w:t>OA</w:t>
        </w:r>
      </w:ins>
      <w:del w:id="1622" w:author="Николай Богомолов" w:date="2022-09-19T15:42:00Z">
        <w:r w:rsidRPr="0034769A" w:rsidDel="004D7EF5">
          <w:delText xml:space="preserve">через </w:delText>
        </w:r>
        <w:r w:rsidRPr="0034769A" w:rsidDel="004D7EF5">
          <w:rPr>
            <w:lang w:val="en-US"/>
          </w:rPr>
          <w:delText>WinCC</w:delText>
        </w:r>
        <w:r w:rsidRPr="0034769A" w:rsidDel="004D7EF5">
          <w:delText xml:space="preserve"> </w:delText>
        </w:r>
        <w:r w:rsidRPr="0034769A" w:rsidDel="004D7EF5">
          <w:rPr>
            <w:lang w:val="en-US"/>
          </w:rPr>
          <w:delText>OA</w:delText>
        </w:r>
        <w:r w:rsidRPr="0034769A" w:rsidDel="004D7EF5">
          <w:delText xml:space="preserve"> </w:delText>
        </w:r>
        <w:r w:rsidRPr="0034769A" w:rsidDel="004D7EF5">
          <w:rPr>
            <w:lang w:val="en-US"/>
          </w:rPr>
          <w:delText>API</w:delText>
        </w:r>
        <w:r w:rsidRPr="0034769A" w:rsidDel="004D7EF5">
          <w:delText xml:space="preserve"> менеджер СП</w:delText>
        </w:r>
      </w:del>
      <w:r w:rsidRPr="0034769A">
        <w:t>.</w:t>
      </w:r>
      <w:r>
        <w:t xml:space="preserve"> </w:t>
      </w:r>
    </w:p>
    <w:p w14:paraId="22E7BDD1" w14:textId="77777777" w:rsidR="00D916C4" w:rsidRDefault="00932588" w:rsidP="00D916C4">
      <w:r>
        <w:t xml:space="preserve">Инфраструктура данных </w:t>
      </w:r>
      <w:r w:rsidRPr="00E62F97">
        <w:rPr>
          <w:lang w:val="en-US"/>
        </w:rPr>
        <w:t>PIMS</w:t>
      </w:r>
      <w:r>
        <w:t xml:space="preserve"> </w:t>
      </w:r>
      <w:r w:rsidR="00355ADA">
        <w:t>использует данные из полученного сообщения для формирования сообщения</w:t>
      </w:r>
      <w:r>
        <w:t xml:space="preserve"> </w:t>
      </w:r>
      <w:r w:rsidR="00355ADA">
        <w:rPr>
          <w:lang w:val="en-US"/>
        </w:rPr>
        <w:t>HeatLineRep</w:t>
      </w:r>
      <w:r w:rsidR="00355ADA" w:rsidRPr="00355ADA">
        <w:t>02</w:t>
      </w:r>
      <w:r w:rsidRPr="00E62F97">
        <w:rPr>
          <w:lang w:val="en-US"/>
        </w:rPr>
        <w:t>L</w:t>
      </w:r>
      <w:r w:rsidRPr="00172E6F">
        <w:t>22</w:t>
      </w:r>
      <w:r w:rsidRPr="00E62F97">
        <w:rPr>
          <w:lang w:val="en-US"/>
        </w:rPr>
        <w:t>PES</w:t>
      </w:r>
      <w:r>
        <w:t xml:space="preserve">. Код линии </w:t>
      </w:r>
      <w:r w:rsidR="00355ADA">
        <w:t xml:space="preserve">и номер плавки </w:t>
      </w:r>
      <w:r>
        <w:t xml:space="preserve">в сообщении заполняется значениями </w:t>
      </w:r>
      <w:r>
        <w:rPr>
          <w:lang w:val="en-US"/>
        </w:rPr>
        <w:t>LineId</w:t>
      </w:r>
      <w:r w:rsidR="00355ADA">
        <w:t xml:space="preserve"> и </w:t>
      </w:r>
      <w:r w:rsidR="00355ADA">
        <w:rPr>
          <w:lang w:val="en-US"/>
        </w:rPr>
        <w:t>HeatId</w:t>
      </w:r>
      <w:r w:rsidR="00355ADA" w:rsidRPr="00355ADA">
        <w:t xml:space="preserve"> </w:t>
      </w:r>
      <w:r w:rsidR="00355ADA">
        <w:t>соответственно</w:t>
      </w:r>
      <w:r>
        <w:t xml:space="preserve">. </w:t>
      </w:r>
    </w:p>
    <w:p w14:paraId="1E2D5F56" w14:textId="69CE0808" w:rsidR="00F26C37" w:rsidRPr="00BC603C" w:rsidRDefault="00932588" w:rsidP="00F26C37">
      <w:pPr>
        <w:spacing w:after="0"/>
        <w:rPr>
          <w:rPrChange w:id="1623" w:author="Николай Богомолов" w:date="2022-09-09T16:23:00Z">
            <w:rPr>
              <w:highlight w:val="cyan"/>
            </w:rPr>
          </w:rPrChange>
        </w:rPr>
      </w:pPr>
      <w:r>
        <w:t xml:space="preserve">В коллекции дополнительных параметров формируется список параметров согласно </w:t>
      </w:r>
      <w:r w:rsidRPr="00501D4B">
        <w:t xml:space="preserve">пункта </w:t>
      </w:r>
      <w:r>
        <w:t>117</w:t>
      </w:r>
      <w:r w:rsidRPr="00501D4B">
        <w:t xml:space="preserve"> спецификации 6.6. </w:t>
      </w:r>
      <w:r w:rsidRPr="00484490">
        <w:rPr>
          <w:lang w:val="en-US"/>
        </w:rPr>
        <w:t>PSImetals</w:t>
      </w:r>
      <w:r>
        <w:t xml:space="preserve">. Значения сформированных параметров заполняются инфраструктурой данных </w:t>
      </w:r>
      <w:r>
        <w:rPr>
          <w:lang w:val="en-US"/>
        </w:rPr>
        <w:t>PIMS</w:t>
      </w:r>
      <w:r w:rsidRPr="00484490">
        <w:t xml:space="preserve"> </w:t>
      </w:r>
      <w:r>
        <w:t xml:space="preserve">из технологических параметров, зафиксированных при обработке </w:t>
      </w:r>
      <w:r w:rsidRPr="00BC603C">
        <w:t xml:space="preserve">плавки на агрегате. </w:t>
      </w:r>
      <w:r w:rsidRPr="00BC603C">
        <w:rPr>
          <w:rPrChange w:id="1624" w:author="Николай Богомолов" w:date="2022-09-09T16:23:00Z">
            <w:rPr>
              <w:highlight w:val="cyan"/>
            </w:rPr>
          </w:rPrChange>
        </w:rPr>
        <w:t xml:space="preserve">Значение параметра </w:t>
      </w:r>
      <w:r w:rsidRPr="00BC603C">
        <w:rPr>
          <w:lang w:val="en-US"/>
          <w:rPrChange w:id="1625" w:author="Николай Богомолов" w:date="2022-09-09T16:23:00Z">
            <w:rPr>
              <w:highlight w:val="cyan"/>
              <w:lang w:val="en-US"/>
            </w:rPr>
          </w:rPrChange>
        </w:rPr>
        <w:t>SCRAPT</w:t>
      </w:r>
      <w:r w:rsidRPr="00BC603C">
        <w:rPr>
          <w:rPrChange w:id="1626" w:author="Николай Богомолов" w:date="2022-09-09T16:23:00Z">
            <w:rPr>
              <w:highlight w:val="cyan"/>
            </w:rPr>
          </w:rPrChange>
        </w:rPr>
        <w:t xml:space="preserve">5 </w:t>
      </w:r>
      <w:r w:rsidR="00F26C37" w:rsidRPr="00BC603C">
        <w:rPr>
          <w:rPrChange w:id="1627" w:author="Николай Богомолов" w:date="2022-09-09T16:23:00Z">
            <w:rPr>
              <w:highlight w:val="cyan"/>
            </w:rPr>
          </w:rPrChange>
        </w:rPr>
        <w:t xml:space="preserve">рассчитывается инфраструктурой данных </w:t>
      </w:r>
      <w:r w:rsidR="00613A4E" w:rsidRPr="00BC603C">
        <w:rPr>
          <w:lang w:val="en-US"/>
          <w:rPrChange w:id="1628" w:author="Николай Богомолов" w:date="2022-09-09T16:23:00Z">
            <w:rPr>
              <w:highlight w:val="cyan"/>
              <w:lang w:val="en-US"/>
            </w:rPr>
          </w:rPrChange>
        </w:rPr>
        <w:t>PIMS</w:t>
      </w:r>
      <w:r w:rsidR="00613A4E" w:rsidRPr="00BC603C">
        <w:rPr>
          <w:rPrChange w:id="1629" w:author="Николай Богомолов" w:date="2022-09-09T16:23:00Z">
            <w:rPr>
              <w:highlight w:val="cyan"/>
            </w:rPr>
          </w:rPrChange>
        </w:rPr>
        <w:t xml:space="preserve">, для круглых заготовок, </w:t>
      </w:r>
      <w:r w:rsidR="00F26C37" w:rsidRPr="00BC603C">
        <w:rPr>
          <w:rPrChange w:id="1630" w:author="Николай Богомолов" w:date="2022-09-09T16:23:00Z">
            <w:rPr>
              <w:highlight w:val="cyan"/>
            </w:rPr>
          </w:rPrChange>
        </w:rPr>
        <w:t>по следующей формуле:</w:t>
      </w:r>
    </w:p>
    <w:p w14:paraId="4DAF39A3" w14:textId="77777777" w:rsidR="00F26C37" w:rsidRPr="00BC603C" w:rsidRDefault="00F26C37" w:rsidP="00F26C37">
      <w:pPr>
        <w:rPr>
          <w:i/>
          <w:lang w:val="en-US"/>
          <w:rPrChange w:id="1631" w:author="Николай Богомолов" w:date="2022-09-09T16:23:00Z">
            <w:rPr>
              <w:i/>
              <w:highlight w:val="cyan"/>
              <w:lang w:val="en-US"/>
            </w:rPr>
          </w:rPrChange>
        </w:rPr>
      </w:pPr>
      <m:oMathPara>
        <m:oMath>
          <m:r>
            <w:rPr>
              <w:rFonts w:ascii="Cambria Math" w:hAnsi="Cambria Math"/>
              <w:rPrChange w:id="1632" w:author="Николай Богомолов" w:date="2022-09-09T16:23:00Z">
                <w:rPr>
                  <w:rFonts w:ascii="Cambria Math" w:hAnsi="Cambria Math"/>
                  <w:highlight w:val="cyan"/>
                </w:rPr>
              </w:rPrChange>
            </w:rPr>
            <m:t xml:space="preserve">Pтеор= </m:t>
          </m:r>
          <m:r>
            <w:rPr>
              <w:rFonts w:ascii="Cambria Math" w:hAnsi="Cambria Math" w:cs="Calibri"/>
              <w:rPrChange w:id="1633" w:author="Николай Богомолов" w:date="2022-09-09T16:23:00Z">
                <w:rPr>
                  <w:rFonts w:ascii="Cambria Math" w:hAnsi="Cambria Math" w:cs="Calibri"/>
                  <w:highlight w:val="cyan"/>
                </w:rPr>
              </w:rPrChange>
            </w:rPr>
            <m:t>π</m:t>
          </m:r>
          <m:r>
            <w:rPr>
              <w:rFonts w:ascii="Cambria Math" w:hAnsi="Cambria Math"/>
              <w:rPrChange w:id="1634" w:author="Николай Богомолов" w:date="2022-09-09T16:23:00Z">
                <w:rPr>
                  <w:rFonts w:ascii="Cambria Math" w:hAnsi="Cambria Math"/>
                  <w:highlight w:val="cyan"/>
                </w:rPr>
              </w:rPrChange>
            </w:rPr>
            <m:t>*</m:t>
          </m:r>
          <m:r>
            <w:rPr>
              <w:rFonts w:ascii="Cambria Math" w:hAnsi="Cambria Math" w:cs="Calibri"/>
              <w:rPrChange w:id="1635" w:author="Николай Богомолов" w:date="2022-09-09T16:23:00Z">
                <w:rPr>
                  <w:rFonts w:ascii="Cambria Math" w:hAnsi="Cambria Math" w:cs="Calibri"/>
                  <w:highlight w:val="cyan"/>
                </w:rPr>
              </w:rPrChange>
            </w:rPr>
            <m:t>ρ</m:t>
          </m:r>
          <m:r>
            <w:rPr>
              <w:rFonts w:ascii="Cambria Math" w:hAnsi="Cambria Math"/>
              <w:rPrChange w:id="1636" w:author="Николай Богомолов" w:date="2022-09-09T16:23:00Z">
                <w:rPr>
                  <w:rFonts w:ascii="Cambria Math" w:hAnsi="Cambria Math"/>
                  <w:highlight w:val="cyan"/>
                </w:rPr>
              </w:rPrChange>
            </w:rPr>
            <m:t>*</m:t>
          </m:r>
          <m:f>
            <m:fPr>
              <m:ctrlPr>
                <w:rPr>
                  <w:rFonts w:ascii="Cambria Math" w:hAnsi="Cambria Math"/>
                  <w:i/>
                  <w:lang w:val="en-US"/>
                </w:rPr>
              </m:ctrlPr>
            </m:fPr>
            <m:num>
              <m:sSup>
                <m:sSupPr>
                  <m:ctrlPr>
                    <w:rPr>
                      <w:rFonts w:ascii="Cambria Math" w:hAnsi="Cambria Math" w:cs="Calibri"/>
                      <w:i/>
                      <w:lang w:val="en-US"/>
                    </w:rPr>
                  </m:ctrlPr>
                </m:sSupPr>
                <m:e>
                  <m:r>
                    <w:rPr>
                      <w:rFonts w:ascii="Cambria Math" w:hAnsi="Cambria Math"/>
                      <w:lang w:val="en-US"/>
                      <w:rPrChange w:id="1637" w:author="Николай Богомолов" w:date="2022-09-09T16:23:00Z">
                        <w:rPr>
                          <w:rFonts w:ascii="Cambria Math" w:hAnsi="Cambria Math"/>
                          <w:highlight w:val="cyan"/>
                          <w:lang w:val="en-US"/>
                        </w:rPr>
                      </w:rPrChange>
                    </w:rPr>
                    <m:t>d</m:t>
                  </m:r>
                  <m:ctrlPr>
                    <w:rPr>
                      <w:rFonts w:ascii="Cambria Math" w:hAnsi="Cambria Math"/>
                      <w:i/>
                    </w:rPr>
                  </m:ctrlPr>
                </m:e>
                <m:sup>
                  <m:r>
                    <w:rPr>
                      <w:rFonts w:ascii="Cambria Math" w:hAnsi="Cambria Math" w:cs="Calibri"/>
                      <w:lang w:val="en-US"/>
                      <w:rPrChange w:id="1638" w:author="Николай Богомолов" w:date="2022-09-09T16:23:00Z">
                        <w:rPr>
                          <w:rFonts w:ascii="Cambria Math" w:hAnsi="Cambria Math" w:cs="Calibri"/>
                          <w:highlight w:val="cyan"/>
                          <w:lang w:val="en-US"/>
                        </w:rPr>
                      </w:rPrChange>
                    </w:rPr>
                    <m:t>2</m:t>
                  </m:r>
                </m:sup>
              </m:sSup>
              <m:ctrlPr>
                <w:rPr>
                  <w:rFonts w:ascii="Cambria Math" w:hAnsi="Cambria Math"/>
                  <w:i/>
                </w:rPr>
              </m:ctrlPr>
            </m:num>
            <m:den>
              <m:r>
                <w:rPr>
                  <w:rFonts w:ascii="Cambria Math" w:hAnsi="Cambria Math"/>
                  <w:rPrChange w:id="1639" w:author="Николай Богомолов" w:date="2022-09-09T16:23:00Z">
                    <w:rPr>
                      <w:rFonts w:ascii="Cambria Math" w:hAnsi="Cambria Math"/>
                      <w:highlight w:val="cyan"/>
                    </w:rPr>
                  </w:rPrChange>
                </w:rPr>
                <m:t>4L</m:t>
              </m:r>
            </m:den>
          </m:f>
        </m:oMath>
      </m:oMathPara>
    </w:p>
    <w:p w14:paraId="5643026C" w14:textId="77777777" w:rsidR="00F26C37" w:rsidRPr="00BC603C" w:rsidRDefault="00F26C37" w:rsidP="00F26C37">
      <w:pPr>
        <w:ind w:left="1985"/>
        <w:rPr>
          <w:rPrChange w:id="1640" w:author="Николай Богомолов" w:date="2022-09-09T16:23:00Z">
            <w:rPr>
              <w:highlight w:val="cyan"/>
            </w:rPr>
          </w:rPrChange>
        </w:rPr>
      </w:pPr>
      <w:r w:rsidRPr="00BC603C">
        <w:rPr>
          <w:rPrChange w:id="1641" w:author="Николай Богомолов" w:date="2022-09-09T16:23:00Z">
            <w:rPr>
              <w:highlight w:val="cyan"/>
            </w:rPr>
          </w:rPrChange>
        </w:rPr>
        <w:t>где: ρ – удельный вес металла заготовки, принят 7,8 тонн/м</w:t>
      </w:r>
      <w:r w:rsidRPr="00BC603C">
        <w:rPr>
          <w:vertAlign w:val="superscript"/>
          <w:rPrChange w:id="1642" w:author="Николай Богомолов" w:date="2022-09-09T16:23:00Z">
            <w:rPr>
              <w:highlight w:val="cyan"/>
              <w:vertAlign w:val="superscript"/>
            </w:rPr>
          </w:rPrChange>
        </w:rPr>
        <w:t>3</w:t>
      </w:r>
      <w:r w:rsidRPr="00BC603C">
        <w:rPr>
          <w:rPrChange w:id="1643" w:author="Николай Богомолов" w:date="2022-09-09T16:23:00Z">
            <w:rPr>
              <w:highlight w:val="cyan"/>
            </w:rPr>
          </w:rPrChange>
        </w:rPr>
        <w:t>;</w:t>
      </w:r>
    </w:p>
    <w:p w14:paraId="63C0CBC3" w14:textId="77777777" w:rsidR="00F26C37" w:rsidRPr="00BC603C" w:rsidRDefault="00F26C37" w:rsidP="00F26C37">
      <w:pPr>
        <w:ind w:left="1985"/>
        <w:rPr>
          <w:rPrChange w:id="1644" w:author="Николай Богомолов" w:date="2022-09-09T16:23:00Z">
            <w:rPr>
              <w:highlight w:val="cyan"/>
            </w:rPr>
          </w:rPrChange>
        </w:rPr>
      </w:pPr>
      <w:r w:rsidRPr="00BC603C">
        <w:rPr>
          <w:rPrChange w:id="1645" w:author="Николай Богомолов" w:date="2022-09-09T16:23:00Z">
            <w:rPr>
              <w:highlight w:val="cyan"/>
            </w:rPr>
          </w:rPrChange>
        </w:rPr>
        <w:t>        </w:t>
      </w:r>
      <w:r w:rsidRPr="00BC603C">
        <w:rPr>
          <w:lang w:val="en-US"/>
          <w:rPrChange w:id="1646" w:author="Николай Богомолов" w:date="2022-09-09T16:23:00Z">
            <w:rPr>
              <w:highlight w:val="cyan"/>
              <w:lang w:val="en-US"/>
            </w:rPr>
          </w:rPrChange>
        </w:rPr>
        <w:t>d</w:t>
      </w:r>
      <w:r w:rsidRPr="00BC603C">
        <w:rPr>
          <w:rPrChange w:id="1647" w:author="Николай Богомолов" w:date="2022-09-09T16:23:00Z">
            <w:rPr>
              <w:highlight w:val="cyan"/>
            </w:rPr>
          </w:rPrChange>
        </w:rPr>
        <w:t xml:space="preserve"> – диаметр заготовки, м  </w:t>
      </w:r>
    </w:p>
    <w:p w14:paraId="7655F292" w14:textId="769D6F66" w:rsidR="00F26C37" w:rsidRPr="00BC603C" w:rsidRDefault="00F26C37" w:rsidP="00F26C37">
      <w:pPr>
        <w:ind w:left="1985"/>
      </w:pPr>
      <w:r w:rsidRPr="00BC603C">
        <w:rPr>
          <w:rPrChange w:id="1648" w:author="Николай Богомолов" w:date="2022-09-09T16:23:00Z">
            <w:rPr>
              <w:highlight w:val="cyan"/>
            </w:rPr>
          </w:rPrChange>
        </w:rPr>
        <w:t>        </w:t>
      </w:r>
      <w:r w:rsidRPr="00BC603C">
        <w:rPr>
          <w:lang w:val="en-US"/>
          <w:rPrChange w:id="1649" w:author="Николай Богомолов" w:date="2022-09-09T16:23:00Z">
            <w:rPr>
              <w:highlight w:val="cyan"/>
              <w:lang w:val="en-US"/>
            </w:rPr>
          </w:rPrChange>
        </w:rPr>
        <w:t>L</w:t>
      </w:r>
      <w:r w:rsidRPr="00BC603C">
        <w:rPr>
          <w:vertAlign w:val="subscript"/>
          <w:rPrChange w:id="1650" w:author="Николай Богомолов" w:date="2022-09-09T16:23:00Z">
            <w:rPr>
              <w:highlight w:val="cyan"/>
              <w:vertAlign w:val="subscript"/>
            </w:rPr>
          </w:rPrChange>
        </w:rPr>
        <w:t xml:space="preserve">   </w:t>
      </w:r>
      <w:r w:rsidRPr="00BC603C">
        <w:rPr>
          <w:rPrChange w:id="1651" w:author="Николай Богомолов" w:date="2022-09-09T16:23:00Z">
            <w:rPr>
              <w:highlight w:val="cyan"/>
            </w:rPr>
          </w:rPrChange>
        </w:rPr>
        <w:t xml:space="preserve">– суммарная </w:t>
      </w:r>
      <w:ins w:id="1652" w:author="Николай Богомолов" w:date="2022-09-02T14:23:00Z">
        <w:r w:rsidR="009C7E08" w:rsidRPr="00BC603C">
          <w:rPr>
            <w:rPrChange w:id="1653" w:author="Николай Богомолов" w:date="2022-09-09T16:23:00Z">
              <w:rPr>
                <w:highlight w:val="lightGray"/>
              </w:rPr>
            </w:rPrChange>
          </w:rPr>
          <w:t xml:space="preserve">фактическая </w:t>
        </w:r>
      </w:ins>
      <w:r w:rsidRPr="00BC603C">
        <w:rPr>
          <w:rPrChange w:id="1654" w:author="Николай Богомолов" w:date="2022-09-09T16:23:00Z">
            <w:rPr>
              <w:highlight w:val="cyan"/>
            </w:rPr>
          </w:rPrChange>
        </w:rPr>
        <w:t>длина технологической обрези из сообщения от СП, м</w:t>
      </w:r>
    </w:p>
    <w:p w14:paraId="11969CF8" w14:textId="77777777" w:rsidR="00613A4E" w:rsidRPr="00BC603C" w:rsidRDefault="00613A4E" w:rsidP="00613A4E">
      <w:pPr>
        <w:rPr>
          <w:rPrChange w:id="1655" w:author="Николай Богомолов" w:date="2022-09-09T16:23:00Z">
            <w:rPr>
              <w:highlight w:val="cyan"/>
            </w:rPr>
          </w:rPrChange>
        </w:rPr>
      </w:pPr>
      <w:r w:rsidRPr="00BC603C">
        <w:rPr>
          <w:rPrChange w:id="1656" w:author="Николай Богомолов" w:date="2022-09-09T16:23:00Z">
            <w:rPr>
              <w:highlight w:val="cyan"/>
            </w:rPr>
          </w:rPrChange>
        </w:rPr>
        <w:t>Для квадратной заготовки, расчет выполняется по формуле:</w:t>
      </w:r>
    </w:p>
    <w:p w14:paraId="5A1082D3" w14:textId="77777777" w:rsidR="00613A4E" w:rsidRPr="00BC603C" w:rsidRDefault="00613A4E" w:rsidP="00613A4E">
      <w:pPr>
        <w:rPr>
          <w:i/>
          <w:lang w:val="en-US"/>
          <w:rPrChange w:id="1657" w:author="Николай Богомолов" w:date="2022-09-09T16:23:00Z">
            <w:rPr>
              <w:i/>
              <w:highlight w:val="cyan"/>
              <w:lang w:val="en-US"/>
            </w:rPr>
          </w:rPrChange>
        </w:rPr>
      </w:pPr>
      <m:oMathPara>
        <m:oMath>
          <m:r>
            <w:rPr>
              <w:rFonts w:ascii="Cambria Math" w:hAnsi="Cambria Math"/>
              <w:rPrChange w:id="1658" w:author="Николай Богомолов" w:date="2022-09-09T16:23:00Z">
                <w:rPr>
                  <w:rFonts w:ascii="Cambria Math" w:hAnsi="Cambria Math"/>
                  <w:highlight w:val="cyan"/>
                </w:rPr>
              </w:rPrChange>
            </w:rPr>
            <m:t xml:space="preserve">Pтеор= </m:t>
          </m:r>
          <m:sSub>
            <m:sSubPr>
              <m:ctrlPr>
                <w:rPr>
                  <w:rFonts w:ascii="Cambria Math" w:hAnsi="Cambria Math"/>
                  <w:i/>
                </w:rPr>
              </m:ctrlPr>
            </m:sSubPr>
            <m:e>
              <m:r>
                <w:rPr>
                  <w:rFonts w:ascii="Cambria Math" w:hAnsi="Cambria Math"/>
                  <w:lang w:val="en-US"/>
                  <w:rPrChange w:id="1659" w:author="Николай Богомолов" w:date="2022-09-09T16:23:00Z">
                    <w:rPr>
                      <w:rFonts w:ascii="Cambria Math" w:hAnsi="Cambria Math"/>
                      <w:highlight w:val="cyan"/>
                      <w:lang w:val="en-US"/>
                    </w:rPr>
                  </w:rPrChange>
                </w:rPr>
                <m:t>m</m:t>
              </m:r>
            </m:e>
            <m:sub>
              <m:r>
                <w:rPr>
                  <w:rFonts w:ascii="Cambria Math" w:hAnsi="Cambria Math"/>
                  <w:rPrChange w:id="1660" w:author="Николай Богомолов" w:date="2022-09-09T16:23:00Z">
                    <w:rPr>
                      <w:rFonts w:ascii="Cambria Math" w:hAnsi="Cambria Math"/>
                      <w:highlight w:val="cyan"/>
                    </w:rPr>
                  </w:rPrChange>
                </w:rPr>
                <m:t>пм</m:t>
              </m:r>
            </m:sub>
          </m:sSub>
          <m:r>
            <w:rPr>
              <w:rFonts w:ascii="Cambria Math" w:hAnsi="Cambria Math" w:cs="Calibri"/>
              <w:rPrChange w:id="1661" w:author="Николай Богомолов" w:date="2022-09-09T16:23:00Z">
                <w:rPr>
                  <w:rFonts w:ascii="Cambria Math" w:hAnsi="Cambria Math" w:cs="Calibri"/>
                  <w:highlight w:val="cyan"/>
                </w:rPr>
              </w:rPrChange>
            </w:rPr>
            <m:t>*</m:t>
          </m:r>
          <m:r>
            <w:rPr>
              <w:rFonts w:ascii="Cambria Math" w:hAnsi="Cambria Math" w:cs="Calibri"/>
              <w:lang w:val="en-US"/>
              <w:rPrChange w:id="1662" w:author="Николай Богомолов" w:date="2022-09-09T16:23:00Z">
                <w:rPr>
                  <w:rFonts w:ascii="Cambria Math" w:hAnsi="Cambria Math" w:cs="Calibri"/>
                  <w:highlight w:val="cyan"/>
                  <w:lang w:val="en-US"/>
                </w:rPr>
              </w:rPrChange>
            </w:rPr>
            <m:t>L</m:t>
          </m:r>
        </m:oMath>
      </m:oMathPara>
    </w:p>
    <w:p w14:paraId="4677C35A" w14:textId="7BAF4FF1" w:rsidR="00613A4E" w:rsidRPr="00BC603C" w:rsidRDefault="00613A4E" w:rsidP="00613A4E">
      <w:pPr>
        <w:ind w:left="1276"/>
        <w:rPr>
          <w:rPrChange w:id="1663" w:author="Николай Богомолов" w:date="2022-09-09T16:23:00Z">
            <w:rPr>
              <w:highlight w:val="cyan"/>
            </w:rPr>
          </w:rPrChange>
        </w:rPr>
      </w:pPr>
      <w:r w:rsidRPr="00BC603C">
        <w:rPr>
          <w:rPrChange w:id="1664" w:author="Николай Богомолов" w:date="2022-09-09T16:23:00Z">
            <w:rPr>
              <w:highlight w:val="cyan"/>
            </w:rPr>
          </w:rPrChange>
        </w:rPr>
        <w:t xml:space="preserve">где: </w:t>
      </w:r>
      <w:r w:rsidRPr="00BC603C">
        <w:rPr>
          <w:lang w:val="en-US"/>
          <w:rPrChange w:id="1665" w:author="Николай Богомолов" w:date="2022-09-09T16:23:00Z">
            <w:rPr>
              <w:highlight w:val="cyan"/>
              <w:lang w:val="en-US"/>
            </w:rPr>
          </w:rPrChange>
        </w:rPr>
        <w:t>m</w:t>
      </w:r>
      <w:r w:rsidRPr="00BC603C">
        <w:rPr>
          <w:vertAlign w:val="subscript"/>
          <w:rPrChange w:id="1666" w:author="Николай Богомолов" w:date="2022-09-09T16:23:00Z">
            <w:rPr>
              <w:highlight w:val="cyan"/>
              <w:vertAlign w:val="subscript"/>
            </w:rPr>
          </w:rPrChange>
        </w:rPr>
        <w:t>пм</w:t>
      </w:r>
      <w:r w:rsidRPr="00BC603C">
        <w:rPr>
          <w:rPrChange w:id="1667" w:author="Николай Богомолов" w:date="2022-09-09T16:23:00Z">
            <w:rPr>
              <w:highlight w:val="cyan"/>
            </w:rPr>
          </w:rPrChange>
        </w:rPr>
        <w:t> – вес погонного метра квадратной НЛЗ в тоннах (значения в Таблице 10);</w:t>
      </w:r>
    </w:p>
    <w:p w14:paraId="7B8E2058" w14:textId="6093D21B" w:rsidR="00613A4E" w:rsidRPr="00C5037F" w:rsidRDefault="00613A4E" w:rsidP="00613A4E">
      <w:pPr>
        <w:ind w:left="1276"/>
      </w:pPr>
      <w:r w:rsidRPr="00BC603C">
        <w:rPr>
          <w:rPrChange w:id="1668" w:author="Николай Богомолов" w:date="2022-09-09T16:23:00Z">
            <w:rPr>
              <w:highlight w:val="cyan"/>
            </w:rPr>
          </w:rPrChange>
        </w:rPr>
        <w:lastRenderedPageBreak/>
        <w:t>        </w:t>
      </w:r>
      <w:r w:rsidRPr="00BC603C">
        <w:rPr>
          <w:lang w:val="en-US"/>
          <w:rPrChange w:id="1669" w:author="Николай Богомолов" w:date="2022-09-09T16:23:00Z">
            <w:rPr>
              <w:highlight w:val="cyan"/>
              <w:lang w:val="en-US"/>
            </w:rPr>
          </w:rPrChange>
        </w:rPr>
        <w:t>L</w:t>
      </w:r>
      <w:r w:rsidRPr="00BC603C">
        <w:rPr>
          <w:vertAlign w:val="subscript"/>
          <w:rPrChange w:id="1670" w:author="Николай Богомолов" w:date="2022-09-09T16:23:00Z">
            <w:rPr>
              <w:highlight w:val="cyan"/>
              <w:vertAlign w:val="subscript"/>
            </w:rPr>
          </w:rPrChange>
        </w:rPr>
        <w:t xml:space="preserve">   </w:t>
      </w:r>
      <w:r w:rsidRPr="00BC603C">
        <w:rPr>
          <w:rPrChange w:id="1671" w:author="Николай Богомолов" w:date="2022-09-09T16:23:00Z">
            <w:rPr>
              <w:highlight w:val="cyan"/>
            </w:rPr>
          </w:rPrChange>
        </w:rPr>
        <w:t xml:space="preserve">– суммарная </w:t>
      </w:r>
      <w:ins w:id="1672" w:author="Николай Богомолов" w:date="2022-09-02T14:23:00Z">
        <w:r w:rsidR="009C7E08" w:rsidRPr="00BC603C">
          <w:rPr>
            <w:rPrChange w:id="1673" w:author="Николай Богомолов" w:date="2022-09-09T16:23:00Z">
              <w:rPr>
                <w:highlight w:val="lightGray"/>
              </w:rPr>
            </w:rPrChange>
          </w:rPr>
          <w:t>ф</w:t>
        </w:r>
      </w:ins>
      <w:ins w:id="1674" w:author="Николай Богомолов" w:date="2022-09-02T14:24:00Z">
        <w:r w:rsidR="009C7E08" w:rsidRPr="00BC603C">
          <w:rPr>
            <w:rPrChange w:id="1675" w:author="Николай Богомолов" w:date="2022-09-09T16:23:00Z">
              <w:rPr>
                <w:highlight w:val="lightGray"/>
              </w:rPr>
            </w:rPrChange>
          </w:rPr>
          <w:t xml:space="preserve">актическая </w:t>
        </w:r>
      </w:ins>
      <w:r w:rsidRPr="00BC603C">
        <w:rPr>
          <w:rPrChange w:id="1676" w:author="Николай Богомолов" w:date="2022-09-09T16:23:00Z">
            <w:rPr>
              <w:highlight w:val="cyan"/>
            </w:rPr>
          </w:rPrChange>
        </w:rPr>
        <w:t>длина технологической обрези из сообщения от СП, м</w:t>
      </w:r>
    </w:p>
    <w:p w14:paraId="067F3E22" w14:textId="5A2BB9E4" w:rsidR="00D916C4" w:rsidRPr="0067314A" w:rsidRDefault="00932588" w:rsidP="00D916C4">
      <w:r>
        <w:t xml:space="preserve">Инфраструктура данных </w:t>
      </w:r>
      <w:r w:rsidRPr="00E62F97">
        <w:rPr>
          <w:lang w:val="en-US"/>
        </w:rPr>
        <w:t>PIMS</w:t>
      </w:r>
      <w:r>
        <w:t xml:space="preserve">, стандартным способом, отправляет сформированное сообщение в </w:t>
      </w:r>
      <w:r w:rsidRPr="00E62F97">
        <w:rPr>
          <w:lang w:val="en-US"/>
        </w:rPr>
        <w:t>MES</w:t>
      </w:r>
      <w:r w:rsidRPr="00172E6F">
        <w:t xml:space="preserve"> </w:t>
      </w:r>
      <w:r w:rsidRPr="00E62F97">
        <w:rPr>
          <w:lang w:val="en-US"/>
        </w:rPr>
        <w:t>PSImetals</w:t>
      </w:r>
      <w:r>
        <w:t>.</w:t>
      </w:r>
    </w:p>
    <w:p w14:paraId="5A7F5BA4" w14:textId="23F0CDC8" w:rsidR="00E753B4" w:rsidRPr="00E459BA" w:rsidRDefault="00932588" w:rsidP="00E753B4">
      <w:pPr>
        <w:pStyle w:val="10"/>
        <w:numPr>
          <w:ilvl w:val="0"/>
          <w:numId w:val="5"/>
        </w:numPr>
        <w:ind w:left="426" w:hanging="426"/>
      </w:pPr>
      <w:bookmarkStart w:id="1677" w:name="_Toc116467211"/>
      <w:r w:rsidRPr="00E459BA">
        <w:lastRenderedPageBreak/>
        <w:t xml:space="preserve">Обеспечение </w:t>
      </w:r>
      <w:r w:rsidR="00BF3630" w:rsidRPr="00E459BA">
        <w:t>над</w:t>
      </w:r>
      <w:r w:rsidR="00BF3630">
        <w:t>ё</w:t>
      </w:r>
      <w:r w:rsidR="00BF3630" w:rsidRPr="00E459BA">
        <w:t xml:space="preserve">жности </w:t>
      </w:r>
      <w:r w:rsidRPr="00E459BA">
        <w:t>и информационной безопасности</w:t>
      </w:r>
      <w:bookmarkEnd w:id="1677"/>
      <w:r w:rsidRPr="00E459BA">
        <w:t xml:space="preserve"> </w:t>
      </w:r>
    </w:p>
    <w:p w14:paraId="62EB92BE" w14:textId="77777777" w:rsidR="00E753B4" w:rsidRPr="00E459BA" w:rsidRDefault="00932588" w:rsidP="00E753B4">
      <w:pPr>
        <w:pStyle w:val="2"/>
        <w:numPr>
          <w:ilvl w:val="1"/>
          <w:numId w:val="5"/>
        </w:numPr>
        <w:ind w:left="709"/>
      </w:pPr>
      <w:bookmarkStart w:id="1678" w:name="_Toc116467212"/>
      <w:r w:rsidRPr="00E459BA">
        <w:t>Обеспечение надёжности СП</w:t>
      </w:r>
      <w:bookmarkEnd w:id="1678"/>
      <w:r w:rsidRPr="00E459BA">
        <w:t xml:space="preserve"> </w:t>
      </w:r>
    </w:p>
    <w:p w14:paraId="02698002" w14:textId="77777777" w:rsidR="00E753B4" w:rsidRPr="00E459BA" w:rsidRDefault="00932588" w:rsidP="00E753B4">
      <w:r w:rsidRPr="00E459BA">
        <w:t>При построении СП используются широко распространённые решения в области автоматизации, применяемые специалистами АО «ВТЗ» в настоящий момент. Аппаратные компоненты СП ремонтопригодны и обладают возможностью быстрой замены в случае выхода из строя. При этом, специалистами АО «ВТЗ» обеспечивается хранение актуального ПО СП, что позволяет в кратчайшее время устанавливать требуемое ПО на заменяемый аппаратный компонент.</w:t>
      </w:r>
    </w:p>
    <w:p w14:paraId="24607F4E" w14:textId="77777777" w:rsidR="00E753B4" w:rsidRPr="00E459BA" w:rsidRDefault="00932588" w:rsidP="00E753B4">
      <w:r w:rsidRPr="00E459BA">
        <w:t xml:space="preserve">Для взаимодействия со средствами базовой автоматизации и получения сигналов, необходимых для прослеживаемости, используются промышленные контроллеры с высокой наработкой на отказ, поддерживающие чтение данных и обработку поступающих сигналов в реальном времени. </w:t>
      </w:r>
    </w:p>
    <w:p w14:paraId="25009E1E" w14:textId="77777777" w:rsidR="00E753B4" w:rsidRPr="00E459BA" w:rsidRDefault="00932588" w:rsidP="00E753B4">
      <w:r w:rsidRPr="00E459BA">
        <w:rPr>
          <w:rFonts w:cstheme="minorHAnsi"/>
        </w:rPr>
        <w:t>Архитектура СП обеспечивает сохранение работоспособности основных функций при выходе из строя отдельных элементов и возможность ремонта или замены неисправных элементов без остановки технологического процесса.</w:t>
      </w:r>
    </w:p>
    <w:p w14:paraId="23BEBA05" w14:textId="77777777" w:rsidR="00E753B4" w:rsidRPr="00E459BA" w:rsidRDefault="00932588" w:rsidP="00E753B4">
      <w:r w:rsidRPr="00E459BA">
        <w:t>Для обеспечения устойчивости СП к кратковременным потерям связи между КП и сервером приложений СП все фиксируемые нижним уровнем события записываются в очередь передачи. В случае разрыва связи вся информация о создании ОП и их перемещениях по рабочим центрам копится в очереди передачи в привязке ко времени.  После восстановления связи, верхний уровень СП вычитывает данную очередь и полностью восстанавливает произошедшие события. Глубина очереди зависит от объёма карты памяти КП СП.</w:t>
      </w:r>
    </w:p>
    <w:p w14:paraId="66F3127A" w14:textId="77777777" w:rsidR="00E753B4" w:rsidRPr="00E459BA" w:rsidRDefault="00932588" w:rsidP="00E753B4">
      <w:r w:rsidRPr="00E459BA">
        <w:t xml:space="preserve">ПО СП, устанавливаемое на АРМы операторов, предусматривает проверку вводимых оператором данных на корректность и целостность. В СП отсутствует возможность несанкционированного доступа к отдельным компонентам ПО СП. В ПО СП реализованы алгоритмы предупреждения операторов АРМа о возможных ошибках при работе с СП. </w:t>
      </w:r>
    </w:p>
    <w:p w14:paraId="1618C929" w14:textId="77777777" w:rsidR="00E753B4" w:rsidRPr="00E459BA" w:rsidRDefault="00932588" w:rsidP="00E753B4">
      <w:r w:rsidRPr="00E459BA">
        <w:t xml:space="preserve">При сбоях в работе средств автоматизации, приводящих к невозможности фиксировать выполнение технологических операций и регистрировать переходы ОП по транспортным агрегатам, СП предоставляет оператору АРМа инструменты, позволяющие выполнять ручную регистрацию необходимых событий. </w:t>
      </w:r>
    </w:p>
    <w:p w14:paraId="4FE9E084" w14:textId="77777777" w:rsidR="00E753B4" w:rsidRPr="00E459BA" w:rsidRDefault="00932588" w:rsidP="00E753B4">
      <w:r w:rsidRPr="00E459BA">
        <w:t xml:space="preserve">Исполняемые файлы программных компонентов СП исключают возможность их модификации кем либо, кроме специалистов ООО «Проматис ИТ». ПО СП позволяет добавлять программные компоненты в СП </w:t>
      </w:r>
      <w:r w:rsidR="00B225A4" w:rsidRPr="00E459BA">
        <w:t>путём</w:t>
      </w:r>
      <w:r w:rsidRPr="00E459BA">
        <w:t xml:space="preserve"> реализации взаимодействия с публичным интерфейсом существующих компонентов. При этом, публичный интерфейс программных компонентов СП предусматривает идентификацию взаимодействующего с ним клиента, а также проверку передаваемых ему данных на корректность и целостность.</w:t>
      </w:r>
    </w:p>
    <w:p w14:paraId="5A5711C0" w14:textId="77777777" w:rsidR="00E753B4" w:rsidRPr="00E459BA" w:rsidRDefault="00932588" w:rsidP="00E753B4">
      <w:r w:rsidRPr="00E459BA">
        <w:t>В СП предусмотрен модуль самодиагностики, который позволяет следить за работоспособностью компонентов СП и состоянием связей между ними. В рамках этого модуля, контролируется состояние программных модулей сервера приложений СП, состояние хранилища данных СП и его связи с сервером приложений СП, состояние компонентов внешней интеграции.</w:t>
      </w:r>
    </w:p>
    <w:p w14:paraId="5950DEDF" w14:textId="43A6940B" w:rsidR="00E753B4" w:rsidRPr="00E459BA" w:rsidRDefault="00932588" w:rsidP="00E753B4">
      <w:r w:rsidRPr="00E459BA">
        <w:t xml:space="preserve">Нижний уровень СП </w:t>
      </w:r>
      <w:r w:rsidR="00876698" w:rsidRPr="00E459BA">
        <w:t xml:space="preserve">фиксирует </w:t>
      </w:r>
      <w:r w:rsidRPr="00E459BA">
        <w:t>ошибки, возникающие при перемещениях ОП</w:t>
      </w:r>
      <w:r w:rsidR="00876698" w:rsidRPr="00E459BA">
        <w:t xml:space="preserve">. </w:t>
      </w:r>
      <w:r w:rsidRPr="00E459BA">
        <w:t xml:space="preserve"> </w:t>
      </w:r>
      <w:r w:rsidR="00DD005C" w:rsidRPr="00E459BA">
        <w:t>Например,</w:t>
      </w:r>
      <w:r w:rsidRPr="00E459BA">
        <w:t xml:space="preserve"> если на позиции, куда перемещается ОП присутствует другой ОП или на позиции, откуда перемещается ОП, ничего нет. В этом случае, модуль диагностики регистрирует ошибки в работе СП.</w:t>
      </w:r>
    </w:p>
    <w:p w14:paraId="0E82EEFA" w14:textId="77777777" w:rsidR="00E753B4" w:rsidRPr="00E459BA" w:rsidRDefault="00932588" w:rsidP="00E753B4">
      <w:r w:rsidRPr="00E459BA">
        <w:t>Модуль самодиагностики СП позволяет просматривать журнал об ошибках в работе компонентов СП за указанный период. Срок хранения информации по ошибкам СП определяется на этапе внедрения СП.</w:t>
      </w:r>
    </w:p>
    <w:p w14:paraId="501697C1" w14:textId="77777777" w:rsidR="00E753B4" w:rsidRPr="00E459BA" w:rsidRDefault="00932588" w:rsidP="00E753B4">
      <w:r w:rsidRPr="00E459BA">
        <w:lastRenderedPageBreak/>
        <w:t xml:space="preserve">В рамках модуля самодиагностики реализована возможность настройки оповещения ответственных специалистов АО «ВТЗ» при возникновении каких-либо событий в СП. Оповещение возможно посредством </w:t>
      </w:r>
      <w:r w:rsidRPr="00E459BA">
        <w:rPr>
          <w:lang w:val="en-US"/>
        </w:rPr>
        <w:t>email</w:t>
      </w:r>
      <w:r w:rsidRPr="00E459BA">
        <w:t xml:space="preserve"> сообщений, на адреса электронной почты ответственных сотрудников.  </w:t>
      </w:r>
    </w:p>
    <w:p w14:paraId="0DC8A407" w14:textId="77777777" w:rsidR="00E753B4" w:rsidRPr="00E459BA" w:rsidRDefault="00932588" w:rsidP="00E753B4">
      <w:pPr>
        <w:pStyle w:val="2"/>
        <w:numPr>
          <w:ilvl w:val="1"/>
          <w:numId w:val="5"/>
        </w:numPr>
        <w:ind w:left="709"/>
      </w:pPr>
      <w:bookmarkStart w:id="1679" w:name="_Toc105065437"/>
      <w:bookmarkStart w:id="1680" w:name="_Toc116467213"/>
      <w:r w:rsidRPr="00E459BA">
        <w:t>Обеспечение информационной безопасности</w:t>
      </w:r>
      <w:bookmarkEnd w:id="1679"/>
      <w:bookmarkEnd w:id="1680"/>
    </w:p>
    <w:p w14:paraId="65495D02" w14:textId="77777777" w:rsidR="00E753B4" w:rsidRPr="00E459BA" w:rsidRDefault="00932588" w:rsidP="00E753B4">
      <w:pPr>
        <w:rPr>
          <w:rFonts w:cstheme="minorHAnsi"/>
        </w:rPr>
      </w:pPr>
      <w:r w:rsidRPr="00E459BA">
        <w:rPr>
          <w:rFonts w:cstheme="minorHAnsi"/>
        </w:rPr>
        <w:t xml:space="preserve">ПО СП обеспечивает доступ к информационным ресурсам СП как по локальной </w:t>
      </w:r>
      <w:r w:rsidR="00B225A4" w:rsidRPr="00E459BA">
        <w:rPr>
          <w:rFonts w:cstheme="minorHAnsi"/>
        </w:rPr>
        <w:t>учётной</w:t>
      </w:r>
      <w:r w:rsidRPr="00E459BA">
        <w:rPr>
          <w:rFonts w:cstheme="minorHAnsi"/>
        </w:rPr>
        <w:t xml:space="preserve"> записи, так и под доменной уч</w:t>
      </w:r>
      <w:r w:rsidR="00504692" w:rsidRPr="00E459BA">
        <w:rPr>
          <w:rFonts w:cstheme="minorHAnsi"/>
        </w:rPr>
        <w:t>ё</w:t>
      </w:r>
      <w:r w:rsidRPr="00E459BA">
        <w:rPr>
          <w:rFonts w:cstheme="minorHAnsi"/>
        </w:rPr>
        <w:t>тной записью пользователя. В процессе доступа к информационным ресурсам СП осуществляется аутентификация и авторизация пользователей системы.</w:t>
      </w:r>
    </w:p>
    <w:p w14:paraId="4A8205F8" w14:textId="77777777" w:rsidR="00E753B4" w:rsidRPr="00E459BA" w:rsidRDefault="00932588" w:rsidP="00E753B4">
      <w:r w:rsidRPr="00E459BA">
        <w:rPr>
          <w:rFonts w:cstheme="minorHAnsi"/>
        </w:rPr>
        <w:t>В СП реализован механизм назначения ролей каждому пользователю, которые определяют минимально допустимый набор его прав, необходимых для полноценного выполнения своих рабочих обязанностей.</w:t>
      </w:r>
      <w:r w:rsidRPr="00E459BA">
        <w:t xml:space="preserve"> </w:t>
      </w:r>
    </w:p>
    <w:p w14:paraId="792BD8AD" w14:textId="77777777" w:rsidR="00E753B4" w:rsidRPr="00E459BA" w:rsidRDefault="00932588" w:rsidP="00E753B4">
      <w:r w:rsidRPr="00E459BA">
        <w:t>ПО СП обеспечивает возможность управления уч</w:t>
      </w:r>
      <w:r w:rsidR="00504692" w:rsidRPr="00E459BA">
        <w:t>ё</w:t>
      </w:r>
      <w:r w:rsidRPr="00E459BA">
        <w:t>тными записями пользователей, в рамках редактирования набора прав доступа, установки пароля и блокировки учётной записи. Для пароля пользователя реализована возможность установки политики безопасности в области парольной защиты (установка частоты смены пароля и правил по его сложности). В СП запрещено использование паролей, не удовлетворяющих требованиям информационной безопасности на предприятии.</w:t>
      </w:r>
    </w:p>
    <w:p w14:paraId="22246008" w14:textId="77777777" w:rsidR="00E753B4" w:rsidRPr="00E459BA" w:rsidRDefault="00932588" w:rsidP="00E753B4">
      <w:r w:rsidRPr="00E459BA">
        <w:t>В ПО СП реализован механизм журналирования всех действий пользователя, связанных с ручной регистрацией каких-либо действий над ОП (крановые операции, переходы ОП между позициями и т.п.), а также информации о переходах ОП, поступающей от КП СП. Перечень событий, подлежащих журналированию, может быть скорректирован на этапе внедрения СП. В ПО СП не осуществляется ведение на клиентских ПК какого-либо журнала ошибок системы и действий пользователя.</w:t>
      </w:r>
    </w:p>
    <w:p w14:paraId="6884DE0F" w14:textId="77777777" w:rsidR="00E753B4" w:rsidRDefault="00932588" w:rsidP="00E753B4">
      <w:r w:rsidRPr="00E459BA">
        <w:t xml:space="preserve">В ПО СП отсутствует возможность отправки прямых </w:t>
      </w:r>
      <w:r w:rsidRPr="00E459BA">
        <w:rPr>
          <w:lang w:val="en-US"/>
        </w:rPr>
        <w:t>SQL</w:t>
      </w:r>
      <w:r w:rsidRPr="00E459BA">
        <w:t xml:space="preserve"> запросов к БД из клиентского приложения. Все обращения к информационным ресурсам СП могут выполняться только авторизованными пользователями СП.</w:t>
      </w:r>
      <w:r>
        <w:t xml:space="preserve">  </w:t>
      </w:r>
    </w:p>
    <w:p w14:paraId="4C47C668" w14:textId="77777777" w:rsidR="00D916C4" w:rsidRPr="0067314A" w:rsidRDefault="00D916C4" w:rsidP="00E13E31"/>
    <w:p w14:paraId="78935F44" w14:textId="77777777" w:rsidR="00A57FBD" w:rsidRDefault="00932588" w:rsidP="00D3405F">
      <w:pPr>
        <w:pStyle w:val="10"/>
        <w:numPr>
          <w:ilvl w:val="0"/>
          <w:numId w:val="5"/>
        </w:numPr>
        <w:spacing w:after="120"/>
        <w:ind w:left="426" w:hanging="426"/>
      </w:pPr>
      <w:r>
        <w:lastRenderedPageBreak/>
        <w:t xml:space="preserve">  </w:t>
      </w:r>
      <w:bookmarkStart w:id="1681" w:name="_Toc109637049"/>
      <w:bookmarkStart w:id="1682" w:name="_Toc116467214"/>
      <w:r>
        <w:t>Требования к существующему комплексу технических средств</w:t>
      </w:r>
      <w:bookmarkEnd w:id="1681"/>
      <w:bookmarkEnd w:id="1682"/>
    </w:p>
    <w:p w14:paraId="48BAAB97" w14:textId="77777777" w:rsidR="00E721F8" w:rsidRPr="009B558D" w:rsidRDefault="00932588" w:rsidP="00E721F8">
      <w:r w:rsidRPr="009B558D">
        <w:t xml:space="preserve">Перечень существующих </w:t>
      </w:r>
      <w:r w:rsidR="00E962C5">
        <w:t xml:space="preserve">АРМ, </w:t>
      </w:r>
      <w:r w:rsidRPr="009B558D">
        <w:t>контроллеров технологии и транспортной механизации, участвующих в работе СП показаны на схеме КТС, а также отмечены в Перечне технических средств автоматизации признаком «существует».</w:t>
      </w:r>
    </w:p>
    <w:p w14:paraId="3C558B4F" w14:textId="77777777" w:rsidR="00E721F8" w:rsidRPr="00BC603C" w:rsidRDefault="00932588" w:rsidP="00E721F8">
      <w:r w:rsidRPr="009B558D">
        <w:t xml:space="preserve">Во всех задействованных ПЛК к началу </w:t>
      </w:r>
      <w:r w:rsidRPr="00BC603C">
        <w:t xml:space="preserve">наладочных работ </w:t>
      </w:r>
      <w:r w:rsidR="00BD0266" w:rsidRPr="00BC603C">
        <w:rPr>
          <w:rPrChange w:id="1683" w:author="Николай Богомолов" w:date="2022-09-09T16:24:00Z">
            <w:rPr>
              <w:highlight w:val="cyan"/>
            </w:rPr>
          </w:rPrChange>
        </w:rPr>
        <w:t>специалистами АО «ВТЗ»</w:t>
      </w:r>
      <w:r w:rsidR="00BD0266" w:rsidRPr="00BC603C">
        <w:t xml:space="preserve"> </w:t>
      </w:r>
      <w:r w:rsidRPr="00BC603C">
        <w:t>должны быть подготовлены блоки обмена. Также эти ПЛК должны быть объединены в локальную сеть передачи данных на каждом из участков: УНРС-1, УНРС-2, УНРС-3.</w:t>
      </w:r>
    </w:p>
    <w:p w14:paraId="38CE2C2B" w14:textId="77777777" w:rsidR="00E721F8" w:rsidRPr="00BC603C" w:rsidRDefault="00932588" w:rsidP="00E721F8">
      <w:r w:rsidRPr="00BC603C">
        <w:t>Перечень датчиков, используемых системой, будет уточняться в рабочем порядке</w:t>
      </w:r>
      <w:r w:rsidR="00C83585" w:rsidRPr="00BC603C">
        <w:t>.</w:t>
      </w:r>
    </w:p>
    <w:p w14:paraId="588138A0" w14:textId="77777777" w:rsidR="00C83585" w:rsidRDefault="00932588" w:rsidP="00C83585">
      <w:r w:rsidRPr="00BC603C">
        <w:rPr>
          <w:rFonts w:eastAsia="Tahoma-Identity-H"/>
        </w:rPr>
        <w:t xml:space="preserve">Для удобства обмена в контроллерах технологии и транспорта все требуемые для анализа прослеживаемости сигналы собраны в один блок данных. </w:t>
      </w:r>
      <w:r w:rsidRPr="00BC603C">
        <w:rPr>
          <w:rFonts w:eastAsia="Tahoma-Identity-H"/>
          <w:rPrChange w:id="1684" w:author="Николай Богомолов" w:date="2022-09-09T16:24:00Z">
            <w:rPr>
              <w:rFonts w:eastAsia="Tahoma-Identity-H"/>
              <w:highlight w:val="cyan"/>
            </w:rPr>
          </w:rPrChange>
        </w:rPr>
        <w:t>В</w:t>
      </w:r>
      <w:r w:rsidR="00BD0266" w:rsidRPr="00BC603C">
        <w:rPr>
          <w:rFonts w:eastAsia="Tahoma-Identity-H"/>
          <w:rPrChange w:id="1685" w:author="Николай Богомолов" w:date="2022-09-09T16:24:00Z">
            <w:rPr>
              <w:rFonts w:eastAsia="Tahoma-Identity-H"/>
              <w:highlight w:val="cyan"/>
            </w:rPr>
          </w:rPrChange>
        </w:rPr>
        <w:t xml:space="preserve"> КП</w:t>
      </w:r>
      <w:r w:rsidRPr="00BC603C">
        <w:rPr>
          <w:rFonts w:eastAsia="Tahoma-Identity-H"/>
        </w:rPr>
        <w:t xml:space="preserve"> созданы точно такие же блоки. Они полностью совпадают по размеру и наполнению.</w:t>
      </w:r>
      <w:r>
        <w:rPr>
          <w:rFonts w:eastAsia="Tahoma-Identity-H"/>
        </w:rPr>
        <w:t xml:space="preserve"> </w:t>
      </w:r>
    </w:p>
    <w:p w14:paraId="70662525" w14:textId="77777777" w:rsidR="00C83585" w:rsidRPr="009B558D" w:rsidRDefault="00932588" w:rsidP="00C83585">
      <w:r w:rsidRPr="009B558D">
        <w:t>Для корректной работы СП все используемые системой датчики должны поддерживаться в работоспособном состоянии, своевременно поверяться и калиброваться, при необходимо</w:t>
      </w:r>
      <w:r>
        <w:t>с</w:t>
      </w:r>
      <w:r w:rsidRPr="009B558D">
        <w:t xml:space="preserve">ти.  </w:t>
      </w:r>
    </w:p>
    <w:p w14:paraId="19ABE02C" w14:textId="77777777" w:rsidR="00C60379" w:rsidRDefault="00932588" w:rsidP="001D144D">
      <w:r>
        <w:t xml:space="preserve">При невозможности передать данные в СП по </w:t>
      </w:r>
      <w:r>
        <w:rPr>
          <w:lang w:val="en-US"/>
        </w:rPr>
        <w:t>Ethernet</w:t>
      </w:r>
      <w:r w:rsidRPr="00E721F8">
        <w:t xml:space="preserve"> </w:t>
      </w:r>
      <w:r>
        <w:t xml:space="preserve">существующие ПЛК технологии и транспорта </w:t>
      </w:r>
      <w:r w:rsidR="00BD4706">
        <w:t>до оснащаются</w:t>
      </w:r>
      <w:r>
        <w:t xml:space="preserve"> коммуникационными процессорами, которые подключаются в ТСПД. ЛВС конфигурируется таким образом, чтобы контроллер СП имел возможность считать данные через </w:t>
      </w:r>
      <w:r>
        <w:rPr>
          <w:lang w:val="en-US"/>
        </w:rPr>
        <w:t>S</w:t>
      </w:r>
      <w:r w:rsidRPr="00E721F8">
        <w:t>7-</w:t>
      </w:r>
      <w:r>
        <w:t>соединение.</w:t>
      </w:r>
    </w:p>
    <w:p w14:paraId="71C3C8D4" w14:textId="0A44E99A" w:rsidR="007D706C" w:rsidRDefault="00932588" w:rsidP="001D144D">
      <w:r w:rsidRPr="00E459BA">
        <w:t>Существующие технологические ПЛК</w:t>
      </w:r>
      <w:r w:rsidR="00276081" w:rsidRPr="00E459BA">
        <w:t xml:space="preserve"> без доступа в сеть ТСПД по </w:t>
      </w:r>
      <w:r w:rsidR="00276081" w:rsidRPr="00E459BA">
        <w:rPr>
          <w:lang w:val="en-US"/>
        </w:rPr>
        <w:t>ethernet</w:t>
      </w:r>
      <w:r w:rsidR="00276081" w:rsidRPr="00E459BA">
        <w:t xml:space="preserve"> </w:t>
      </w:r>
      <w:r w:rsidR="00101D95" w:rsidRPr="00E459BA">
        <w:t xml:space="preserve">(на момент обследования) </w:t>
      </w:r>
      <w:r w:rsidR="00276081" w:rsidRPr="00E459BA">
        <w:t xml:space="preserve">представлены </w:t>
      </w:r>
      <w:r w:rsidRPr="00E459BA">
        <w:t>в Таблице</w:t>
      </w:r>
      <w:r w:rsidR="00276081" w:rsidRPr="00E459BA">
        <w:t> </w:t>
      </w:r>
      <w:r w:rsidR="00066BDF" w:rsidRPr="00066BDF">
        <w:t>1</w:t>
      </w:r>
      <w:r w:rsidR="00613A4E">
        <w:t>1</w:t>
      </w:r>
      <w:r w:rsidRPr="00E459BA">
        <w:t>.</w:t>
      </w:r>
    </w:p>
    <w:p w14:paraId="7EFC6CD7" w14:textId="188AFA24" w:rsidR="00E459BA" w:rsidRPr="00E459BA" w:rsidRDefault="00932588" w:rsidP="00E459BA">
      <w:pPr>
        <w:spacing w:after="0"/>
        <w:jc w:val="right"/>
        <w:rPr>
          <w:i/>
          <w:iCs/>
        </w:rPr>
      </w:pPr>
      <w:r w:rsidRPr="00E459BA">
        <w:rPr>
          <w:i/>
          <w:iCs/>
        </w:rPr>
        <w:t xml:space="preserve">Таблица </w:t>
      </w:r>
      <w:r w:rsidR="00066BDF" w:rsidRPr="00F26C37">
        <w:rPr>
          <w:i/>
          <w:iCs/>
        </w:rPr>
        <w:t>1</w:t>
      </w:r>
      <w:r w:rsidR="00613A4E">
        <w:rPr>
          <w:i/>
          <w:iCs/>
        </w:rPr>
        <w:t>1</w:t>
      </w:r>
      <w:r w:rsidR="00B64429">
        <w:rPr>
          <w:i/>
          <w:iCs/>
        </w:rPr>
        <w:t xml:space="preserve">. ПЛК технологии, требующие дооснащения коммуникационными процессорами с поддержкой </w:t>
      </w:r>
      <w:r w:rsidR="00B64429">
        <w:rPr>
          <w:i/>
          <w:iCs/>
          <w:lang w:val="en-US"/>
        </w:rPr>
        <w:t>ethernet</w:t>
      </w:r>
      <w:r w:rsidR="00B64429">
        <w:rPr>
          <w:i/>
          <w:iCs/>
        </w:rPr>
        <w:t>.</w:t>
      </w:r>
      <w:r w:rsidRPr="00E459BA">
        <w:rPr>
          <w:i/>
          <w:iCs/>
        </w:rPr>
        <w:t xml:space="preserve"> </w:t>
      </w:r>
    </w:p>
    <w:tbl>
      <w:tblPr>
        <w:tblStyle w:val="a9"/>
        <w:tblW w:w="0" w:type="auto"/>
        <w:tblLook w:val="04A0" w:firstRow="1" w:lastRow="0" w:firstColumn="1" w:lastColumn="0" w:noHBand="0" w:noVBand="1"/>
      </w:tblPr>
      <w:tblGrid>
        <w:gridCol w:w="2121"/>
        <w:gridCol w:w="1594"/>
        <w:gridCol w:w="4360"/>
        <w:gridCol w:w="1270"/>
      </w:tblGrid>
      <w:tr w:rsidR="009162F4" w14:paraId="67E0E254" w14:textId="77777777" w:rsidTr="00AC2C73">
        <w:tc>
          <w:tcPr>
            <w:tcW w:w="2121" w:type="dxa"/>
          </w:tcPr>
          <w:p w14:paraId="34E86FD0" w14:textId="77777777" w:rsidR="009D5599" w:rsidRPr="00E459BA" w:rsidRDefault="00932588" w:rsidP="00276081">
            <w:pPr>
              <w:jc w:val="center"/>
            </w:pPr>
            <w:r w:rsidRPr="00E459BA">
              <w:t>Номер в перечне</w:t>
            </w:r>
            <w:r w:rsidR="00AC2C73" w:rsidRPr="00E459BA">
              <w:t xml:space="preserve"> ТС</w:t>
            </w:r>
            <w:r w:rsidRPr="00E459BA">
              <w:t xml:space="preserve"> </w:t>
            </w:r>
            <w:r w:rsidR="00276081" w:rsidRPr="00E459BA">
              <w:t>(Приложение 2)</w:t>
            </w:r>
          </w:p>
        </w:tc>
        <w:tc>
          <w:tcPr>
            <w:tcW w:w="1594" w:type="dxa"/>
          </w:tcPr>
          <w:p w14:paraId="54165434" w14:textId="77777777" w:rsidR="009D5599" w:rsidRPr="00E459BA" w:rsidRDefault="00932588" w:rsidP="00276081">
            <w:pPr>
              <w:jc w:val="center"/>
            </w:pPr>
            <w:r w:rsidRPr="00E459BA">
              <w:t>Расположение ПЛК</w:t>
            </w:r>
          </w:p>
        </w:tc>
        <w:tc>
          <w:tcPr>
            <w:tcW w:w="4360" w:type="dxa"/>
          </w:tcPr>
          <w:p w14:paraId="77A94054" w14:textId="77777777" w:rsidR="009D5599" w:rsidRPr="00E459BA" w:rsidRDefault="00932588" w:rsidP="00AC2C73">
            <w:pPr>
              <w:spacing w:before="120" w:after="0"/>
              <w:jc w:val="center"/>
            </w:pPr>
            <w:r w:rsidRPr="00E459BA">
              <w:t>Название ПЛК</w:t>
            </w:r>
          </w:p>
        </w:tc>
        <w:tc>
          <w:tcPr>
            <w:tcW w:w="1270" w:type="dxa"/>
          </w:tcPr>
          <w:p w14:paraId="3315D6DE" w14:textId="77777777" w:rsidR="009D5599" w:rsidRPr="00E459BA" w:rsidRDefault="00932588" w:rsidP="00AC2C73">
            <w:pPr>
              <w:spacing w:before="120" w:after="0"/>
              <w:jc w:val="center"/>
            </w:pPr>
            <w:r w:rsidRPr="00E459BA">
              <w:t>Серия</w:t>
            </w:r>
            <w:r w:rsidR="007D706C" w:rsidRPr="00E459BA">
              <w:t xml:space="preserve"> ПЛК</w:t>
            </w:r>
          </w:p>
        </w:tc>
      </w:tr>
      <w:tr w:rsidR="009162F4" w14:paraId="5398032C" w14:textId="77777777" w:rsidTr="00AC2C73">
        <w:tc>
          <w:tcPr>
            <w:tcW w:w="2121" w:type="dxa"/>
          </w:tcPr>
          <w:p w14:paraId="3957AEFF" w14:textId="77777777" w:rsidR="009D5599" w:rsidRPr="00E459BA" w:rsidRDefault="00932588" w:rsidP="00AC2C73">
            <w:pPr>
              <w:spacing w:before="240" w:after="0"/>
              <w:jc w:val="center"/>
              <w:rPr>
                <w:lang w:val="en-US"/>
              </w:rPr>
            </w:pPr>
            <w:r w:rsidRPr="00E459BA">
              <w:rPr>
                <w:lang w:val="en-US"/>
              </w:rPr>
              <w:t>038</w:t>
            </w:r>
          </w:p>
        </w:tc>
        <w:tc>
          <w:tcPr>
            <w:tcW w:w="1594" w:type="dxa"/>
          </w:tcPr>
          <w:p w14:paraId="73E1377D" w14:textId="77777777" w:rsidR="009D5599" w:rsidRPr="00E459BA" w:rsidRDefault="00932588" w:rsidP="00AC2C73">
            <w:pPr>
              <w:spacing w:before="240" w:after="0"/>
            </w:pPr>
            <w:r w:rsidRPr="00E459BA">
              <w:t>РП24 (3 этаж)</w:t>
            </w:r>
          </w:p>
        </w:tc>
        <w:tc>
          <w:tcPr>
            <w:tcW w:w="4360" w:type="dxa"/>
          </w:tcPr>
          <w:p w14:paraId="221AA1DC" w14:textId="77777777" w:rsidR="009D5599" w:rsidRPr="00E459BA" w:rsidRDefault="00932588" w:rsidP="00AC2C73">
            <w:pPr>
              <w:jc w:val="left"/>
            </w:pPr>
            <w:r w:rsidRPr="00E459BA">
              <w:t>ША 1: ПЛК 1 Столы охлаждения МНЛЗ-1</w:t>
            </w:r>
          </w:p>
        </w:tc>
        <w:tc>
          <w:tcPr>
            <w:tcW w:w="1270" w:type="dxa"/>
          </w:tcPr>
          <w:p w14:paraId="72C03AAD" w14:textId="77777777" w:rsidR="009D5599" w:rsidRPr="00E459BA" w:rsidRDefault="00932588" w:rsidP="00276081">
            <w:pPr>
              <w:jc w:val="center"/>
              <w:rPr>
                <w:lang w:val="en-US"/>
              </w:rPr>
            </w:pPr>
            <w:r w:rsidRPr="00E459BA">
              <w:rPr>
                <w:lang w:val="en-US"/>
              </w:rPr>
              <w:t>Siemens S7-400</w:t>
            </w:r>
          </w:p>
        </w:tc>
      </w:tr>
      <w:tr w:rsidR="009162F4" w14:paraId="23738E81" w14:textId="77777777" w:rsidTr="00AC2C73">
        <w:tc>
          <w:tcPr>
            <w:tcW w:w="2121" w:type="dxa"/>
          </w:tcPr>
          <w:p w14:paraId="09BE806F" w14:textId="77777777" w:rsidR="009D5599" w:rsidRPr="00E459BA" w:rsidRDefault="00932588" w:rsidP="00AC2C73">
            <w:pPr>
              <w:spacing w:before="240" w:after="0"/>
              <w:jc w:val="center"/>
              <w:rPr>
                <w:lang w:val="en-US"/>
              </w:rPr>
            </w:pPr>
            <w:r w:rsidRPr="00E459BA">
              <w:rPr>
                <w:lang w:val="en-US"/>
              </w:rPr>
              <w:t>039</w:t>
            </w:r>
          </w:p>
        </w:tc>
        <w:tc>
          <w:tcPr>
            <w:tcW w:w="1594" w:type="dxa"/>
          </w:tcPr>
          <w:p w14:paraId="6C51E6CE" w14:textId="77777777" w:rsidR="009D5599" w:rsidRPr="00E459BA" w:rsidRDefault="00932588" w:rsidP="00AC2C73">
            <w:pPr>
              <w:spacing w:before="240" w:after="0"/>
            </w:pPr>
            <w:r w:rsidRPr="00E459BA">
              <w:t>РП24 (3 этаж)</w:t>
            </w:r>
          </w:p>
        </w:tc>
        <w:tc>
          <w:tcPr>
            <w:tcW w:w="4360" w:type="dxa"/>
          </w:tcPr>
          <w:p w14:paraId="1D106DCA" w14:textId="77777777" w:rsidR="009D5599" w:rsidRPr="00E459BA" w:rsidRDefault="00932588" w:rsidP="00AC2C73">
            <w:pPr>
              <w:jc w:val="left"/>
            </w:pPr>
            <w:r w:rsidRPr="00E459BA">
              <w:t>ША 3: ПЛК 1 Столы охлаждения МНЛЗ-1</w:t>
            </w:r>
          </w:p>
        </w:tc>
        <w:tc>
          <w:tcPr>
            <w:tcW w:w="1270" w:type="dxa"/>
          </w:tcPr>
          <w:p w14:paraId="1A50A917" w14:textId="77777777" w:rsidR="009D5599" w:rsidRPr="00E459BA" w:rsidRDefault="00932588" w:rsidP="00276081">
            <w:pPr>
              <w:jc w:val="center"/>
            </w:pPr>
            <w:r w:rsidRPr="00E459BA">
              <w:rPr>
                <w:lang w:val="en-US"/>
              </w:rPr>
              <w:t>Siemens S7-400</w:t>
            </w:r>
          </w:p>
        </w:tc>
      </w:tr>
      <w:tr w:rsidR="009162F4" w14:paraId="56A0B69C" w14:textId="77777777" w:rsidTr="00AC2C73">
        <w:tc>
          <w:tcPr>
            <w:tcW w:w="2121" w:type="dxa"/>
          </w:tcPr>
          <w:p w14:paraId="232EB8B7" w14:textId="77777777" w:rsidR="009D5599" w:rsidRPr="00E459BA" w:rsidRDefault="00932588" w:rsidP="00AC2C73">
            <w:pPr>
              <w:spacing w:before="240" w:after="0"/>
              <w:jc w:val="center"/>
              <w:rPr>
                <w:lang w:val="en-US"/>
              </w:rPr>
            </w:pPr>
            <w:r w:rsidRPr="00E459BA">
              <w:rPr>
                <w:lang w:val="en-US"/>
              </w:rPr>
              <w:t>040</w:t>
            </w:r>
          </w:p>
        </w:tc>
        <w:tc>
          <w:tcPr>
            <w:tcW w:w="1594" w:type="dxa"/>
          </w:tcPr>
          <w:p w14:paraId="527113C1" w14:textId="77777777" w:rsidR="009D5599" w:rsidRPr="00E459BA" w:rsidRDefault="00932588" w:rsidP="00AC2C73">
            <w:pPr>
              <w:spacing w:before="240" w:after="0"/>
            </w:pPr>
            <w:r w:rsidRPr="00E459BA">
              <w:t>РП24 (3 этаж)</w:t>
            </w:r>
          </w:p>
        </w:tc>
        <w:tc>
          <w:tcPr>
            <w:tcW w:w="4360" w:type="dxa"/>
          </w:tcPr>
          <w:p w14:paraId="570FB3B2" w14:textId="77777777" w:rsidR="009D5599" w:rsidRPr="00E459BA" w:rsidRDefault="00932588" w:rsidP="00AC2C73">
            <w:pPr>
              <w:jc w:val="left"/>
            </w:pPr>
            <w:r w:rsidRPr="00E459BA">
              <w:t>ША 2: ПЛК 1 Столы охлаждения МНЛЗ-1</w:t>
            </w:r>
          </w:p>
        </w:tc>
        <w:tc>
          <w:tcPr>
            <w:tcW w:w="1270" w:type="dxa"/>
          </w:tcPr>
          <w:p w14:paraId="106D92AD" w14:textId="77777777" w:rsidR="009D5599" w:rsidRPr="00E459BA" w:rsidRDefault="00932588" w:rsidP="00276081">
            <w:pPr>
              <w:jc w:val="center"/>
            </w:pPr>
            <w:r w:rsidRPr="00E459BA">
              <w:rPr>
                <w:lang w:val="en-US"/>
              </w:rPr>
              <w:t>Siemens S7-300</w:t>
            </w:r>
          </w:p>
        </w:tc>
      </w:tr>
      <w:tr w:rsidR="009162F4" w14:paraId="3461DE64" w14:textId="77777777" w:rsidTr="00AC2C73">
        <w:tc>
          <w:tcPr>
            <w:tcW w:w="2121" w:type="dxa"/>
          </w:tcPr>
          <w:p w14:paraId="6E8A6E9D" w14:textId="77777777" w:rsidR="009D5599" w:rsidRPr="00E459BA" w:rsidRDefault="00932588" w:rsidP="00AC2C73">
            <w:pPr>
              <w:spacing w:before="240" w:after="0"/>
              <w:jc w:val="center"/>
              <w:rPr>
                <w:lang w:val="en-US"/>
              </w:rPr>
            </w:pPr>
            <w:r w:rsidRPr="00E459BA">
              <w:rPr>
                <w:lang w:val="en-US"/>
              </w:rPr>
              <w:t>049</w:t>
            </w:r>
          </w:p>
        </w:tc>
        <w:tc>
          <w:tcPr>
            <w:tcW w:w="1594" w:type="dxa"/>
          </w:tcPr>
          <w:p w14:paraId="4FC2651C" w14:textId="77777777" w:rsidR="009D5599" w:rsidRPr="00E459BA" w:rsidRDefault="00932588" w:rsidP="00AC2C73">
            <w:pPr>
              <w:spacing w:before="240" w:after="0"/>
            </w:pPr>
            <w:r w:rsidRPr="00E459BA">
              <w:t>ГПУ (УНРС-1)</w:t>
            </w:r>
          </w:p>
        </w:tc>
        <w:tc>
          <w:tcPr>
            <w:tcW w:w="4360" w:type="dxa"/>
          </w:tcPr>
          <w:p w14:paraId="6FADC88C" w14:textId="77777777" w:rsidR="009D5599" w:rsidRPr="00E459BA" w:rsidRDefault="00932588" w:rsidP="00AC2C73">
            <w:pPr>
              <w:jc w:val="left"/>
            </w:pPr>
            <w:r w:rsidRPr="00E459BA">
              <w:t>А05.201: ПЛК Регулирование уровня в кристаллизаторах МНЛЗ-1</w:t>
            </w:r>
          </w:p>
        </w:tc>
        <w:tc>
          <w:tcPr>
            <w:tcW w:w="1270" w:type="dxa"/>
          </w:tcPr>
          <w:p w14:paraId="78F399D8" w14:textId="77777777" w:rsidR="009D5599" w:rsidRPr="00E459BA" w:rsidRDefault="00932588" w:rsidP="00276081">
            <w:pPr>
              <w:jc w:val="center"/>
            </w:pPr>
            <w:r w:rsidRPr="00E459BA">
              <w:rPr>
                <w:lang w:val="en-US"/>
              </w:rPr>
              <w:t>Siemens S7-400</w:t>
            </w:r>
          </w:p>
        </w:tc>
      </w:tr>
      <w:tr w:rsidR="009162F4" w14:paraId="4B13792E" w14:textId="77777777" w:rsidTr="00AC2C73">
        <w:tc>
          <w:tcPr>
            <w:tcW w:w="2121" w:type="dxa"/>
          </w:tcPr>
          <w:p w14:paraId="299D83F6" w14:textId="77777777" w:rsidR="009D5599" w:rsidRPr="00E459BA" w:rsidRDefault="00932588" w:rsidP="00AC2C73">
            <w:pPr>
              <w:spacing w:before="240" w:after="0"/>
              <w:jc w:val="center"/>
              <w:rPr>
                <w:lang w:val="en-US"/>
              </w:rPr>
            </w:pPr>
            <w:r w:rsidRPr="00E459BA">
              <w:rPr>
                <w:lang w:val="en-US"/>
              </w:rPr>
              <w:t>109</w:t>
            </w:r>
          </w:p>
        </w:tc>
        <w:tc>
          <w:tcPr>
            <w:tcW w:w="1594" w:type="dxa"/>
          </w:tcPr>
          <w:p w14:paraId="1ADC41D8" w14:textId="77777777" w:rsidR="009D5599" w:rsidRPr="00E459BA" w:rsidRDefault="00932588" w:rsidP="00AC2C73">
            <w:pPr>
              <w:spacing w:before="240" w:after="0"/>
            </w:pPr>
            <w:r w:rsidRPr="00E459BA">
              <w:t>РП24 (3 этаж)</w:t>
            </w:r>
          </w:p>
        </w:tc>
        <w:tc>
          <w:tcPr>
            <w:tcW w:w="4360" w:type="dxa"/>
          </w:tcPr>
          <w:p w14:paraId="0ED6CE45" w14:textId="7CF94A43" w:rsidR="009D5599" w:rsidRPr="00E459BA" w:rsidRDefault="00932588" w:rsidP="00AC2C73">
            <w:pPr>
              <w:jc w:val="left"/>
            </w:pPr>
            <w:r w:rsidRPr="00E459BA">
              <w:rPr>
                <w:lang w:val="en-US"/>
              </w:rPr>
              <w:t>AS</w:t>
            </w:r>
            <w:r w:rsidRPr="00E459BA">
              <w:t xml:space="preserve">01: </w:t>
            </w:r>
            <w:r w:rsidR="002B41C5" w:rsidRPr="00E459BA">
              <w:t>ПЛК рольгангов и столов охлаждения МНЛЗ-3</w:t>
            </w:r>
          </w:p>
        </w:tc>
        <w:tc>
          <w:tcPr>
            <w:tcW w:w="1270" w:type="dxa"/>
          </w:tcPr>
          <w:p w14:paraId="61B3D587" w14:textId="77777777" w:rsidR="009D5599" w:rsidRPr="00E459BA" w:rsidRDefault="00932588" w:rsidP="00276081">
            <w:pPr>
              <w:jc w:val="center"/>
            </w:pPr>
            <w:r w:rsidRPr="00E459BA">
              <w:rPr>
                <w:lang w:val="en-US"/>
              </w:rPr>
              <w:t>Siemens S7-400</w:t>
            </w:r>
          </w:p>
        </w:tc>
      </w:tr>
    </w:tbl>
    <w:p w14:paraId="451CAB15" w14:textId="77777777" w:rsidR="001D144D" w:rsidRPr="00BC603C" w:rsidRDefault="00932588" w:rsidP="001D144D">
      <w:r>
        <w:t>Со</w:t>
      </w:r>
      <w:r w:rsidRPr="0060635E">
        <w:t xml:space="preserve"> стороны технологических </w:t>
      </w:r>
      <w:r w:rsidRPr="00BC603C">
        <w:t>контроллеров</w:t>
      </w:r>
      <w:r w:rsidR="00BD0266" w:rsidRPr="00BC603C">
        <w:t xml:space="preserve"> </w:t>
      </w:r>
      <w:r w:rsidR="00BD0266" w:rsidRPr="00BC603C">
        <w:rPr>
          <w:rPrChange w:id="1686" w:author="Николай Богомолов" w:date="2022-09-09T16:24:00Z">
            <w:rPr>
              <w:highlight w:val="cyan"/>
            </w:rPr>
          </w:rPrChange>
        </w:rPr>
        <w:t>требуется обеспечить:</w:t>
      </w:r>
      <w:r w:rsidRPr="00BC603C">
        <w:t xml:space="preserve"> </w:t>
      </w:r>
    </w:p>
    <w:p w14:paraId="77DC2881" w14:textId="77777777" w:rsidR="001D144D" w:rsidRPr="00BC603C" w:rsidRDefault="00932588">
      <w:pPr>
        <w:pStyle w:val="a"/>
        <w:numPr>
          <w:ilvl w:val="0"/>
          <w:numId w:val="4"/>
        </w:numPr>
        <w:ind w:left="709" w:hanging="283"/>
      </w:pPr>
      <w:r w:rsidRPr="00BC603C">
        <w:t>Подключение к локальным сетям передачи данных. В том числе дооборудование модулями связи, если их нет.</w:t>
      </w:r>
    </w:p>
    <w:p w14:paraId="540AE1EF" w14:textId="77777777" w:rsidR="001D144D" w:rsidRPr="00BC603C" w:rsidRDefault="00932588">
      <w:pPr>
        <w:pStyle w:val="a"/>
        <w:numPr>
          <w:ilvl w:val="0"/>
          <w:numId w:val="4"/>
        </w:numPr>
        <w:ind w:left="709" w:hanging="283"/>
      </w:pPr>
      <w:r w:rsidRPr="00BC603C">
        <w:t>Сбор всех необходимых данных в специальный блок обмена информацией.</w:t>
      </w:r>
    </w:p>
    <w:p w14:paraId="408A7E71" w14:textId="77777777" w:rsidR="001D144D" w:rsidRPr="00BC603C" w:rsidRDefault="00932588">
      <w:pPr>
        <w:pStyle w:val="a"/>
        <w:numPr>
          <w:ilvl w:val="0"/>
          <w:numId w:val="4"/>
        </w:numPr>
        <w:ind w:left="709" w:hanging="283"/>
      </w:pPr>
      <w:r w:rsidRPr="00BC603C">
        <w:t>Активация необходимых сетевых настроек (разрешение обмена).</w:t>
      </w:r>
    </w:p>
    <w:p w14:paraId="1C218F1E" w14:textId="77777777" w:rsidR="0065483C" w:rsidRPr="00E459BA" w:rsidRDefault="00932588" w:rsidP="002051EC">
      <w:pPr>
        <w:pStyle w:val="10"/>
        <w:numPr>
          <w:ilvl w:val="0"/>
          <w:numId w:val="5"/>
        </w:numPr>
        <w:ind w:left="426" w:hanging="426"/>
      </w:pPr>
      <w:bookmarkStart w:id="1687" w:name="_Toc116467215"/>
      <w:r w:rsidRPr="00E459BA">
        <w:lastRenderedPageBreak/>
        <w:t xml:space="preserve">Границы </w:t>
      </w:r>
      <w:r w:rsidR="00B64F20" w:rsidRPr="00E459BA">
        <w:t>и условия функционирования</w:t>
      </w:r>
      <w:r w:rsidRPr="00E459BA">
        <w:t xml:space="preserve"> СП</w:t>
      </w:r>
      <w:bookmarkEnd w:id="1687"/>
    </w:p>
    <w:p w14:paraId="4E7C321D" w14:textId="77777777" w:rsidR="00941B8A" w:rsidRPr="00E459BA" w:rsidRDefault="00932588" w:rsidP="00941B8A">
      <w:pPr>
        <w:rPr>
          <w:lang w:bidi="en-US"/>
        </w:rPr>
      </w:pPr>
      <w:r w:rsidRPr="00E459BA">
        <w:rPr>
          <w:lang w:bidi="en-US"/>
        </w:rPr>
        <w:t xml:space="preserve">СП </w:t>
      </w:r>
      <w:r w:rsidR="00B64F20" w:rsidRPr="00E459BA">
        <w:rPr>
          <w:lang w:bidi="en-US"/>
        </w:rPr>
        <w:t xml:space="preserve">обеспечивает прослеживаемость производства </w:t>
      </w:r>
      <w:r w:rsidRPr="00E459BA">
        <w:rPr>
          <w:lang w:bidi="en-US"/>
        </w:rPr>
        <w:t xml:space="preserve">заготовок на участках </w:t>
      </w:r>
      <w:r w:rsidR="00B02D74" w:rsidRPr="00E459BA">
        <w:rPr>
          <w:lang w:bidi="en-US"/>
        </w:rPr>
        <w:t xml:space="preserve">УНРС и УЗГМ </w:t>
      </w:r>
      <w:r w:rsidRPr="00E459BA">
        <w:rPr>
          <w:lang w:bidi="en-US"/>
        </w:rPr>
        <w:t>ЭСПЦ в следующих границах:</w:t>
      </w:r>
    </w:p>
    <w:p w14:paraId="0D9B4F91" w14:textId="77777777" w:rsidR="00941B8A" w:rsidRPr="00E459BA" w:rsidRDefault="00932588">
      <w:pPr>
        <w:pStyle w:val="a"/>
        <w:numPr>
          <w:ilvl w:val="0"/>
          <w:numId w:val="41"/>
        </w:numPr>
        <w:rPr>
          <w:lang w:bidi="en-US"/>
        </w:rPr>
        <w:pPrChange w:id="1688" w:author="Николай Богомолов" w:date="2022-09-01T11:56:00Z">
          <w:pPr/>
        </w:pPrChange>
      </w:pPr>
      <w:r w:rsidRPr="00E459BA">
        <w:rPr>
          <w:lang w:bidi="en-US"/>
        </w:rPr>
        <w:t xml:space="preserve">СП </w:t>
      </w:r>
      <w:r w:rsidR="00B02D74" w:rsidRPr="00E459BA">
        <w:rPr>
          <w:lang w:bidi="en-US"/>
        </w:rPr>
        <w:t xml:space="preserve">автоматически </w:t>
      </w:r>
      <w:r w:rsidRPr="00E459BA">
        <w:rPr>
          <w:lang w:bidi="en-US"/>
        </w:rPr>
        <w:t xml:space="preserve">отслеживает </w:t>
      </w:r>
      <w:r w:rsidR="00B02D74" w:rsidRPr="00E459BA">
        <w:rPr>
          <w:lang w:bidi="en-US"/>
        </w:rPr>
        <w:t xml:space="preserve">виртуальную </w:t>
      </w:r>
      <w:r w:rsidRPr="00E459BA">
        <w:rPr>
          <w:lang w:bidi="en-US"/>
        </w:rPr>
        <w:t>границу плавки в ручьях</w:t>
      </w:r>
      <w:r w:rsidR="00B02D74" w:rsidRPr="00E459BA">
        <w:rPr>
          <w:lang w:bidi="en-US"/>
        </w:rPr>
        <w:t xml:space="preserve"> при разливке металла из промковша в случае корректного формирования сигналов в контроллерах базовой автоматизации.</w:t>
      </w:r>
    </w:p>
    <w:p w14:paraId="1A4816AA" w14:textId="77777777" w:rsidR="00941B8A" w:rsidRPr="00E459BA" w:rsidRDefault="00932588">
      <w:pPr>
        <w:pStyle w:val="a"/>
        <w:numPr>
          <w:ilvl w:val="0"/>
          <w:numId w:val="41"/>
        </w:numPr>
        <w:rPr>
          <w:lang w:bidi="en-US"/>
        </w:rPr>
        <w:pPrChange w:id="1689" w:author="Николай Богомолов" w:date="2022-09-01T11:56:00Z">
          <w:pPr/>
        </w:pPrChange>
      </w:pPr>
      <w:r w:rsidRPr="00E459BA">
        <w:rPr>
          <w:lang w:bidi="en-US"/>
        </w:rPr>
        <w:t xml:space="preserve">СП автоматически фиксирует </w:t>
      </w:r>
      <w:r w:rsidR="00B02D74" w:rsidRPr="00E459BA">
        <w:rPr>
          <w:lang w:bidi="en-US"/>
        </w:rPr>
        <w:t>факт порезки ручья на заготовки</w:t>
      </w:r>
      <w:r w:rsidRPr="00E459BA">
        <w:rPr>
          <w:lang w:bidi="en-US"/>
        </w:rPr>
        <w:t xml:space="preserve"> заданной длины в зоне МГКР в случае корректного формирования сигналов в контроллерах базовой автоматизации (см. пункт </w:t>
      </w:r>
      <w:r w:rsidR="00B57B01" w:rsidRPr="00E459BA">
        <w:rPr>
          <w:lang w:bidi="en-US"/>
        </w:rPr>
        <w:t>3</w:t>
      </w:r>
      <w:r w:rsidRPr="00E459BA">
        <w:rPr>
          <w:lang w:bidi="en-US"/>
        </w:rPr>
        <w:t>.</w:t>
      </w:r>
      <w:r w:rsidR="00B57B01" w:rsidRPr="00E459BA">
        <w:rPr>
          <w:lang w:bidi="en-US"/>
        </w:rPr>
        <w:t>3</w:t>
      </w:r>
      <w:r w:rsidRPr="00E459BA">
        <w:rPr>
          <w:lang w:bidi="en-US"/>
        </w:rPr>
        <w:t>.</w:t>
      </w:r>
      <w:r w:rsidR="00B57B01" w:rsidRPr="00E459BA">
        <w:rPr>
          <w:lang w:bidi="en-US"/>
        </w:rPr>
        <w:t>1</w:t>
      </w:r>
      <w:r w:rsidRPr="00E459BA">
        <w:rPr>
          <w:lang w:bidi="en-US"/>
        </w:rPr>
        <w:t>)</w:t>
      </w:r>
      <w:r w:rsidR="003B59C7" w:rsidRPr="00E459BA">
        <w:rPr>
          <w:lang w:bidi="en-US"/>
        </w:rPr>
        <w:t>.</w:t>
      </w:r>
      <w:r w:rsidRPr="00E459BA">
        <w:rPr>
          <w:lang w:bidi="en-US"/>
        </w:rPr>
        <w:t xml:space="preserve"> Для каждо</w:t>
      </w:r>
      <w:r w:rsidR="003B59C7" w:rsidRPr="00E459BA">
        <w:rPr>
          <w:lang w:bidi="en-US"/>
        </w:rPr>
        <w:t>го отрезка ручья, образованного при порезке,</w:t>
      </w:r>
      <w:r w:rsidRPr="00E459BA">
        <w:rPr>
          <w:lang w:bidi="en-US"/>
        </w:rPr>
        <w:t xml:space="preserve"> СП </w:t>
      </w:r>
      <w:r w:rsidR="003B59C7" w:rsidRPr="00E459BA">
        <w:rPr>
          <w:lang w:bidi="en-US"/>
        </w:rPr>
        <w:t>фиксирует</w:t>
      </w:r>
      <w:r w:rsidRPr="00E459BA">
        <w:rPr>
          <w:lang w:bidi="en-US"/>
        </w:rPr>
        <w:t xml:space="preserve"> время прохождения </w:t>
      </w:r>
      <w:r w:rsidR="003B59C7" w:rsidRPr="00E459BA">
        <w:rPr>
          <w:lang w:bidi="en-US"/>
        </w:rPr>
        <w:t xml:space="preserve">головы и хвоста отрезка </w:t>
      </w:r>
      <w:r w:rsidRPr="00E459BA">
        <w:rPr>
          <w:lang w:bidi="en-US"/>
        </w:rPr>
        <w:t>через кристаллизатор, номер плавки или номер двух плавок (если в заготовку попала граница плавок в ручье), а также длину</w:t>
      </w:r>
      <w:r w:rsidR="003B59C7" w:rsidRPr="00E459BA">
        <w:rPr>
          <w:lang w:bidi="en-US"/>
        </w:rPr>
        <w:t xml:space="preserve"> отрезка</w:t>
      </w:r>
      <w:r w:rsidRPr="00E459BA">
        <w:rPr>
          <w:lang w:bidi="en-US"/>
        </w:rPr>
        <w:t>, полученную от контроллера МГКР.</w:t>
      </w:r>
    </w:p>
    <w:p w14:paraId="5A9A38F2" w14:textId="77777777" w:rsidR="00941B8A" w:rsidRPr="00E459BA" w:rsidRDefault="00932588">
      <w:pPr>
        <w:pStyle w:val="a"/>
        <w:numPr>
          <w:ilvl w:val="0"/>
          <w:numId w:val="41"/>
        </w:numPr>
        <w:rPr>
          <w:lang w:bidi="en-US"/>
        </w:rPr>
        <w:pPrChange w:id="1690" w:author="Николай Богомолов" w:date="2022-09-01T11:56:00Z">
          <w:pPr/>
        </w:pPrChange>
      </w:pPr>
      <w:r w:rsidRPr="00E459BA">
        <w:rPr>
          <w:lang w:bidi="en-US"/>
        </w:rPr>
        <w:t xml:space="preserve">СП </w:t>
      </w:r>
      <w:r w:rsidR="003B59C7" w:rsidRPr="00E459BA">
        <w:rPr>
          <w:lang w:bidi="en-US"/>
        </w:rPr>
        <w:t xml:space="preserve">автоматически </w:t>
      </w:r>
      <w:r w:rsidRPr="00E459BA">
        <w:rPr>
          <w:lang w:bidi="en-US"/>
        </w:rPr>
        <w:t>отслеживает перемещение заготовок по рольгангу от МГКР до позиций съёма шле</w:t>
      </w:r>
      <w:r w:rsidR="003B59C7" w:rsidRPr="00E459BA">
        <w:rPr>
          <w:lang w:bidi="en-US"/>
        </w:rPr>
        <w:t>п</w:t>
      </w:r>
      <w:r w:rsidR="0017635E">
        <w:rPr>
          <w:lang w:bidi="en-US"/>
        </w:rPr>
        <w:t>п</w:t>
      </w:r>
      <w:r w:rsidRPr="00E459BA">
        <w:rPr>
          <w:lang w:bidi="en-US"/>
        </w:rPr>
        <w:t>ерной тележкой, перемещение шлеп</w:t>
      </w:r>
      <w:r w:rsidR="0017635E">
        <w:rPr>
          <w:lang w:bidi="en-US"/>
        </w:rPr>
        <w:t>п</w:t>
      </w:r>
      <w:r w:rsidRPr="00E459BA">
        <w:rPr>
          <w:lang w:bidi="en-US"/>
        </w:rPr>
        <w:t xml:space="preserve">ерной тележкой на стол охлаждения 1, перемещение на рольганг между столами охлаждения, перемещение на стол охлаждения 2, перемещение на рольганг УЗГМ, перемещение на </w:t>
      </w:r>
      <w:r w:rsidR="003B59C7" w:rsidRPr="00E459BA">
        <w:rPr>
          <w:lang w:bidi="en-US"/>
        </w:rPr>
        <w:t>позицию взвешивания рольганговых весов УНРС</w:t>
      </w:r>
      <w:r w:rsidRPr="00E459BA">
        <w:rPr>
          <w:lang w:bidi="en-US"/>
        </w:rPr>
        <w:t>.</w:t>
      </w:r>
    </w:p>
    <w:p w14:paraId="698776CD" w14:textId="77777777" w:rsidR="00EA7215" w:rsidRPr="00E459BA" w:rsidRDefault="00932588">
      <w:pPr>
        <w:pStyle w:val="a"/>
        <w:numPr>
          <w:ilvl w:val="0"/>
          <w:numId w:val="41"/>
        </w:numPr>
        <w:rPr>
          <w:lang w:bidi="en-US"/>
        </w:rPr>
        <w:pPrChange w:id="1691" w:author="Николай Богомолов" w:date="2022-09-01T11:56:00Z">
          <w:pPr/>
        </w:pPrChange>
      </w:pPr>
      <w:r w:rsidRPr="00E459BA">
        <w:rPr>
          <w:lang w:bidi="en-US"/>
        </w:rPr>
        <w:t xml:space="preserve">СП </w:t>
      </w:r>
      <w:r w:rsidR="003B59C7" w:rsidRPr="00E459BA">
        <w:rPr>
          <w:lang w:bidi="en-US"/>
        </w:rPr>
        <w:t xml:space="preserve">автоматически </w:t>
      </w:r>
      <w:r w:rsidRPr="00E459BA">
        <w:rPr>
          <w:lang w:bidi="en-US"/>
        </w:rPr>
        <w:t>фиксирует показания весовых терминалов</w:t>
      </w:r>
      <w:r w:rsidR="003B59C7" w:rsidRPr="00E459BA">
        <w:rPr>
          <w:lang w:bidi="en-US"/>
        </w:rPr>
        <w:t xml:space="preserve"> рольганговых весов УНРС-1, 2, 3, а также</w:t>
      </w:r>
      <w:r w:rsidRPr="00E459BA">
        <w:rPr>
          <w:lang w:bidi="en-US"/>
        </w:rPr>
        <w:t xml:space="preserve"> рольганговых и платформенных весов 1 и 2 УЗГМ для каждой заготовки, проходящей через позицию взвешивания.</w:t>
      </w:r>
    </w:p>
    <w:p w14:paraId="0CE57CFA" w14:textId="77777777" w:rsidR="00941B8A" w:rsidRPr="00E459BA" w:rsidRDefault="00932588" w:rsidP="00941B8A">
      <w:pPr>
        <w:rPr>
          <w:lang w:bidi="en-US"/>
        </w:rPr>
      </w:pPr>
      <w:r w:rsidRPr="00E459BA">
        <w:rPr>
          <w:lang w:bidi="en-US"/>
        </w:rPr>
        <w:t>В рамках обеспечения прослеживаемости производства заготовок на участках УНРС и УЗГМ ЭСПЦ, СП не отслеживает</w:t>
      </w:r>
      <w:r w:rsidR="000E27D8" w:rsidRPr="00E459BA">
        <w:rPr>
          <w:lang w:bidi="en-US"/>
        </w:rPr>
        <w:t xml:space="preserve"> в автоматическом режиме</w:t>
      </w:r>
      <w:r w:rsidRPr="00E459BA">
        <w:rPr>
          <w:lang w:bidi="en-US"/>
        </w:rPr>
        <w:t xml:space="preserve"> и не предоставляет следующую информацию:</w:t>
      </w:r>
    </w:p>
    <w:p w14:paraId="5AF848E0" w14:textId="77777777" w:rsidR="00941B8A" w:rsidRPr="00E459BA" w:rsidRDefault="00932588" w:rsidP="000E27D8">
      <w:pPr>
        <w:pStyle w:val="a"/>
        <w:numPr>
          <w:ilvl w:val="0"/>
          <w:numId w:val="36"/>
        </w:numPr>
        <w:rPr>
          <w:lang w:bidi="en-US"/>
        </w:rPr>
      </w:pPr>
      <w:r w:rsidRPr="00E459BA">
        <w:rPr>
          <w:lang w:bidi="en-US"/>
        </w:rPr>
        <w:t>План разливки плавки (предполагаемое разбиение плавки на заготовки)</w:t>
      </w:r>
      <w:r w:rsidR="000E27D8" w:rsidRPr="00E459BA">
        <w:rPr>
          <w:lang w:bidi="en-US"/>
        </w:rPr>
        <w:t>;</w:t>
      </w:r>
    </w:p>
    <w:p w14:paraId="0210B336" w14:textId="77777777" w:rsidR="00941B8A" w:rsidRPr="00E459BA" w:rsidRDefault="00932588" w:rsidP="000E27D8">
      <w:pPr>
        <w:pStyle w:val="a"/>
        <w:numPr>
          <w:ilvl w:val="0"/>
          <w:numId w:val="36"/>
        </w:numPr>
        <w:rPr>
          <w:lang w:bidi="en-US"/>
        </w:rPr>
      </w:pPr>
      <w:r w:rsidRPr="00E459BA">
        <w:rPr>
          <w:lang w:bidi="en-US"/>
        </w:rPr>
        <w:t>Состояние стальковша: вес, материал, серия плавок и т.д.</w:t>
      </w:r>
      <w:r w:rsidR="000E27D8" w:rsidRPr="00E459BA">
        <w:rPr>
          <w:lang w:bidi="en-US"/>
        </w:rPr>
        <w:t>;</w:t>
      </w:r>
    </w:p>
    <w:p w14:paraId="55B7DF6E" w14:textId="77777777" w:rsidR="00941B8A" w:rsidRPr="00E459BA" w:rsidRDefault="00932588" w:rsidP="000E27D8">
      <w:pPr>
        <w:pStyle w:val="a"/>
        <w:numPr>
          <w:ilvl w:val="0"/>
          <w:numId w:val="36"/>
        </w:numPr>
        <w:rPr>
          <w:lang w:bidi="en-US"/>
        </w:rPr>
      </w:pPr>
      <w:r w:rsidRPr="00E459BA">
        <w:rPr>
          <w:lang w:bidi="en-US"/>
        </w:rPr>
        <w:t>Состояние промковша: текущий вес, температура, кол-во прошедшего металла и т.д.</w:t>
      </w:r>
      <w:r w:rsidR="000E27D8" w:rsidRPr="00E459BA">
        <w:rPr>
          <w:lang w:bidi="en-US"/>
        </w:rPr>
        <w:t>;</w:t>
      </w:r>
    </w:p>
    <w:p w14:paraId="0A035D60" w14:textId="77777777" w:rsidR="00941B8A" w:rsidRPr="00E459BA" w:rsidRDefault="00932588" w:rsidP="000E27D8">
      <w:pPr>
        <w:pStyle w:val="a"/>
        <w:numPr>
          <w:ilvl w:val="0"/>
          <w:numId w:val="36"/>
        </w:numPr>
        <w:rPr>
          <w:lang w:bidi="en-US"/>
        </w:rPr>
      </w:pPr>
      <w:r w:rsidRPr="00E459BA">
        <w:rPr>
          <w:lang w:bidi="en-US"/>
        </w:rPr>
        <w:t>Состояние кристаллизаторов: уровень в кристаллизаторе</w:t>
      </w:r>
      <w:r w:rsidR="000E27D8" w:rsidRPr="00E459BA">
        <w:rPr>
          <w:lang w:bidi="en-US"/>
        </w:rPr>
        <w:t>;</w:t>
      </w:r>
    </w:p>
    <w:p w14:paraId="3E21F142" w14:textId="77777777" w:rsidR="00941B8A" w:rsidRPr="00E459BA" w:rsidRDefault="00932588" w:rsidP="000E27D8">
      <w:pPr>
        <w:pStyle w:val="a"/>
        <w:numPr>
          <w:ilvl w:val="0"/>
          <w:numId w:val="36"/>
        </w:numPr>
        <w:rPr>
          <w:lang w:bidi="en-US"/>
        </w:rPr>
      </w:pPr>
      <w:r w:rsidRPr="00E459BA">
        <w:rPr>
          <w:lang w:bidi="en-US"/>
        </w:rPr>
        <w:t>Наличие и положение поясов брака в ручье;</w:t>
      </w:r>
    </w:p>
    <w:p w14:paraId="37315276" w14:textId="77777777" w:rsidR="00941B8A" w:rsidRPr="00E459BA" w:rsidRDefault="00932588" w:rsidP="000E27D8">
      <w:pPr>
        <w:pStyle w:val="a"/>
        <w:numPr>
          <w:ilvl w:val="0"/>
          <w:numId w:val="36"/>
        </w:numPr>
        <w:rPr>
          <w:lang w:bidi="en-US"/>
        </w:rPr>
      </w:pPr>
      <w:r w:rsidRPr="00E459BA">
        <w:rPr>
          <w:lang w:bidi="en-US"/>
        </w:rPr>
        <w:t>Перемещени</w:t>
      </w:r>
      <w:r w:rsidR="000E27D8" w:rsidRPr="00E459BA">
        <w:rPr>
          <w:lang w:bidi="en-US"/>
        </w:rPr>
        <w:t>я</w:t>
      </w:r>
      <w:r w:rsidRPr="00E459BA">
        <w:rPr>
          <w:lang w:bidi="en-US"/>
        </w:rPr>
        <w:t xml:space="preserve"> </w:t>
      </w:r>
      <w:r w:rsidR="000E27D8" w:rsidRPr="00E459BA">
        <w:rPr>
          <w:lang w:bidi="en-US"/>
        </w:rPr>
        <w:t xml:space="preserve">заготовок </w:t>
      </w:r>
      <w:r w:rsidRPr="00E459BA">
        <w:rPr>
          <w:lang w:bidi="en-US"/>
        </w:rPr>
        <w:t>со стеллажа передачи на склад УЗГМ</w:t>
      </w:r>
      <w:r w:rsidR="000E27D8" w:rsidRPr="00E459BA">
        <w:rPr>
          <w:lang w:bidi="en-US"/>
        </w:rPr>
        <w:t>;</w:t>
      </w:r>
    </w:p>
    <w:p w14:paraId="7A353867" w14:textId="77777777" w:rsidR="00941B8A" w:rsidRPr="00E459BA" w:rsidRDefault="00932588" w:rsidP="005E11A1">
      <w:pPr>
        <w:pStyle w:val="a"/>
        <w:numPr>
          <w:ilvl w:val="0"/>
          <w:numId w:val="36"/>
        </w:numPr>
        <w:jc w:val="left"/>
        <w:rPr>
          <w:lang w:bidi="en-US"/>
        </w:rPr>
      </w:pPr>
      <w:r w:rsidRPr="00E459BA">
        <w:rPr>
          <w:lang w:bidi="en-US"/>
        </w:rPr>
        <w:t xml:space="preserve">Крановые операции перемещения заготовок. </w:t>
      </w:r>
    </w:p>
    <w:p w14:paraId="66C1C8D1" w14:textId="77777777" w:rsidR="00941B8A" w:rsidRPr="00E459BA" w:rsidRDefault="00932588" w:rsidP="00941B8A">
      <w:pPr>
        <w:rPr>
          <w:lang w:bidi="en-US"/>
        </w:rPr>
      </w:pPr>
      <w:r w:rsidRPr="00E459BA">
        <w:rPr>
          <w:lang w:bidi="en-US"/>
        </w:rPr>
        <w:t>Кроме того, СП не реализует следующие функции (реализуемые внешними информационными системами):</w:t>
      </w:r>
    </w:p>
    <w:p w14:paraId="3341EE71" w14:textId="77777777" w:rsidR="00941B8A" w:rsidRPr="00E459BA" w:rsidRDefault="00932588" w:rsidP="002051EC">
      <w:pPr>
        <w:pStyle w:val="a"/>
        <w:numPr>
          <w:ilvl w:val="0"/>
          <w:numId w:val="37"/>
        </w:numPr>
        <w:rPr>
          <w:lang w:bidi="en-US"/>
        </w:rPr>
      </w:pPr>
      <w:r w:rsidRPr="00E459BA">
        <w:rPr>
          <w:lang w:bidi="en-US"/>
        </w:rPr>
        <w:t>Формирование карты разливки плавки (фактическое разбиение плавки на заготовки).</w:t>
      </w:r>
    </w:p>
    <w:p w14:paraId="036529D7" w14:textId="7000A861" w:rsidR="00941B8A" w:rsidRPr="00E459BA" w:rsidRDefault="00932588" w:rsidP="002051EC">
      <w:pPr>
        <w:pStyle w:val="a"/>
        <w:numPr>
          <w:ilvl w:val="0"/>
          <w:numId w:val="37"/>
        </w:numPr>
        <w:rPr>
          <w:lang w:bidi="en-US"/>
        </w:rPr>
      </w:pPr>
      <w:r w:rsidRPr="00E459BA">
        <w:rPr>
          <w:lang w:bidi="en-US"/>
        </w:rPr>
        <w:t>Подсчёт количества брака в плавке.</w:t>
      </w:r>
    </w:p>
    <w:p w14:paraId="5B02C6D7" w14:textId="77777777" w:rsidR="00941B8A" w:rsidRPr="00E459BA" w:rsidRDefault="00932588" w:rsidP="002051EC">
      <w:pPr>
        <w:pStyle w:val="a"/>
        <w:numPr>
          <w:ilvl w:val="0"/>
          <w:numId w:val="37"/>
        </w:numPr>
        <w:rPr>
          <w:lang w:bidi="en-US"/>
        </w:rPr>
      </w:pPr>
      <w:r w:rsidRPr="00E459BA">
        <w:rPr>
          <w:lang w:bidi="en-US"/>
        </w:rPr>
        <w:t>Автоматическое присвоение дефектов заготовкам (анализ технологических параметров на соответствие технологической карте)</w:t>
      </w:r>
      <w:r w:rsidR="000E27D8" w:rsidRPr="00E459BA">
        <w:rPr>
          <w:lang w:bidi="en-US"/>
        </w:rPr>
        <w:t>.</w:t>
      </w:r>
    </w:p>
    <w:p w14:paraId="1493069E" w14:textId="77777777" w:rsidR="00941B8A" w:rsidRDefault="00941B8A" w:rsidP="00C50393"/>
    <w:p w14:paraId="67718D13" w14:textId="77777777" w:rsidR="00941B8A" w:rsidRPr="0000165C" w:rsidRDefault="00941B8A" w:rsidP="00C50393"/>
    <w:p w14:paraId="0A3DFC27" w14:textId="77777777" w:rsidR="000E5908" w:rsidRDefault="00932588" w:rsidP="000E5908">
      <w:pPr>
        <w:pStyle w:val="10"/>
        <w:jc w:val="right"/>
      </w:pPr>
      <w:bookmarkStart w:id="1692" w:name="_Toc116467216"/>
      <w:r>
        <w:lastRenderedPageBreak/>
        <w:t>ПРИЛОЖЕНИЕ 1. «</w:t>
      </w:r>
      <w:r w:rsidRPr="006D7A43">
        <w:t>Структурная схема КТС СП</w:t>
      </w:r>
      <w:r>
        <w:t>».</w:t>
      </w:r>
      <w:bookmarkEnd w:id="1692"/>
    </w:p>
    <w:p w14:paraId="06FF2D60" w14:textId="77777777" w:rsidR="000E5908" w:rsidRDefault="00932588" w:rsidP="000E5908">
      <w:pPr>
        <w:pStyle w:val="10"/>
        <w:jc w:val="right"/>
      </w:pPr>
      <w:bookmarkStart w:id="1693" w:name="_Toc116467217"/>
      <w:r>
        <w:lastRenderedPageBreak/>
        <w:t>ПРИЛОЖЕНИЕ 2 «</w:t>
      </w:r>
      <w:r w:rsidRPr="006D7A43">
        <w:t>Перечень технических средств автоматизации</w:t>
      </w:r>
      <w:r>
        <w:t>».</w:t>
      </w:r>
      <w:bookmarkEnd w:id="1693"/>
    </w:p>
    <w:p w14:paraId="067C811D" w14:textId="77777777" w:rsidR="000E5908" w:rsidRPr="00CA70A4" w:rsidRDefault="00932588" w:rsidP="000E5908">
      <w:pPr>
        <w:pStyle w:val="10"/>
        <w:jc w:val="right"/>
      </w:pPr>
      <w:bookmarkStart w:id="1694" w:name="_Toc116467218"/>
      <w:r>
        <w:lastRenderedPageBreak/>
        <w:t>ПРИЛОЖЕНИЕ 3 «Архитектура систем ПИМС и ПОТОК».</w:t>
      </w:r>
      <w:bookmarkEnd w:id="1694"/>
    </w:p>
    <w:p w14:paraId="7171E2B7" w14:textId="77777777" w:rsidR="000E5908" w:rsidRDefault="000E5908">
      <w:pPr>
        <w:spacing w:after="0" w:line="240" w:lineRule="auto"/>
        <w:jc w:val="left"/>
      </w:pPr>
    </w:p>
    <w:sectPr w:rsidR="000E5908" w:rsidSect="006D3395">
      <w:headerReference w:type="default" r:id="rId48"/>
      <w:headerReference w:type="first" r:id="rId49"/>
      <w:pgSz w:w="11906" w:h="16838"/>
      <w:pgMar w:top="553"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CBF7B" w14:textId="77777777" w:rsidR="003A0B5F" w:rsidRDefault="003A0B5F">
      <w:pPr>
        <w:spacing w:after="0" w:line="240" w:lineRule="auto"/>
      </w:pPr>
      <w:r>
        <w:separator/>
      </w:r>
    </w:p>
  </w:endnote>
  <w:endnote w:type="continuationSeparator" w:id="0">
    <w:p w14:paraId="22DDAB49" w14:textId="77777777" w:rsidR="003A0B5F" w:rsidRDefault="003A0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Tahoma-Identity-H">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5F9D1" w14:textId="77777777" w:rsidR="003A0B5F" w:rsidRDefault="003A0B5F">
      <w:pPr>
        <w:spacing w:after="0" w:line="240" w:lineRule="auto"/>
      </w:pPr>
      <w:r>
        <w:separator/>
      </w:r>
    </w:p>
  </w:footnote>
  <w:footnote w:type="continuationSeparator" w:id="0">
    <w:p w14:paraId="0C76923A" w14:textId="77777777" w:rsidR="003A0B5F" w:rsidRDefault="003A0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23231" w14:textId="6E032129" w:rsidR="00932588" w:rsidRDefault="004F7AC1" w:rsidP="008815D5">
    <w:pPr>
      <w:pStyle w:val="a4"/>
      <w:tabs>
        <w:tab w:val="clear" w:pos="9355"/>
        <w:tab w:val="left" w:pos="9356"/>
      </w:tabs>
      <w:ind w:right="-710"/>
      <w:jc w:val="right"/>
      <w:rPr>
        <w:rFonts w:ascii="Calibri" w:hAnsi="Calibri" w:cs="Calibri"/>
        <w:b/>
        <w:bCs/>
        <w:color w:val="FFFFFF" w:themeColor="background1"/>
        <w:szCs w:val="22"/>
      </w:rPr>
    </w:pPr>
    <w:r>
      <w:rPr>
        <w:noProof/>
        <w:lang w:eastAsia="ru-RU"/>
      </w:rPr>
      <mc:AlternateContent>
        <mc:Choice Requires="wps">
          <w:drawing>
            <wp:anchor distT="0" distB="0" distL="114300" distR="114300" simplePos="0" relativeHeight="251660288" behindDoc="1" locked="0" layoutInCell="1" allowOverlap="1" wp14:anchorId="70E2E5B2" wp14:editId="4BC209EA">
              <wp:simplePos x="0" y="0"/>
              <wp:positionH relativeFrom="page">
                <wp:align>right</wp:align>
              </wp:positionH>
              <wp:positionV relativeFrom="paragraph">
                <wp:posOffset>-7620</wp:posOffset>
              </wp:positionV>
              <wp:extent cx="448310" cy="182880"/>
              <wp:effectExtent l="0" t="0" r="0" b="0"/>
              <wp:wrapNone/>
              <wp:docPr id="1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182880"/>
                      </a:xfrm>
                      <a:prstGeom prst="rect">
                        <a:avLst/>
                      </a:prstGeom>
                      <a:solidFill>
                        <a:srgbClr val="13ABAE"/>
                      </a:solidFill>
                      <a:ln>
                        <a:noFill/>
                      </a:ln>
                    </wps:spPr>
                    <wps:txbx>
                      <w:txbxContent>
                        <w:p w14:paraId="724489D6" w14:textId="77777777" w:rsidR="00932588" w:rsidRDefault="00932588" w:rsidP="008815D5">
                          <w:pPr>
                            <w:ind w:right="-849"/>
                            <w:jc w:val="right"/>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70E2E5B2" id="_x0000_t202" coordsize="21600,21600" o:spt="202" path="m,l,21600r21600,l21600,xe">
              <v:stroke joinstyle="miter"/>
              <v:path gradientshapeok="t" o:connecttype="rect"/>
            </v:shapetype>
            <v:shape id="Text Box 44" o:spid="_x0000_s1026" type="#_x0000_t202" style="position:absolute;left:0;text-align:left;margin-left:-15.9pt;margin-top:-.6pt;width:35.3pt;height:14.4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" fillcolor="#13abae" stroked="f">
              <v:textbox inset="0,0,0,0">
                <w:txbxContent>
                  <w:p w14:paraId="724489D6" w14:textId="77777777" w:rsidR="00932588" w:rsidRDefault="00932588" w:rsidP="008815D5">
                    <w:pPr>
                      <w:ind w:right="-849"/>
                      <w:jc w:val="right"/>
                    </w:pPr>
                  </w:p>
                </w:txbxContent>
              </v:textbox>
              <w10:wrap anchorx="page"/>
            </v:shape>
          </w:pict>
        </mc:Fallback>
      </mc:AlternateContent>
    </w:r>
    <w:r w:rsidR="00D916E1" w:rsidRPr="00FB27A2">
      <w:rPr>
        <w:rFonts w:ascii="Calibri" w:hAnsi="Calibri" w:cs="Calibri"/>
        <w:b/>
        <w:bCs/>
        <w:color w:val="FFFFFF" w:themeColor="background1"/>
        <w:szCs w:val="22"/>
      </w:rPr>
      <w:fldChar w:fldCharType="begin"/>
    </w:r>
    <w:r w:rsidR="00932588" w:rsidRPr="00FB27A2">
      <w:rPr>
        <w:rFonts w:ascii="Calibri" w:hAnsi="Calibri" w:cs="Calibri"/>
        <w:b/>
        <w:bCs/>
        <w:color w:val="FFFFFF" w:themeColor="background1"/>
        <w:szCs w:val="22"/>
      </w:rPr>
      <w:instrText>PAGE   \* MERGEFORMAT</w:instrText>
    </w:r>
    <w:r w:rsidR="00D916E1" w:rsidRPr="00FB27A2">
      <w:rPr>
        <w:rFonts w:ascii="Calibri" w:hAnsi="Calibri" w:cs="Calibri"/>
        <w:b/>
        <w:bCs/>
        <w:color w:val="FFFFFF" w:themeColor="background1"/>
        <w:szCs w:val="22"/>
      </w:rPr>
      <w:fldChar w:fldCharType="separate"/>
    </w:r>
    <w:r w:rsidR="00685C04">
      <w:rPr>
        <w:rFonts w:ascii="Calibri" w:hAnsi="Calibri" w:cs="Calibri"/>
        <w:b/>
        <w:bCs/>
        <w:noProof/>
        <w:color w:val="FFFFFF" w:themeColor="background1"/>
        <w:szCs w:val="22"/>
      </w:rPr>
      <w:t>27</w:t>
    </w:r>
    <w:r w:rsidR="00D916E1" w:rsidRPr="00FB27A2">
      <w:rPr>
        <w:rFonts w:ascii="Calibri" w:hAnsi="Calibri" w:cs="Calibri"/>
        <w:b/>
        <w:bCs/>
        <w:color w:val="FFFFFF" w:themeColor="background1"/>
        <w:szCs w:val="22"/>
      </w:rPr>
      <w:fldChar w:fldCharType="end"/>
    </w:r>
  </w:p>
  <w:p w14:paraId="3DBC5CC4" w14:textId="77777777" w:rsidR="00932588" w:rsidRPr="004D0957" w:rsidRDefault="00932588" w:rsidP="00FB27A2">
    <w:pPr>
      <w:pStyle w:val="a4"/>
      <w:tabs>
        <w:tab w:val="clear" w:pos="9355"/>
        <w:tab w:val="left" w:pos="9356"/>
      </w:tabs>
      <w:ind w:right="-710" w:firstLine="425"/>
      <w:jc w:val="right"/>
      <w:rPr>
        <w:rFonts w:ascii="Calibri" w:hAnsi="Calibri" w:cs="Calibri"/>
        <w:b/>
        <w:bCs/>
        <w:szCs w:val="22"/>
      </w:rPr>
    </w:pPr>
    <w:r w:rsidRPr="00FB27A2">
      <w:rPr>
        <w:rFonts w:ascii="Calibri" w:hAnsi="Calibri" w:cs="Calibri"/>
        <w:b/>
        <w:bCs/>
        <w:color w:val="FFFFFF" w:themeColor="background1"/>
        <w:szCs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6" w:type="dxa"/>
      <w:tblInd w:w="108" w:type="dxa"/>
      <w:tblLayout w:type="fixed"/>
      <w:tblLook w:val="0000" w:firstRow="0" w:lastRow="0" w:firstColumn="0" w:lastColumn="0" w:noHBand="0" w:noVBand="0"/>
    </w:tblPr>
    <w:tblGrid>
      <w:gridCol w:w="5137"/>
      <w:gridCol w:w="4689"/>
    </w:tblGrid>
    <w:tr w:rsidR="00932588" w14:paraId="54483D88" w14:textId="77777777" w:rsidTr="00342228">
      <w:trPr>
        <w:trHeight w:val="232"/>
      </w:trPr>
      <w:tc>
        <w:tcPr>
          <w:tcW w:w="5137" w:type="dxa"/>
          <w:shd w:val="clear" w:color="auto" w:fill="auto"/>
        </w:tcPr>
        <w:p w14:paraId="67DCC8FF" w14:textId="77777777" w:rsidR="00932588" w:rsidRDefault="00932588" w:rsidP="00342228">
          <w:pPr>
            <w:snapToGrid w:val="0"/>
            <w:spacing w:after="0" w:line="240" w:lineRule="atLeast"/>
            <w:rPr>
              <w:b/>
              <w:bCs/>
              <w:position w:val="1"/>
              <w:sz w:val="16"/>
              <w:szCs w:val="16"/>
            </w:rPr>
          </w:pPr>
          <w:r>
            <w:rPr>
              <w:b/>
              <w:noProof/>
              <w:lang w:eastAsia="ru-RU"/>
            </w:rPr>
            <w:drawing>
              <wp:inline distT="0" distB="0" distL="0" distR="0" wp14:anchorId="4B92D566" wp14:editId="5B118E15">
                <wp:extent cx="733425" cy="485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5303" name="Picture 1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33425" cy="485775"/>
                        </a:xfrm>
                        <a:prstGeom prst="rect">
                          <a:avLst/>
                        </a:prstGeom>
                        <a:solidFill>
                          <a:srgbClr val="FFFFFF"/>
                        </a:solidFill>
                        <a:ln>
                          <a:noFill/>
                        </a:ln>
                      </pic:spPr>
                    </pic:pic>
                  </a:graphicData>
                </a:graphic>
              </wp:inline>
            </w:drawing>
          </w:r>
          <w:r>
            <w:rPr>
              <w:b/>
              <w:noProof/>
              <w:lang w:eastAsia="ru-RU"/>
            </w:rPr>
            <w:drawing>
              <wp:inline distT="0" distB="0" distL="0" distR="0" wp14:anchorId="4B84A846" wp14:editId="3B386DCE">
                <wp:extent cx="2286000" cy="304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094" name="Picture 1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2286000" cy="304800"/>
                        </a:xfrm>
                        <a:prstGeom prst="rect">
                          <a:avLst/>
                        </a:prstGeom>
                        <a:solidFill>
                          <a:srgbClr val="FFFFFF"/>
                        </a:solidFill>
                        <a:ln>
                          <a:noFill/>
                        </a:ln>
                      </pic:spPr>
                    </pic:pic>
                  </a:graphicData>
                </a:graphic>
              </wp:inline>
            </w:drawing>
          </w:r>
        </w:p>
        <w:p w14:paraId="1C17D8D9" w14:textId="475CAA48" w:rsidR="00932588" w:rsidRDefault="004F7AC1" w:rsidP="00305530">
          <w:pPr>
            <w:tabs>
              <w:tab w:val="right" w:pos="10206"/>
            </w:tabs>
            <w:spacing w:after="0" w:line="240" w:lineRule="atLeast"/>
            <w:jc w:val="center"/>
            <w:rPr>
              <w:b/>
              <w:bCs/>
              <w:position w:val="1"/>
              <w:sz w:val="16"/>
              <w:szCs w:val="16"/>
            </w:rPr>
          </w:pPr>
          <w:r>
            <w:rPr>
              <w:noProof/>
              <w:lang w:eastAsia="ru-RU"/>
            </w:rPr>
            <mc:AlternateContent>
              <mc:Choice Requires="wps">
                <w:drawing>
                  <wp:anchor distT="4294967295" distB="4294967295" distL="114300" distR="114300" simplePos="0" relativeHeight="251658240" behindDoc="1" locked="0" layoutInCell="1" allowOverlap="1" wp14:anchorId="7ED952A5" wp14:editId="76FF9DFB">
                    <wp:simplePos x="0" y="0"/>
                    <wp:positionH relativeFrom="column">
                      <wp:posOffset>-130175</wp:posOffset>
                    </wp:positionH>
                    <wp:positionV relativeFrom="paragraph">
                      <wp:posOffset>186054</wp:posOffset>
                    </wp:positionV>
                    <wp:extent cx="6289675" cy="0"/>
                    <wp:effectExtent l="0" t="0" r="0" b="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9675" cy="0"/>
                            </a:xfrm>
                            <a:prstGeom prst="line">
                              <a:avLst/>
                            </a:prstGeom>
                            <a:noFill/>
                            <a:ln w="17640">
                              <a:solidFill>
                                <a:srgbClr val="33A3A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420090" id="Прямая соединительная линия 6"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25pt,14.65pt" to="4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" strokecolor="#33a3a3" strokeweight=".49mm"/>
                </w:pict>
              </mc:Fallback>
            </mc:AlternateContent>
          </w:r>
          <w:r w:rsidR="00932588">
            <w:rPr>
              <w:b/>
              <w:bCs/>
              <w:position w:val="1"/>
              <w:sz w:val="16"/>
              <w:szCs w:val="16"/>
            </w:rPr>
            <w:t>ОБЩЕСТВО   С   ОГРАНИЧЕННОЙ    ОТВЕТСТВЕННОСТЬЮ</w:t>
          </w:r>
        </w:p>
      </w:tc>
      <w:tc>
        <w:tcPr>
          <w:tcW w:w="4689" w:type="dxa"/>
          <w:shd w:val="clear" w:color="auto" w:fill="auto"/>
          <w:vAlign w:val="center"/>
        </w:tcPr>
        <w:p w14:paraId="59E6BA1F" w14:textId="77777777" w:rsidR="00932588" w:rsidRDefault="00932588" w:rsidP="00342228">
          <w:pPr>
            <w:snapToGrid w:val="0"/>
            <w:spacing w:after="0" w:line="170" w:lineRule="atLeast"/>
            <w:jc w:val="right"/>
            <w:rPr>
              <w:rFonts w:cstheme="minorHAnsi"/>
              <w:sz w:val="20"/>
              <w:szCs w:val="20"/>
            </w:rPr>
          </w:pPr>
          <w:r w:rsidRPr="00CD48B1">
            <w:rPr>
              <w:rFonts w:cstheme="minorHAnsi"/>
              <w:sz w:val="20"/>
              <w:szCs w:val="20"/>
            </w:rPr>
            <w:t>454080, Россия, г. Челябинск, ул. Энтузиастов, 6а,</w:t>
          </w:r>
        </w:p>
        <w:p w14:paraId="037F276F" w14:textId="77777777" w:rsidR="00932588" w:rsidRDefault="00932588" w:rsidP="00342228">
          <w:pPr>
            <w:snapToGrid w:val="0"/>
            <w:spacing w:after="0" w:line="170" w:lineRule="atLeast"/>
            <w:jc w:val="right"/>
            <w:rPr>
              <w:rFonts w:cstheme="minorHAnsi"/>
              <w:sz w:val="20"/>
              <w:szCs w:val="20"/>
            </w:rPr>
          </w:pPr>
          <w:r w:rsidRPr="00CD48B1">
            <w:rPr>
              <w:rFonts w:cstheme="minorHAnsi"/>
              <w:sz w:val="20"/>
              <w:szCs w:val="20"/>
            </w:rPr>
            <w:t>тел. (351) 265-71-56, 265-72-35,</w:t>
          </w:r>
        </w:p>
        <w:p w14:paraId="40187D94" w14:textId="77777777" w:rsidR="00932588" w:rsidRDefault="00932588" w:rsidP="00342228">
          <w:pPr>
            <w:snapToGrid w:val="0"/>
            <w:spacing w:after="0" w:line="170" w:lineRule="atLeast"/>
            <w:jc w:val="right"/>
            <w:rPr>
              <w:rFonts w:cstheme="minorHAnsi"/>
              <w:sz w:val="20"/>
              <w:szCs w:val="20"/>
            </w:rPr>
          </w:pPr>
          <w:r w:rsidRPr="00CD48B1">
            <w:rPr>
              <w:rFonts w:cstheme="minorHAnsi"/>
              <w:sz w:val="20"/>
              <w:szCs w:val="20"/>
            </w:rPr>
            <w:t>тел./факс 265-71</w:t>
          </w:r>
          <w:r>
            <w:rPr>
              <w:rFonts w:cstheme="minorHAnsi"/>
              <w:sz w:val="20"/>
              <w:szCs w:val="20"/>
            </w:rPr>
            <w:t xml:space="preserve"> </w:t>
          </w:r>
          <w:r w:rsidRPr="00CD48B1">
            <w:rPr>
              <w:rFonts w:cstheme="minorHAnsi"/>
              <w:sz w:val="20"/>
              <w:szCs w:val="20"/>
            </w:rPr>
            <w:t xml:space="preserve">56 </w:t>
          </w:r>
        </w:p>
        <w:p w14:paraId="06966FB6" w14:textId="77777777" w:rsidR="00932588" w:rsidRPr="00CD48B1" w:rsidRDefault="00932588" w:rsidP="00342228">
          <w:pPr>
            <w:snapToGrid w:val="0"/>
            <w:spacing w:after="0" w:line="170" w:lineRule="atLeast"/>
            <w:jc w:val="right"/>
            <w:rPr>
              <w:rFonts w:cstheme="minorHAnsi"/>
              <w:sz w:val="20"/>
              <w:szCs w:val="20"/>
            </w:rPr>
          </w:pPr>
          <w:r w:rsidRPr="00CD48B1">
            <w:rPr>
              <w:rFonts w:cstheme="minorHAnsi"/>
              <w:sz w:val="20"/>
              <w:szCs w:val="20"/>
            </w:rPr>
            <w:t>Для электронной переписки:</w:t>
          </w:r>
          <w:r>
            <w:rPr>
              <w:rFonts w:cstheme="minorHAnsi"/>
              <w:sz w:val="20"/>
              <w:szCs w:val="20"/>
            </w:rPr>
            <w:t xml:space="preserve"> </w:t>
          </w:r>
          <w:hyperlink r:id="rId3" w:history="1">
            <w:r w:rsidRPr="004B77EA">
              <w:rPr>
                <w:rStyle w:val="a8"/>
                <w:rFonts w:cstheme="minorHAnsi"/>
                <w:sz w:val="20"/>
                <w:szCs w:val="20"/>
              </w:rPr>
              <w:t>info@promatis.ru</w:t>
            </w:r>
          </w:hyperlink>
        </w:p>
      </w:tc>
    </w:tr>
  </w:tbl>
  <w:p w14:paraId="726D6EE2" w14:textId="77777777" w:rsidR="00932588" w:rsidRDefault="00932588" w:rsidP="00342228">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5395"/>
    <w:multiLevelType w:val="hybridMultilevel"/>
    <w:tmpl w:val="A0AC741C"/>
    <w:lvl w:ilvl="0" w:tplc="4912BD3A">
      <w:start w:val="1"/>
      <w:numFmt w:val="bullet"/>
      <w:lvlText w:val=""/>
      <w:lvlJc w:val="left"/>
      <w:pPr>
        <w:ind w:left="720" w:hanging="360"/>
      </w:pPr>
      <w:rPr>
        <w:rFonts w:ascii="Symbol" w:hAnsi="Symbol" w:hint="default"/>
      </w:rPr>
    </w:lvl>
    <w:lvl w:ilvl="1" w:tplc="10981AC6" w:tentative="1">
      <w:start w:val="1"/>
      <w:numFmt w:val="bullet"/>
      <w:lvlText w:val="o"/>
      <w:lvlJc w:val="left"/>
      <w:pPr>
        <w:ind w:left="1440" w:hanging="360"/>
      </w:pPr>
      <w:rPr>
        <w:rFonts w:ascii="Courier New" w:hAnsi="Courier New" w:cs="Courier New" w:hint="default"/>
      </w:rPr>
    </w:lvl>
    <w:lvl w:ilvl="2" w:tplc="80DE3AEE" w:tentative="1">
      <w:start w:val="1"/>
      <w:numFmt w:val="bullet"/>
      <w:lvlText w:val=""/>
      <w:lvlJc w:val="left"/>
      <w:pPr>
        <w:ind w:left="2160" w:hanging="360"/>
      </w:pPr>
      <w:rPr>
        <w:rFonts w:ascii="Wingdings" w:hAnsi="Wingdings" w:hint="default"/>
      </w:rPr>
    </w:lvl>
    <w:lvl w:ilvl="3" w:tplc="43A47F9A" w:tentative="1">
      <w:start w:val="1"/>
      <w:numFmt w:val="bullet"/>
      <w:lvlText w:val=""/>
      <w:lvlJc w:val="left"/>
      <w:pPr>
        <w:ind w:left="2880" w:hanging="360"/>
      </w:pPr>
      <w:rPr>
        <w:rFonts w:ascii="Symbol" w:hAnsi="Symbol" w:hint="default"/>
      </w:rPr>
    </w:lvl>
    <w:lvl w:ilvl="4" w:tplc="CAE06F36" w:tentative="1">
      <w:start w:val="1"/>
      <w:numFmt w:val="bullet"/>
      <w:lvlText w:val="o"/>
      <w:lvlJc w:val="left"/>
      <w:pPr>
        <w:ind w:left="3600" w:hanging="360"/>
      </w:pPr>
      <w:rPr>
        <w:rFonts w:ascii="Courier New" w:hAnsi="Courier New" w:cs="Courier New" w:hint="default"/>
      </w:rPr>
    </w:lvl>
    <w:lvl w:ilvl="5" w:tplc="D7987018" w:tentative="1">
      <w:start w:val="1"/>
      <w:numFmt w:val="bullet"/>
      <w:lvlText w:val=""/>
      <w:lvlJc w:val="left"/>
      <w:pPr>
        <w:ind w:left="4320" w:hanging="360"/>
      </w:pPr>
      <w:rPr>
        <w:rFonts w:ascii="Wingdings" w:hAnsi="Wingdings" w:hint="default"/>
      </w:rPr>
    </w:lvl>
    <w:lvl w:ilvl="6" w:tplc="C1BA9672" w:tentative="1">
      <w:start w:val="1"/>
      <w:numFmt w:val="bullet"/>
      <w:lvlText w:val=""/>
      <w:lvlJc w:val="left"/>
      <w:pPr>
        <w:ind w:left="5040" w:hanging="360"/>
      </w:pPr>
      <w:rPr>
        <w:rFonts w:ascii="Symbol" w:hAnsi="Symbol" w:hint="default"/>
      </w:rPr>
    </w:lvl>
    <w:lvl w:ilvl="7" w:tplc="252691B2" w:tentative="1">
      <w:start w:val="1"/>
      <w:numFmt w:val="bullet"/>
      <w:lvlText w:val="o"/>
      <w:lvlJc w:val="left"/>
      <w:pPr>
        <w:ind w:left="5760" w:hanging="360"/>
      </w:pPr>
      <w:rPr>
        <w:rFonts w:ascii="Courier New" w:hAnsi="Courier New" w:cs="Courier New" w:hint="default"/>
      </w:rPr>
    </w:lvl>
    <w:lvl w:ilvl="8" w:tplc="E6EEBC94" w:tentative="1">
      <w:start w:val="1"/>
      <w:numFmt w:val="bullet"/>
      <w:lvlText w:val=""/>
      <w:lvlJc w:val="left"/>
      <w:pPr>
        <w:ind w:left="6480" w:hanging="360"/>
      </w:pPr>
      <w:rPr>
        <w:rFonts w:ascii="Wingdings" w:hAnsi="Wingdings" w:hint="default"/>
      </w:rPr>
    </w:lvl>
  </w:abstractNum>
  <w:abstractNum w:abstractNumId="1" w15:restartNumberingAfterBreak="0">
    <w:nsid w:val="07C66A01"/>
    <w:multiLevelType w:val="hybridMultilevel"/>
    <w:tmpl w:val="010C8538"/>
    <w:lvl w:ilvl="0" w:tplc="84E00658">
      <w:start w:val="1"/>
      <w:numFmt w:val="bullet"/>
      <w:lvlText w:val=""/>
      <w:lvlJc w:val="left"/>
      <w:pPr>
        <w:ind w:left="720" w:hanging="360"/>
      </w:pPr>
      <w:rPr>
        <w:rFonts w:ascii="Symbol" w:hAnsi="Symbol" w:hint="default"/>
      </w:rPr>
    </w:lvl>
    <w:lvl w:ilvl="1" w:tplc="A392952E" w:tentative="1">
      <w:start w:val="1"/>
      <w:numFmt w:val="bullet"/>
      <w:lvlText w:val="o"/>
      <w:lvlJc w:val="left"/>
      <w:pPr>
        <w:ind w:left="1440" w:hanging="360"/>
      </w:pPr>
      <w:rPr>
        <w:rFonts w:ascii="Courier New" w:hAnsi="Courier New" w:cs="Courier New" w:hint="default"/>
      </w:rPr>
    </w:lvl>
    <w:lvl w:ilvl="2" w:tplc="6CEABC78" w:tentative="1">
      <w:start w:val="1"/>
      <w:numFmt w:val="bullet"/>
      <w:lvlText w:val=""/>
      <w:lvlJc w:val="left"/>
      <w:pPr>
        <w:ind w:left="2160" w:hanging="360"/>
      </w:pPr>
      <w:rPr>
        <w:rFonts w:ascii="Wingdings" w:hAnsi="Wingdings" w:hint="default"/>
      </w:rPr>
    </w:lvl>
    <w:lvl w:ilvl="3" w:tplc="BC5CBA6A" w:tentative="1">
      <w:start w:val="1"/>
      <w:numFmt w:val="bullet"/>
      <w:lvlText w:val=""/>
      <w:lvlJc w:val="left"/>
      <w:pPr>
        <w:ind w:left="2880" w:hanging="360"/>
      </w:pPr>
      <w:rPr>
        <w:rFonts w:ascii="Symbol" w:hAnsi="Symbol" w:hint="default"/>
      </w:rPr>
    </w:lvl>
    <w:lvl w:ilvl="4" w:tplc="F9FE1F12" w:tentative="1">
      <w:start w:val="1"/>
      <w:numFmt w:val="bullet"/>
      <w:lvlText w:val="o"/>
      <w:lvlJc w:val="left"/>
      <w:pPr>
        <w:ind w:left="3600" w:hanging="360"/>
      </w:pPr>
      <w:rPr>
        <w:rFonts w:ascii="Courier New" w:hAnsi="Courier New" w:cs="Courier New" w:hint="default"/>
      </w:rPr>
    </w:lvl>
    <w:lvl w:ilvl="5" w:tplc="4AD89BC6" w:tentative="1">
      <w:start w:val="1"/>
      <w:numFmt w:val="bullet"/>
      <w:lvlText w:val=""/>
      <w:lvlJc w:val="left"/>
      <w:pPr>
        <w:ind w:left="4320" w:hanging="360"/>
      </w:pPr>
      <w:rPr>
        <w:rFonts w:ascii="Wingdings" w:hAnsi="Wingdings" w:hint="default"/>
      </w:rPr>
    </w:lvl>
    <w:lvl w:ilvl="6" w:tplc="62F234A4" w:tentative="1">
      <w:start w:val="1"/>
      <w:numFmt w:val="bullet"/>
      <w:lvlText w:val=""/>
      <w:lvlJc w:val="left"/>
      <w:pPr>
        <w:ind w:left="5040" w:hanging="360"/>
      </w:pPr>
      <w:rPr>
        <w:rFonts w:ascii="Symbol" w:hAnsi="Symbol" w:hint="default"/>
      </w:rPr>
    </w:lvl>
    <w:lvl w:ilvl="7" w:tplc="E6D05E9A" w:tentative="1">
      <w:start w:val="1"/>
      <w:numFmt w:val="bullet"/>
      <w:lvlText w:val="o"/>
      <w:lvlJc w:val="left"/>
      <w:pPr>
        <w:ind w:left="5760" w:hanging="360"/>
      </w:pPr>
      <w:rPr>
        <w:rFonts w:ascii="Courier New" w:hAnsi="Courier New" w:cs="Courier New" w:hint="default"/>
      </w:rPr>
    </w:lvl>
    <w:lvl w:ilvl="8" w:tplc="B61E4844" w:tentative="1">
      <w:start w:val="1"/>
      <w:numFmt w:val="bullet"/>
      <w:lvlText w:val=""/>
      <w:lvlJc w:val="left"/>
      <w:pPr>
        <w:ind w:left="6480" w:hanging="360"/>
      </w:pPr>
      <w:rPr>
        <w:rFonts w:ascii="Wingdings" w:hAnsi="Wingdings" w:hint="default"/>
      </w:rPr>
    </w:lvl>
  </w:abstractNum>
  <w:abstractNum w:abstractNumId="2" w15:restartNumberingAfterBreak="0">
    <w:nsid w:val="0AEE737A"/>
    <w:multiLevelType w:val="hybridMultilevel"/>
    <w:tmpl w:val="CBDC66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4F40AE"/>
    <w:multiLevelType w:val="hybridMultilevel"/>
    <w:tmpl w:val="CCEE707E"/>
    <w:lvl w:ilvl="0" w:tplc="847ABD38">
      <w:start w:val="1"/>
      <w:numFmt w:val="decimal"/>
      <w:pStyle w:val="a"/>
      <w:lvlText w:val="%1."/>
      <w:lvlJc w:val="left"/>
      <w:pPr>
        <w:ind w:left="1145" w:hanging="360"/>
      </w:pPr>
    </w:lvl>
    <w:lvl w:ilvl="1" w:tplc="828A75A2" w:tentative="1">
      <w:start w:val="1"/>
      <w:numFmt w:val="lowerLetter"/>
      <w:lvlText w:val="%2."/>
      <w:lvlJc w:val="left"/>
      <w:pPr>
        <w:ind w:left="1865" w:hanging="360"/>
      </w:pPr>
    </w:lvl>
    <w:lvl w:ilvl="2" w:tplc="5E80DF78" w:tentative="1">
      <w:start w:val="1"/>
      <w:numFmt w:val="lowerRoman"/>
      <w:lvlText w:val="%3."/>
      <w:lvlJc w:val="right"/>
      <w:pPr>
        <w:ind w:left="2585" w:hanging="180"/>
      </w:pPr>
    </w:lvl>
    <w:lvl w:ilvl="3" w:tplc="9C8889B0" w:tentative="1">
      <w:start w:val="1"/>
      <w:numFmt w:val="decimal"/>
      <w:lvlText w:val="%4."/>
      <w:lvlJc w:val="left"/>
      <w:pPr>
        <w:ind w:left="3305" w:hanging="360"/>
      </w:pPr>
    </w:lvl>
    <w:lvl w:ilvl="4" w:tplc="ADF049F4" w:tentative="1">
      <w:start w:val="1"/>
      <w:numFmt w:val="lowerLetter"/>
      <w:lvlText w:val="%5."/>
      <w:lvlJc w:val="left"/>
      <w:pPr>
        <w:ind w:left="4025" w:hanging="360"/>
      </w:pPr>
    </w:lvl>
    <w:lvl w:ilvl="5" w:tplc="930A4FA2" w:tentative="1">
      <w:start w:val="1"/>
      <w:numFmt w:val="lowerRoman"/>
      <w:lvlText w:val="%6."/>
      <w:lvlJc w:val="right"/>
      <w:pPr>
        <w:ind w:left="4745" w:hanging="180"/>
      </w:pPr>
    </w:lvl>
    <w:lvl w:ilvl="6" w:tplc="88E8AF44" w:tentative="1">
      <w:start w:val="1"/>
      <w:numFmt w:val="decimal"/>
      <w:lvlText w:val="%7."/>
      <w:lvlJc w:val="left"/>
      <w:pPr>
        <w:ind w:left="5465" w:hanging="360"/>
      </w:pPr>
    </w:lvl>
    <w:lvl w:ilvl="7" w:tplc="72ACCFFC" w:tentative="1">
      <w:start w:val="1"/>
      <w:numFmt w:val="lowerLetter"/>
      <w:lvlText w:val="%8."/>
      <w:lvlJc w:val="left"/>
      <w:pPr>
        <w:ind w:left="6185" w:hanging="360"/>
      </w:pPr>
    </w:lvl>
    <w:lvl w:ilvl="8" w:tplc="78D88C26" w:tentative="1">
      <w:start w:val="1"/>
      <w:numFmt w:val="lowerRoman"/>
      <w:lvlText w:val="%9."/>
      <w:lvlJc w:val="right"/>
      <w:pPr>
        <w:ind w:left="6905" w:hanging="180"/>
      </w:pPr>
    </w:lvl>
  </w:abstractNum>
  <w:abstractNum w:abstractNumId="4" w15:restartNumberingAfterBreak="0">
    <w:nsid w:val="139F7CEC"/>
    <w:multiLevelType w:val="hybridMultilevel"/>
    <w:tmpl w:val="615EE70A"/>
    <w:lvl w:ilvl="0" w:tplc="7468529E">
      <w:start w:val="1"/>
      <w:numFmt w:val="decimal"/>
      <w:lvlText w:val="%1."/>
      <w:lvlJc w:val="left"/>
      <w:pPr>
        <w:ind w:left="720" w:hanging="360"/>
      </w:pPr>
    </w:lvl>
    <w:lvl w:ilvl="1" w:tplc="083657BC" w:tentative="1">
      <w:start w:val="1"/>
      <w:numFmt w:val="lowerLetter"/>
      <w:lvlText w:val="%2."/>
      <w:lvlJc w:val="left"/>
      <w:pPr>
        <w:ind w:left="1440" w:hanging="360"/>
      </w:pPr>
    </w:lvl>
    <w:lvl w:ilvl="2" w:tplc="4596FB88" w:tentative="1">
      <w:start w:val="1"/>
      <w:numFmt w:val="lowerRoman"/>
      <w:lvlText w:val="%3."/>
      <w:lvlJc w:val="right"/>
      <w:pPr>
        <w:ind w:left="2160" w:hanging="180"/>
      </w:pPr>
    </w:lvl>
    <w:lvl w:ilvl="3" w:tplc="38A44CF4" w:tentative="1">
      <w:start w:val="1"/>
      <w:numFmt w:val="decimal"/>
      <w:lvlText w:val="%4."/>
      <w:lvlJc w:val="left"/>
      <w:pPr>
        <w:ind w:left="2880" w:hanging="360"/>
      </w:pPr>
    </w:lvl>
    <w:lvl w:ilvl="4" w:tplc="9864C030" w:tentative="1">
      <w:start w:val="1"/>
      <w:numFmt w:val="lowerLetter"/>
      <w:lvlText w:val="%5."/>
      <w:lvlJc w:val="left"/>
      <w:pPr>
        <w:ind w:left="3600" w:hanging="360"/>
      </w:pPr>
    </w:lvl>
    <w:lvl w:ilvl="5" w:tplc="6C7E7EEA" w:tentative="1">
      <w:start w:val="1"/>
      <w:numFmt w:val="lowerRoman"/>
      <w:lvlText w:val="%6."/>
      <w:lvlJc w:val="right"/>
      <w:pPr>
        <w:ind w:left="4320" w:hanging="180"/>
      </w:pPr>
    </w:lvl>
    <w:lvl w:ilvl="6" w:tplc="775A4AFA" w:tentative="1">
      <w:start w:val="1"/>
      <w:numFmt w:val="decimal"/>
      <w:lvlText w:val="%7."/>
      <w:lvlJc w:val="left"/>
      <w:pPr>
        <w:ind w:left="5040" w:hanging="360"/>
      </w:pPr>
    </w:lvl>
    <w:lvl w:ilvl="7" w:tplc="CEB22A76" w:tentative="1">
      <w:start w:val="1"/>
      <w:numFmt w:val="lowerLetter"/>
      <w:lvlText w:val="%8."/>
      <w:lvlJc w:val="left"/>
      <w:pPr>
        <w:ind w:left="5760" w:hanging="360"/>
      </w:pPr>
    </w:lvl>
    <w:lvl w:ilvl="8" w:tplc="5754BD28" w:tentative="1">
      <w:start w:val="1"/>
      <w:numFmt w:val="lowerRoman"/>
      <w:lvlText w:val="%9."/>
      <w:lvlJc w:val="right"/>
      <w:pPr>
        <w:ind w:left="6480" w:hanging="180"/>
      </w:pPr>
    </w:lvl>
  </w:abstractNum>
  <w:abstractNum w:abstractNumId="5" w15:restartNumberingAfterBreak="0">
    <w:nsid w:val="1B9B3DA4"/>
    <w:multiLevelType w:val="multilevel"/>
    <w:tmpl w:val="D21AB9BA"/>
    <w:lvl w:ilvl="0">
      <w:start w:val="1"/>
      <w:numFmt w:val="bullet"/>
      <w:lvlText w:val=""/>
      <w:lvlJc w:val="left"/>
      <w:pPr>
        <w:ind w:left="785" w:hanging="360"/>
      </w:pPr>
      <w:rPr>
        <w:rFonts w:ascii="Symbol" w:hAnsi="Symbo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6" w15:restartNumberingAfterBreak="0">
    <w:nsid w:val="1F08204F"/>
    <w:multiLevelType w:val="hybridMultilevel"/>
    <w:tmpl w:val="832A75E2"/>
    <w:lvl w:ilvl="0" w:tplc="C6B21680">
      <w:start w:val="1"/>
      <w:numFmt w:val="bullet"/>
      <w:lvlText w:val=""/>
      <w:lvlJc w:val="left"/>
      <w:pPr>
        <w:ind w:left="720" w:hanging="360"/>
      </w:pPr>
      <w:rPr>
        <w:rFonts w:ascii="Symbol" w:hAnsi="Symbol" w:hint="default"/>
      </w:rPr>
    </w:lvl>
    <w:lvl w:ilvl="1" w:tplc="AB72A348">
      <w:start w:val="1"/>
      <w:numFmt w:val="bullet"/>
      <w:lvlText w:val="o"/>
      <w:lvlJc w:val="left"/>
      <w:pPr>
        <w:ind w:left="1440" w:hanging="360"/>
      </w:pPr>
      <w:rPr>
        <w:rFonts w:ascii="Courier New" w:hAnsi="Courier New" w:cs="Courier New" w:hint="default"/>
      </w:rPr>
    </w:lvl>
    <w:lvl w:ilvl="2" w:tplc="73225D18" w:tentative="1">
      <w:start w:val="1"/>
      <w:numFmt w:val="bullet"/>
      <w:lvlText w:val=""/>
      <w:lvlJc w:val="left"/>
      <w:pPr>
        <w:ind w:left="2160" w:hanging="360"/>
      </w:pPr>
      <w:rPr>
        <w:rFonts w:ascii="Wingdings" w:hAnsi="Wingdings" w:hint="default"/>
      </w:rPr>
    </w:lvl>
    <w:lvl w:ilvl="3" w:tplc="FF3C4306" w:tentative="1">
      <w:start w:val="1"/>
      <w:numFmt w:val="bullet"/>
      <w:lvlText w:val=""/>
      <w:lvlJc w:val="left"/>
      <w:pPr>
        <w:ind w:left="2880" w:hanging="360"/>
      </w:pPr>
      <w:rPr>
        <w:rFonts w:ascii="Symbol" w:hAnsi="Symbol" w:hint="default"/>
      </w:rPr>
    </w:lvl>
    <w:lvl w:ilvl="4" w:tplc="8AB815F6" w:tentative="1">
      <w:start w:val="1"/>
      <w:numFmt w:val="bullet"/>
      <w:lvlText w:val="o"/>
      <w:lvlJc w:val="left"/>
      <w:pPr>
        <w:ind w:left="3600" w:hanging="360"/>
      </w:pPr>
      <w:rPr>
        <w:rFonts w:ascii="Courier New" w:hAnsi="Courier New" w:cs="Courier New" w:hint="default"/>
      </w:rPr>
    </w:lvl>
    <w:lvl w:ilvl="5" w:tplc="D3DC1E04" w:tentative="1">
      <w:start w:val="1"/>
      <w:numFmt w:val="bullet"/>
      <w:lvlText w:val=""/>
      <w:lvlJc w:val="left"/>
      <w:pPr>
        <w:ind w:left="4320" w:hanging="360"/>
      </w:pPr>
      <w:rPr>
        <w:rFonts w:ascii="Wingdings" w:hAnsi="Wingdings" w:hint="default"/>
      </w:rPr>
    </w:lvl>
    <w:lvl w:ilvl="6" w:tplc="D5E65E22" w:tentative="1">
      <w:start w:val="1"/>
      <w:numFmt w:val="bullet"/>
      <w:lvlText w:val=""/>
      <w:lvlJc w:val="left"/>
      <w:pPr>
        <w:ind w:left="5040" w:hanging="360"/>
      </w:pPr>
      <w:rPr>
        <w:rFonts w:ascii="Symbol" w:hAnsi="Symbol" w:hint="default"/>
      </w:rPr>
    </w:lvl>
    <w:lvl w:ilvl="7" w:tplc="974E19EC" w:tentative="1">
      <w:start w:val="1"/>
      <w:numFmt w:val="bullet"/>
      <w:lvlText w:val="o"/>
      <w:lvlJc w:val="left"/>
      <w:pPr>
        <w:ind w:left="5760" w:hanging="360"/>
      </w:pPr>
      <w:rPr>
        <w:rFonts w:ascii="Courier New" w:hAnsi="Courier New" w:cs="Courier New" w:hint="default"/>
      </w:rPr>
    </w:lvl>
    <w:lvl w:ilvl="8" w:tplc="F2449AAE" w:tentative="1">
      <w:start w:val="1"/>
      <w:numFmt w:val="bullet"/>
      <w:lvlText w:val=""/>
      <w:lvlJc w:val="left"/>
      <w:pPr>
        <w:ind w:left="6480" w:hanging="360"/>
      </w:pPr>
      <w:rPr>
        <w:rFonts w:ascii="Wingdings" w:hAnsi="Wingdings" w:hint="default"/>
      </w:rPr>
    </w:lvl>
  </w:abstractNum>
  <w:abstractNum w:abstractNumId="7" w15:restartNumberingAfterBreak="0">
    <w:nsid w:val="20CC5AFC"/>
    <w:multiLevelType w:val="hybridMultilevel"/>
    <w:tmpl w:val="A246F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64954"/>
    <w:multiLevelType w:val="hybridMultilevel"/>
    <w:tmpl w:val="A406E87E"/>
    <w:lvl w:ilvl="0" w:tplc="322AD7C8">
      <w:start w:val="1"/>
      <w:numFmt w:val="bullet"/>
      <w:lvlText w:val=""/>
      <w:lvlJc w:val="left"/>
      <w:pPr>
        <w:ind w:left="720" w:hanging="360"/>
      </w:pPr>
      <w:rPr>
        <w:rFonts w:ascii="Symbol" w:hAnsi="Symbol" w:hint="default"/>
      </w:rPr>
    </w:lvl>
    <w:lvl w:ilvl="1" w:tplc="91085924" w:tentative="1">
      <w:start w:val="1"/>
      <w:numFmt w:val="bullet"/>
      <w:lvlText w:val="o"/>
      <w:lvlJc w:val="left"/>
      <w:pPr>
        <w:ind w:left="1440" w:hanging="360"/>
      </w:pPr>
      <w:rPr>
        <w:rFonts w:ascii="Courier New" w:hAnsi="Courier New" w:cs="Courier New" w:hint="default"/>
      </w:rPr>
    </w:lvl>
    <w:lvl w:ilvl="2" w:tplc="313427EE" w:tentative="1">
      <w:start w:val="1"/>
      <w:numFmt w:val="bullet"/>
      <w:lvlText w:val=""/>
      <w:lvlJc w:val="left"/>
      <w:pPr>
        <w:ind w:left="2160" w:hanging="360"/>
      </w:pPr>
      <w:rPr>
        <w:rFonts w:ascii="Wingdings" w:hAnsi="Wingdings" w:hint="default"/>
      </w:rPr>
    </w:lvl>
    <w:lvl w:ilvl="3" w:tplc="1F2C4BAA" w:tentative="1">
      <w:start w:val="1"/>
      <w:numFmt w:val="bullet"/>
      <w:lvlText w:val=""/>
      <w:lvlJc w:val="left"/>
      <w:pPr>
        <w:ind w:left="2880" w:hanging="360"/>
      </w:pPr>
      <w:rPr>
        <w:rFonts w:ascii="Symbol" w:hAnsi="Symbol" w:hint="default"/>
      </w:rPr>
    </w:lvl>
    <w:lvl w:ilvl="4" w:tplc="3594CBEA" w:tentative="1">
      <w:start w:val="1"/>
      <w:numFmt w:val="bullet"/>
      <w:lvlText w:val="o"/>
      <w:lvlJc w:val="left"/>
      <w:pPr>
        <w:ind w:left="3600" w:hanging="360"/>
      </w:pPr>
      <w:rPr>
        <w:rFonts w:ascii="Courier New" w:hAnsi="Courier New" w:cs="Courier New" w:hint="default"/>
      </w:rPr>
    </w:lvl>
    <w:lvl w:ilvl="5" w:tplc="84AC3C9E" w:tentative="1">
      <w:start w:val="1"/>
      <w:numFmt w:val="bullet"/>
      <w:lvlText w:val=""/>
      <w:lvlJc w:val="left"/>
      <w:pPr>
        <w:ind w:left="4320" w:hanging="360"/>
      </w:pPr>
      <w:rPr>
        <w:rFonts w:ascii="Wingdings" w:hAnsi="Wingdings" w:hint="default"/>
      </w:rPr>
    </w:lvl>
    <w:lvl w:ilvl="6" w:tplc="07FA7064" w:tentative="1">
      <w:start w:val="1"/>
      <w:numFmt w:val="bullet"/>
      <w:lvlText w:val=""/>
      <w:lvlJc w:val="left"/>
      <w:pPr>
        <w:ind w:left="5040" w:hanging="360"/>
      </w:pPr>
      <w:rPr>
        <w:rFonts w:ascii="Symbol" w:hAnsi="Symbol" w:hint="default"/>
      </w:rPr>
    </w:lvl>
    <w:lvl w:ilvl="7" w:tplc="0E343472" w:tentative="1">
      <w:start w:val="1"/>
      <w:numFmt w:val="bullet"/>
      <w:lvlText w:val="o"/>
      <w:lvlJc w:val="left"/>
      <w:pPr>
        <w:ind w:left="5760" w:hanging="360"/>
      </w:pPr>
      <w:rPr>
        <w:rFonts w:ascii="Courier New" w:hAnsi="Courier New" w:cs="Courier New" w:hint="default"/>
      </w:rPr>
    </w:lvl>
    <w:lvl w:ilvl="8" w:tplc="81DE91E4" w:tentative="1">
      <w:start w:val="1"/>
      <w:numFmt w:val="bullet"/>
      <w:lvlText w:val=""/>
      <w:lvlJc w:val="left"/>
      <w:pPr>
        <w:ind w:left="6480" w:hanging="360"/>
      </w:pPr>
      <w:rPr>
        <w:rFonts w:ascii="Wingdings" w:hAnsi="Wingdings" w:hint="default"/>
      </w:rPr>
    </w:lvl>
  </w:abstractNum>
  <w:abstractNum w:abstractNumId="9" w15:restartNumberingAfterBreak="0">
    <w:nsid w:val="26537FA0"/>
    <w:multiLevelType w:val="hybridMultilevel"/>
    <w:tmpl w:val="5ED6D03C"/>
    <w:lvl w:ilvl="0" w:tplc="7D522AEE">
      <w:start w:val="1"/>
      <w:numFmt w:val="bullet"/>
      <w:lvlText w:val=""/>
      <w:lvlJc w:val="left"/>
      <w:pPr>
        <w:ind w:left="720" w:hanging="360"/>
      </w:pPr>
      <w:rPr>
        <w:rFonts w:ascii="Symbol" w:hAnsi="Symbol" w:hint="default"/>
      </w:rPr>
    </w:lvl>
    <w:lvl w:ilvl="1" w:tplc="6E52DB2A" w:tentative="1">
      <w:start w:val="1"/>
      <w:numFmt w:val="lowerLetter"/>
      <w:lvlText w:val="%2."/>
      <w:lvlJc w:val="left"/>
      <w:pPr>
        <w:ind w:left="1440" w:hanging="360"/>
      </w:pPr>
    </w:lvl>
    <w:lvl w:ilvl="2" w:tplc="6EF2DC02" w:tentative="1">
      <w:start w:val="1"/>
      <w:numFmt w:val="lowerRoman"/>
      <w:lvlText w:val="%3."/>
      <w:lvlJc w:val="right"/>
      <w:pPr>
        <w:ind w:left="2160" w:hanging="180"/>
      </w:pPr>
    </w:lvl>
    <w:lvl w:ilvl="3" w:tplc="C9A2FF84" w:tentative="1">
      <w:start w:val="1"/>
      <w:numFmt w:val="decimal"/>
      <w:lvlText w:val="%4."/>
      <w:lvlJc w:val="left"/>
      <w:pPr>
        <w:ind w:left="2880" w:hanging="360"/>
      </w:pPr>
    </w:lvl>
    <w:lvl w:ilvl="4" w:tplc="21308D7A" w:tentative="1">
      <w:start w:val="1"/>
      <w:numFmt w:val="lowerLetter"/>
      <w:lvlText w:val="%5."/>
      <w:lvlJc w:val="left"/>
      <w:pPr>
        <w:ind w:left="3600" w:hanging="360"/>
      </w:pPr>
    </w:lvl>
    <w:lvl w:ilvl="5" w:tplc="18B8B74E" w:tentative="1">
      <w:start w:val="1"/>
      <w:numFmt w:val="lowerRoman"/>
      <w:lvlText w:val="%6."/>
      <w:lvlJc w:val="right"/>
      <w:pPr>
        <w:ind w:left="4320" w:hanging="180"/>
      </w:pPr>
    </w:lvl>
    <w:lvl w:ilvl="6" w:tplc="ABCC1E0A" w:tentative="1">
      <w:start w:val="1"/>
      <w:numFmt w:val="decimal"/>
      <w:lvlText w:val="%7."/>
      <w:lvlJc w:val="left"/>
      <w:pPr>
        <w:ind w:left="5040" w:hanging="360"/>
      </w:pPr>
    </w:lvl>
    <w:lvl w:ilvl="7" w:tplc="AD74CBB0" w:tentative="1">
      <w:start w:val="1"/>
      <w:numFmt w:val="lowerLetter"/>
      <w:lvlText w:val="%8."/>
      <w:lvlJc w:val="left"/>
      <w:pPr>
        <w:ind w:left="5760" w:hanging="360"/>
      </w:pPr>
    </w:lvl>
    <w:lvl w:ilvl="8" w:tplc="D34A747A" w:tentative="1">
      <w:start w:val="1"/>
      <w:numFmt w:val="lowerRoman"/>
      <w:lvlText w:val="%9."/>
      <w:lvlJc w:val="right"/>
      <w:pPr>
        <w:ind w:left="6480" w:hanging="180"/>
      </w:pPr>
    </w:lvl>
  </w:abstractNum>
  <w:abstractNum w:abstractNumId="10" w15:restartNumberingAfterBreak="0">
    <w:nsid w:val="28BE4E6C"/>
    <w:multiLevelType w:val="multilevel"/>
    <w:tmpl w:val="D4E29A06"/>
    <w:lvl w:ilvl="0">
      <w:start w:val="1"/>
      <w:numFmt w:val="decimal"/>
      <w:lvlText w:val="%1."/>
      <w:lvlJc w:val="left"/>
      <w:pPr>
        <w:ind w:left="785" w:hanging="360"/>
      </w:pPr>
      <w:rPr>
        <w:rFonts w:hint="default"/>
      </w:rPr>
    </w:lvl>
    <w:lvl w:ilvl="1">
      <w:start w:val="1"/>
      <w:numFmt w:val="decimal"/>
      <w:isLgl/>
      <w:lvlText w:val="%1.%2."/>
      <w:lvlJc w:val="left"/>
      <w:pPr>
        <w:ind w:left="1004" w:hanging="720"/>
      </w:pPr>
      <w:rPr>
        <w:rFonts w:hint="default"/>
        <w:strike w:val="0"/>
        <w:color w:val="auto"/>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11" w15:restartNumberingAfterBreak="0">
    <w:nsid w:val="2F1F7814"/>
    <w:multiLevelType w:val="hybridMultilevel"/>
    <w:tmpl w:val="CDBAE940"/>
    <w:lvl w:ilvl="0" w:tplc="93327194">
      <w:start w:val="1"/>
      <w:numFmt w:val="bullet"/>
      <w:lvlText w:val=""/>
      <w:lvlJc w:val="left"/>
      <w:pPr>
        <w:ind w:left="720" w:hanging="360"/>
      </w:pPr>
      <w:rPr>
        <w:rFonts w:ascii="Symbol" w:hAnsi="Symbol" w:hint="default"/>
      </w:rPr>
    </w:lvl>
    <w:lvl w:ilvl="1" w:tplc="99AA9366" w:tentative="1">
      <w:start w:val="1"/>
      <w:numFmt w:val="bullet"/>
      <w:lvlText w:val="o"/>
      <w:lvlJc w:val="left"/>
      <w:pPr>
        <w:ind w:left="1440" w:hanging="360"/>
      </w:pPr>
      <w:rPr>
        <w:rFonts w:ascii="Courier New" w:hAnsi="Courier New" w:cs="Courier New" w:hint="default"/>
      </w:rPr>
    </w:lvl>
    <w:lvl w:ilvl="2" w:tplc="2EEC6A0E" w:tentative="1">
      <w:start w:val="1"/>
      <w:numFmt w:val="bullet"/>
      <w:lvlText w:val=""/>
      <w:lvlJc w:val="left"/>
      <w:pPr>
        <w:ind w:left="2160" w:hanging="360"/>
      </w:pPr>
      <w:rPr>
        <w:rFonts w:ascii="Wingdings" w:hAnsi="Wingdings" w:hint="default"/>
      </w:rPr>
    </w:lvl>
    <w:lvl w:ilvl="3" w:tplc="1B6C5F8A" w:tentative="1">
      <w:start w:val="1"/>
      <w:numFmt w:val="bullet"/>
      <w:lvlText w:val=""/>
      <w:lvlJc w:val="left"/>
      <w:pPr>
        <w:ind w:left="2880" w:hanging="360"/>
      </w:pPr>
      <w:rPr>
        <w:rFonts w:ascii="Symbol" w:hAnsi="Symbol" w:hint="default"/>
      </w:rPr>
    </w:lvl>
    <w:lvl w:ilvl="4" w:tplc="B2AC1C7A" w:tentative="1">
      <w:start w:val="1"/>
      <w:numFmt w:val="bullet"/>
      <w:lvlText w:val="o"/>
      <w:lvlJc w:val="left"/>
      <w:pPr>
        <w:ind w:left="3600" w:hanging="360"/>
      </w:pPr>
      <w:rPr>
        <w:rFonts w:ascii="Courier New" w:hAnsi="Courier New" w:cs="Courier New" w:hint="default"/>
      </w:rPr>
    </w:lvl>
    <w:lvl w:ilvl="5" w:tplc="BD9A429A" w:tentative="1">
      <w:start w:val="1"/>
      <w:numFmt w:val="bullet"/>
      <w:lvlText w:val=""/>
      <w:lvlJc w:val="left"/>
      <w:pPr>
        <w:ind w:left="4320" w:hanging="360"/>
      </w:pPr>
      <w:rPr>
        <w:rFonts w:ascii="Wingdings" w:hAnsi="Wingdings" w:hint="default"/>
      </w:rPr>
    </w:lvl>
    <w:lvl w:ilvl="6" w:tplc="7DF0FFC8" w:tentative="1">
      <w:start w:val="1"/>
      <w:numFmt w:val="bullet"/>
      <w:lvlText w:val=""/>
      <w:lvlJc w:val="left"/>
      <w:pPr>
        <w:ind w:left="5040" w:hanging="360"/>
      </w:pPr>
      <w:rPr>
        <w:rFonts w:ascii="Symbol" w:hAnsi="Symbol" w:hint="default"/>
      </w:rPr>
    </w:lvl>
    <w:lvl w:ilvl="7" w:tplc="4D9CA99E" w:tentative="1">
      <w:start w:val="1"/>
      <w:numFmt w:val="bullet"/>
      <w:lvlText w:val="o"/>
      <w:lvlJc w:val="left"/>
      <w:pPr>
        <w:ind w:left="5760" w:hanging="360"/>
      </w:pPr>
      <w:rPr>
        <w:rFonts w:ascii="Courier New" w:hAnsi="Courier New" w:cs="Courier New" w:hint="default"/>
      </w:rPr>
    </w:lvl>
    <w:lvl w:ilvl="8" w:tplc="C18CC4A8" w:tentative="1">
      <w:start w:val="1"/>
      <w:numFmt w:val="bullet"/>
      <w:lvlText w:val=""/>
      <w:lvlJc w:val="left"/>
      <w:pPr>
        <w:ind w:left="6480" w:hanging="360"/>
      </w:pPr>
      <w:rPr>
        <w:rFonts w:ascii="Wingdings" w:hAnsi="Wingdings" w:hint="default"/>
      </w:rPr>
    </w:lvl>
  </w:abstractNum>
  <w:abstractNum w:abstractNumId="12" w15:restartNumberingAfterBreak="0">
    <w:nsid w:val="30113E0F"/>
    <w:multiLevelType w:val="hybridMultilevel"/>
    <w:tmpl w:val="F76A51C0"/>
    <w:lvl w:ilvl="0" w:tplc="E5929DBE">
      <w:start w:val="1"/>
      <w:numFmt w:val="bullet"/>
      <w:lvlText w:val=""/>
      <w:lvlJc w:val="left"/>
      <w:pPr>
        <w:ind w:left="720" w:hanging="360"/>
      </w:pPr>
      <w:rPr>
        <w:rFonts w:ascii="Symbol" w:hAnsi="Symbol" w:hint="default"/>
      </w:rPr>
    </w:lvl>
    <w:lvl w:ilvl="1" w:tplc="07909FD6" w:tentative="1">
      <w:start w:val="1"/>
      <w:numFmt w:val="bullet"/>
      <w:lvlText w:val="o"/>
      <w:lvlJc w:val="left"/>
      <w:pPr>
        <w:ind w:left="1440" w:hanging="360"/>
      </w:pPr>
      <w:rPr>
        <w:rFonts w:ascii="Courier New" w:hAnsi="Courier New" w:cs="Courier New" w:hint="default"/>
      </w:rPr>
    </w:lvl>
    <w:lvl w:ilvl="2" w:tplc="58F63D44" w:tentative="1">
      <w:start w:val="1"/>
      <w:numFmt w:val="bullet"/>
      <w:lvlText w:val=""/>
      <w:lvlJc w:val="left"/>
      <w:pPr>
        <w:ind w:left="2160" w:hanging="360"/>
      </w:pPr>
      <w:rPr>
        <w:rFonts w:ascii="Wingdings" w:hAnsi="Wingdings" w:hint="default"/>
      </w:rPr>
    </w:lvl>
    <w:lvl w:ilvl="3" w:tplc="DDB2B15C" w:tentative="1">
      <w:start w:val="1"/>
      <w:numFmt w:val="bullet"/>
      <w:lvlText w:val=""/>
      <w:lvlJc w:val="left"/>
      <w:pPr>
        <w:ind w:left="2880" w:hanging="360"/>
      </w:pPr>
      <w:rPr>
        <w:rFonts w:ascii="Symbol" w:hAnsi="Symbol" w:hint="default"/>
      </w:rPr>
    </w:lvl>
    <w:lvl w:ilvl="4" w:tplc="9432A6C4" w:tentative="1">
      <w:start w:val="1"/>
      <w:numFmt w:val="bullet"/>
      <w:lvlText w:val="o"/>
      <w:lvlJc w:val="left"/>
      <w:pPr>
        <w:ind w:left="3600" w:hanging="360"/>
      </w:pPr>
      <w:rPr>
        <w:rFonts w:ascii="Courier New" w:hAnsi="Courier New" w:cs="Courier New" w:hint="default"/>
      </w:rPr>
    </w:lvl>
    <w:lvl w:ilvl="5" w:tplc="45F082F0" w:tentative="1">
      <w:start w:val="1"/>
      <w:numFmt w:val="bullet"/>
      <w:lvlText w:val=""/>
      <w:lvlJc w:val="left"/>
      <w:pPr>
        <w:ind w:left="4320" w:hanging="360"/>
      </w:pPr>
      <w:rPr>
        <w:rFonts w:ascii="Wingdings" w:hAnsi="Wingdings" w:hint="default"/>
      </w:rPr>
    </w:lvl>
    <w:lvl w:ilvl="6" w:tplc="BDCAA884" w:tentative="1">
      <w:start w:val="1"/>
      <w:numFmt w:val="bullet"/>
      <w:lvlText w:val=""/>
      <w:lvlJc w:val="left"/>
      <w:pPr>
        <w:ind w:left="5040" w:hanging="360"/>
      </w:pPr>
      <w:rPr>
        <w:rFonts w:ascii="Symbol" w:hAnsi="Symbol" w:hint="default"/>
      </w:rPr>
    </w:lvl>
    <w:lvl w:ilvl="7" w:tplc="4CD4D664" w:tentative="1">
      <w:start w:val="1"/>
      <w:numFmt w:val="bullet"/>
      <w:lvlText w:val="o"/>
      <w:lvlJc w:val="left"/>
      <w:pPr>
        <w:ind w:left="5760" w:hanging="360"/>
      </w:pPr>
      <w:rPr>
        <w:rFonts w:ascii="Courier New" w:hAnsi="Courier New" w:cs="Courier New" w:hint="default"/>
      </w:rPr>
    </w:lvl>
    <w:lvl w:ilvl="8" w:tplc="6ED8C88E" w:tentative="1">
      <w:start w:val="1"/>
      <w:numFmt w:val="bullet"/>
      <w:lvlText w:val=""/>
      <w:lvlJc w:val="left"/>
      <w:pPr>
        <w:ind w:left="6480" w:hanging="360"/>
      </w:pPr>
      <w:rPr>
        <w:rFonts w:ascii="Wingdings" w:hAnsi="Wingdings" w:hint="default"/>
      </w:rPr>
    </w:lvl>
  </w:abstractNum>
  <w:abstractNum w:abstractNumId="13" w15:restartNumberingAfterBreak="0">
    <w:nsid w:val="33697284"/>
    <w:multiLevelType w:val="hybridMultilevel"/>
    <w:tmpl w:val="065A013E"/>
    <w:lvl w:ilvl="0" w:tplc="6EB80DD0">
      <w:start w:val="1"/>
      <w:numFmt w:val="bullet"/>
      <w:lvlText w:val=""/>
      <w:lvlJc w:val="left"/>
      <w:pPr>
        <w:ind w:left="1145" w:hanging="360"/>
      </w:pPr>
      <w:rPr>
        <w:rFonts w:ascii="Wingdings" w:hAnsi="Wingdings" w:hint="default"/>
      </w:rPr>
    </w:lvl>
    <w:lvl w:ilvl="1" w:tplc="458EC652">
      <w:start w:val="1"/>
      <w:numFmt w:val="bullet"/>
      <w:lvlText w:val="o"/>
      <w:lvlJc w:val="left"/>
      <w:pPr>
        <w:ind w:left="1865" w:hanging="360"/>
      </w:pPr>
      <w:rPr>
        <w:rFonts w:ascii="Courier New" w:hAnsi="Courier New" w:cs="Courier New" w:hint="default"/>
      </w:rPr>
    </w:lvl>
    <w:lvl w:ilvl="2" w:tplc="CF78CCA6">
      <w:start w:val="1"/>
      <w:numFmt w:val="bullet"/>
      <w:lvlText w:val=""/>
      <w:lvlJc w:val="left"/>
      <w:pPr>
        <w:ind w:left="2585" w:hanging="360"/>
      </w:pPr>
      <w:rPr>
        <w:rFonts w:ascii="Wingdings" w:hAnsi="Wingdings" w:hint="default"/>
      </w:rPr>
    </w:lvl>
    <w:lvl w:ilvl="3" w:tplc="7CA689E4">
      <w:start w:val="1"/>
      <w:numFmt w:val="bullet"/>
      <w:lvlText w:val=""/>
      <w:lvlJc w:val="left"/>
      <w:pPr>
        <w:ind w:left="3305" w:hanging="360"/>
      </w:pPr>
      <w:rPr>
        <w:rFonts w:ascii="Symbol" w:hAnsi="Symbol" w:hint="default"/>
      </w:rPr>
    </w:lvl>
    <w:lvl w:ilvl="4" w:tplc="87D8F5F6">
      <w:start w:val="1"/>
      <w:numFmt w:val="bullet"/>
      <w:lvlText w:val="o"/>
      <w:lvlJc w:val="left"/>
      <w:pPr>
        <w:ind w:left="4025" w:hanging="360"/>
      </w:pPr>
      <w:rPr>
        <w:rFonts w:ascii="Courier New" w:hAnsi="Courier New" w:cs="Courier New" w:hint="default"/>
      </w:rPr>
    </w:lvl>
    <w:lvl w:ilvl="5" w:tplc="92AC3DA4">
      <w:start w:val="1"/>
      <w:numFmt w:val="bullet"/>
      <w:lvlText w:val=""/>
      <w:lvlJc w:val="left"/>
      <w:pPr>
        <w:ind w:left="4745" w:hanging="360"/>
      </w:pPr>
      <w:rPr>
        <w:rFonts w:ascii="Wingdings" w:hAnsi="Wingdings" w:hint="default"/>
      </w:rPr>
    </w:lvl>
    <w:lvl w:ilvl="6" w:tplc="0784B3A2">
      <w:start w:val="1"/>
      <w:numFmt w:val="bullet"/>
      <w:lvlText w:val=""/>
      <w:lvlJc w:val="left"/>
      <w:pPr>
        <w:ind w:left="5465" w:hanging="360"/>
      </w:pPr>
      <w:rPr>
        <w:rFonts w:ascii="Symbol" w:hAnsi="Symbol" w:hint="default"/>
      </w:rPr>
    </w:lvl>
    <w:lvl w:ilvl="7" w:tplc="FAE4A6FA">
      <w:start w:val="1"/>
      <w:numFmt w:val="bullet"/>
      <w:lvlText w:val="o"/>
      <w:lvlJc w:val="left"/>
      <w:pPr>
        <w:ind w:left="6185" w:hanging="360"/>
      </w:pPr>
      <w:rPr>
        <w:rFonts w:ascii="Courier New" w:hAnsi="Courier New" w:cs="Courier New" w:hint="default"/>
      </w:rPr>
    </w:lvl>
    <w:lvl w:ilvl="8" w:tplc="608AE25C">
      <w:start w:val="1"/>
      <w:numFmt w:val="bullet"/>
      <w:lvlText w:val=""/>
      <w:lvlJc w:val="left"/>
      <w:pPr>
        <w:ind w:left="6905" w:hanging="360"/>
      </w:pPr>
      <w:rPr>
        <w:rFonts w:ascii="Wingdings" w:hAnsi="Wingdings" w:hint="default"/>
      </w:rPr>
    </w:lvl>
  </w:abstractNum>
  <w:abstractNum w:abstractNumId="14" w15:restartNumberingAfterBreak="0">
    <w:nsid w:val="35A666A7"/>
    <w:multiLevelType w:val="hybridMultilevel"/>
    <w:tmpl w:val="BABE8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7734B"/>
    <w:multiLevelType w:val="multilevel"/>
    <w:tmpl w:val="D4E29A06"/>
    <w:lvl w:ilvl="0">
      <w:start w:val="1"/>
      <w:numFmt w:val="decimal"/>
      <w:lvlText w:val="%1."/>
      <w:lvlJc w:val="left"/>
      <w:pPr>
        <w:ind w:left="785" w:hanging="360"/>
      </w:pPr>
      <w:rPr>
        <w:rFonts w:hint="default"/>
      </w:rPr>
    </w:lvl>
    <w:lvl w:ilvl="1">
      <w:start w:val="1"/>
      <w:numFmt w:val="decimal"/>
      <w:isLgl/>
      <w:lvlText w:val="%1.%2."/>
      <w:lvlJc w:val="left"/>
      <w:pPr>
        <w:ind w:left="1004" w:hanging="720"/>
      </w:pPr>
      <w:rPr>
        <w:rFonts w:hint="default"/>
        <w:strike w:val="0"/>
        <w:color w:val="auto"/>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16" w15:restartNumberingAfterBreak="0">
    <w:nsid w:val="3A283D93"/>
    <w:multiLevelType w:val="hybridMultilevel"/>
    <w:tmpl w:val="826252E6"/>
    <w:lvl w:ilvl="0" w:tplc="77963B70">
      <w:start w:val="1"/>
      <w:numFmt w:val="decimal"/>
      <w:lvlText w:val="%1."/>
      <w:lvlJc w:val="left"/>
      <w:pPr>
        <w:ind w:left="1145" w:hanging="360"/>
      </w:pPr>
    </w:lvl>
    <w:lvl w:ilvl="1" w:tplc="BF3032D6" w:tentative="1">
      <w:start w:val="1"/>
      <w:numFmt w:val="lowerLetter"/>
      <w:lvlText w:val="%2."/>
      <w:lvlJc w:val="left"/>
      <w:pPr>
        <w:ind w:left="1865" w:hanging="360"/>
      </w:pPr>
    </w:lvl>
    <w:lvl w:ilvl="2" w:tplc="BE4847EA" w:tentative="1">
      <w:start w:val="1"/>
      <w:numFmt w:val="lowerRoman"/>
      <w:lvlText w:val="%3."/>
      <w:lvlJc w:val="right"/>
      <w:pPr>
        <w:ind w:left="2585" w:hanging="180"/>
      </w:pPr>
    </w:lvl>
    <w:lvl w:ilvl="3" w:tplc="41E0B300" w:tentative="1">
      <w:start w:val="1"/>
      <w:numFmt w:val="decimal"/>
      <w:lvlText w:val="%4."/>
      <w:lvlJc w:val="left"/>
      <w:pPr>
        <w:ind w:left="3305" w:hanging="360"/>
      </w:pPr>
    </w:lvl>
    <w:lvl w:ilvl="4" w:tplc="AF18DA3A" w:tentative="1">
      <w:start w:val="1"/>
      <w:numFmt w:val="lowerLetter"/>
      <w:lvlText w:val="%5."/>
      <w:lvlJc w:val="left"/>
      <w:pPr>
        <w:ind w:left="4025" w:hanging="360"/>
      </w:pPr>
    </w:lvl>
    <w:lvl w:ilvl="5" w:tplc="684EFE70" w:tentative="1">
      <w:start w:val="1"/>
      <w:numFmt w:val="lowerRoman"/>
      <w:lvlText w:val="%6."/>
      <w:lvlJc w:val="right"/>
      <w:pPr>
        <w:ind w:left="4745" w:hanging="180"/>
      </w:pPr>
    </w:lvl>
    <w:lvl w:ilvl="6" w:tplc="97C29AD0" w:tentative="1">
      <w:start w:val="1"/>
      <w:numFmt w:val="decimal"/>
      <w:lvlText w:val="%7."/>
      <w:lvlJc w:val="left"/>
      <w:pPr>
        <w:ind w:left="5465" w:hanging="360"/>
      </w:pPr>
    </w:lvl>
    <w:lvl w:ilvl="7" w:tplc="C5A6136E" w:tentative="1">
      <w:start w:val="1"/>
      <w:numFmt w:val="lowerLetter"/>
      <w:lvlText w:val="%8."/>
      <w:lvlJc w:val="left"/>
      <w:pPr>
        <w:ind w:left="6185" w:hanging="360"/>
      </w:pPr>
    </w:lvl>
    <w:lvl w:ilvl="8" w:tplc="E88AB18A" w:tentative="1">
      <w:start w:val="1"/>
      <w:numFmt w:val="lowerRoman"/>
      <w:lvlText w:val="%9."/>
      <w:lvlJc w:val="right"/>
      <w:pPr>
        <w:ind w:left="6905" w:hanging="180"/>
      </w:pPr>
    </w:lvl>
  </w:abstractNum>
  <w:abstractNum w:abstractNumId="17" w15:restartNumberingAfterBreak="0">
    <w:nsid w:val="3A78505F"/>
    <w:multiLevelType w:val="hybridMultilevel"/>
    <w:tmpl w:val="179873F4"/>
    <w:lvl w:ilvl="0" w:tplc="52F4C4CC">
      <w:start w:val="1"/>
      <w:numFmt w:val="bullet"/>
      <w:lvlText w:val=""/>
      <w:lvlJc w:val="left"/>
      <w:pPr>
        <w:ind w:left="720" w:hanging="360"/>
      </w:pPr>
      <w:rPr>
        <w:rFonts w:ascii="Symbol" w:hAnsi="Symbol" w:hint="default"/>
      </w:rPr>
    </w:lvl>
    <w:lvl w:ilvl="1" w:tplc="595EEAEC" w:tentative="1">
      <w:start w:val="1"/>
      <w:numFmt w:val="bullet"/>
      <w:lvlText w:val="o"/>
      <w:lvlJc w:val="left"/>
      <w:pPr>
        <w:ind w:left="1440" w:hanging="360"/>
      </w:pPr>
      <w:rPr>
        <w:rFonts w:ascii="Courier New" w:hAnsi="Courier New" w:cs="Courier New" w:hint="default"/>
      </w:rPr>
    </w:lvl>
    <w:lvl w:ilvl="2" w:tplc="0DB2B14C" w:tentative="1">
      <w:start w:val="1"/>
      <w:numFmt w:val="bullet"/>
      <w:lvlText w:val=""/>
      <w:lvlJc w:val="left"/>
      <w:pPr>
        <w:ind w:left="2160" w:hanging="360"/>
      </w:pPr>
      <w:rPr>
        <w:rFonts w:ascii="Wingdings" w:hAnsi="Wingdings" w:hint="default"/>
      </w:rPr>
    </w:lvl>
    <w:lvl w:ilvl="3" w:tplc="360605E4" w:tentative="1">
      <w:start w:val="1"/>
      <w:numFmt w:val="bullet"/>
      <w:lvlText w:val=""/>
      <w:lvlJc w:val="left"/>
      <w:pPr>
        <w:ind w:left="2880" w:hanging="360"/>
      </w:pPr>
      <w:rPr>
        <w:rFonts w:ascii="Symbol" w:hAnsi="Symbol" w:hint="default"/>
      </w:rPr>
    </w:lvl>
    <w:lvl w:ilvl="4" w:tplc="43C42810" w:tentative="1">
      <w:start w:val="1"/>
      <w:numFmt w:val="bullet"/>
      <w:lvlText w:val="o"/>
      <w:lvlJc w:val="left"/>
      <w:pPr>
        <w:ind w:left="3600" w:hanging="360"/>
      </w:pPr>
      <w:rPr>
        <w:rFonts w:ascii="Courier New" w:hAnsi="Courier New" w:cs="Courier New" w:hint="default"/>
      </w:rPr>
    </w:lvl>
    <w:lvl w:ilvl="5" w:tplc="32F8C1E0" w:tentative="1">
      <w:start w:val="1"/>
      <w:numFmt w:val="bullet"/>
      <w:lvlText w:val=""/>
      <w:lvlJc w:val="left"/>
      <w:pPr>
        <w:ind w:left="4320" w:hanging="360"/>
      </w:pPr>
      <w:rPr>
        <w:rFonts w:ascii="Wingdings" w:hAnsi="Wingdings" w:hint="default"/>
      </w:rPr>
    </w:lvl>
    <w:lvl w:ilvl="6" w:tplc="3A30BDE4" w:tentative="1">
      <w:start w:val="1"/>
      <w:numFmt w:val="bullet"/>
      <w:lvlText w:val=""/>
      <w:lvlJc w:val="left"/>
      <w:pPr>
        <w:ind w:left="5040" w:hanging="360"/>
      </w:pPr>
      <w:rPr>
        <w:rFonts w:ascii="Symbol" w:hAnsi="Symbol" w:hint="default"/>
      </w:rPr>
    </w:lvl>
    <w:lvl w:ilvl="7" w:tplc="8ADA580A" w:tentative="1">
      <w:start w:val="1"/>
      <w:numFmt w:val="bullet"/>
      <w:lvlText w:val="o"/>
      <w:lvlJc w:val="left"/>
      <w:pPr>
        <w:ind w:left="5760" w:hanging="360"/>
      </w:pPr>
      <w:rPr>
        <w:rFonts w:ascii="Courier New" w:hAnsi="Courier New" w:cs="Courier New" w:hint="default"/>
      </w:rPr>
    </w:lvl>
    <w:lvl w:ilvl="8" w:tplc="DA5CAD3E" w:tentative="1">
      <w:start w:val="1"/>
      <w:numFmt w:val="bullet"/>
      <w:lvlText w:val=""/>
      <w:lvlJc w:val="left"/>
      <w:pPr>
        <w:ind w:left="6480" w:hanging="360"/>
      </w:pPr>
      <w:rPr>
        <w:rFonts w:ascii="Wingdings" w:hAnsi="Wingdings" w:hint="default"/>
      </w:rPr>
    </w:lvl>
  </w:abstractNum>
  <w:abstractNum w:abstractNumId="18" w15:restartNumberingAfterBreak="0">
    <w:nsid w:val="3F2B21F1"/>
    <w:multiLevelType w:val="hybridMultilevel"/>
    <w:tmpl w:val="A5DEDBB4"/>
    <w:lvl w:ilvl="0" w:tplc="86CCCB7E">
      <w:start w:val="1"/>
      <w:numFmt w:val="bullet"/>
      <w:lvlText w:val=""/>
      <w:lvlJc w:val="left"/>
      <w:pPr>
        <w:ind w:left="720" w:hanging="360"/>
      </w:pPr>
      <w:rPr>
        <w:rFonts w:ascii="Symbol" w:hAnsi="Symbol" w:hint="default"/>
      </w:rPr>
    </w:lvl>
    <w:lvl w:ilvl="1" w:tplc="19C05EFC" w:tentative="1">
      <w:start w:val="1"/>
      <w:numFmt w:val="bullet"/>
      <w:lvlText w:val="o"/>
      <w:lvlJc w:val="left"/>
      <w:pPr>
        <w:ind w:left="1440" w:hanging="360"/>
      </w:pPr>
      <w:rPr>
        <w:rFonts w:ascii="Courier New" w:hAnsi="Courier New" w:cs="Courier New" w:hint="default"/>
      </w:rPr>
    </w:lvl>
    <w:lvl w:ilvl="2" w:tplc="8614439A" w:tentative="1">
      <w:start w:val="1"/>
      <w:numFmt w:val="bullet"/>
      <w:lvlText w:val=""/>
      <w:lvlJc w:val="left"/>
      <w:pPr>
        <w:ind w:left="2160" w:hanging="360"/>
      </w:pPr>
      <w:rPr>
        <w:rFonts w:ascii="Wingdings" w:hAnsi="Wingdings" w:hint="default"/>
      </w:rPr>
    </w:lvl>
    <w:lvl w:ilvl="3" w:tplc="D4B48164" w:tentative="1">
      <w:start w:val="1"/>
      <w:numFmt w:val="bullet"/>
      <w:lvlText w:val=""/>
      <w:lvlJc w:val="left"/>
      <w:pPr>
        <w:ind w:left="2880" w:hanging="360"/>
      </w:pPr>
      <w:rPr>
        <w:rFonts w:ascii="Symbol" w:hAnsi="Symbol" w:hint="default"/>
      </w:rPr>
    </w:lvl>
    <w:lvl w:ilvl="4" w:tplc="623C18C2" w:tentative="1">
      <w:start w:val="1"/>
      <w:numFmt w:val="bullet"/>
      <w:lvlText w:val="o"/>
      <w:lvlJc w:val="left"/>
      <w:pPr>
        <w:ind w:left="3600" w:hanging="360"/>
      </w:pPr>
      <w:rPr>
        <w:rFonts w:ascii="Courier New" w:hAnsi="Courier New" w:cs="Courier New" w:hint="default"/>
      </w:rPr>
    </w:lvl>
    <w:lvl w:ilvl="5" w:tplc="1BC6CEDC" w:tentative="1">
      <w:start w:val="1"/>
      <w:numFmt w:val="bullet"/>
      <w:lvlText w:val=""/>
      <w:lvlJc w:val="left"/>
      <w:pPr>
        <w:ind w:left="4320" w:hanging="360"/>
      </w:pPr>
      <w:rPr>
        <w:rFonts w:ascii="Wingdings" w:hAnsi="Wingdings" w:hint="default"/>
      </w:rPr>
    </w:lvl>
    <w:lvl w:ilvl="6" w:tplc="8A6E3CB6" w:tentative="1">
      <w:start w:val="1"/>
      <w:numFmt w:val="bullet"/>
      <w:lvlText w:val=""/>
      <w:lvlJc w:val="left"/>
      <w:pPr>
        <w:ind w:left="5040" w:hanging="360"/>
      </w:pPr>
      <w:rPr>
        <w:rFonts w:ascii="Symbol" w:hAnsi="Symbol" w:hint="default"/>
      </w:rPr>
    </w:lvl>
    <w:lvl w:ilvl="7" w:tplc="93CEA872" w:tentative="1">
      <w:start w:val="1"/>
      <w:numFmt w:val="bullet"/>
      <w:lvlText w:val="o"/>
      <w:lvlJc w:val="left"/>
      <w:pPr>
        <w:ind w:left="5760" w:hanging="360"/>
      </w:pPr>
      <w:rPr>
        <w:rFonts w:ascii="Courier New" w:hAnsi="Courier New" w:cs="Courier New" w:hint="default"/>
      </w:rPr>
    </w:lvl>
    <w:lvl w:ilvl="8" w:tplc="A86EF9E8" w:tentative="1">
      <w:start w:val="1"/>
      <w:numFmt w:val="bullet"/>
      <w:lvlText w:val=""/>
      <w:lvlJc w:val="left"/>
      <w:pPr>
        <w:ind w:left="6480" w:hanging="360"/>
      </w:pPr>
      <w:rPr>
        <w:rFonts w:ascii="Wingdings" w:hAnsi="Wingdings" w:hint="default"/>
      </w:rPr>
    </w:lvl>
  </w:abstractNum>
  <w:abstractNum w:abstractNumId="19" w15:restartNumberingAfterBreak="0">
    <w:nsid w:val="45982BCB"/>
    <w:multiLevelType w:val="multilevel"/>
    <w:tmpl w:val="D21AB9BA"/>
    <w:lvl w:ilvl="0">
      <w:start w:val="1"/>
      <w:numFmt w:val="bullet"/>
      <w:lvlText w:val=""/>
      <w:lvlJc w:val="left"/>
      <w:pPr>
        <w:ind w:left="785" w:hanging="360"/>
      </w:pPr>
      <w:rPr>
        <w:rFonts w:ascii="Symbol" w:hAnsi="Symbo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20" w15:restartNumberingAfterBreak="0">
    <w:nsid w:val="48EC4BE8"/>
    <w:multiLevelType w:val="hybridMultilevel"/>
    <w:tmpl w:val="A07C5318"/>
    <w:lvl w:ilvl="0" w:tplc="88FEDB9E">
      <w:start w:val="1"/>
      <w:numFmt w:val="bullet"/>
      <w:lvlText w:val=""/>
      <w:lvlJc w:val="left"/>
      <w:pPr>
        <w:ind w:left="720" w:hanging="360"/>
      </w:pPr>
      <w:rPr>
        <w:rFonts w:ascii="Symbol" w:hAnsi="Symbol" w:hint="default"/>
      </w:rPr>
    </w:lvl>
    <w:lvl w:ilvl="1" w:tplc="BCFC84D0" w:tentative="1">
      <w:start w:val="1"/>
      <w:numFmt w:val="bullet"/>
      <w:lvlText w:val="o"/>
      <w:lvlJc w:val="left"/>
      <w:pPr>
        <w:ind w:left="1440" w:hanging="360"/>
      </w:pPr>
      <w:rPr>
        <w:rFonts w:ascii="Courier New" w:hAnsi="Courier New" w:cs="Courier New" w:hint="default"/>
      </w:rPr>
    </w:lvl>
    <w:lvl w:ilvl="2" w:tplc="9340987C" w:tentative="1">
      <w:start w:val="1"/>
      <w:numFmt w:val="bullet"/>
      <w:lvlText w:val=""/>
      <w:lvlJc w:val="left"/>
      <w:pPr>
        <w:ind w:left="2160" w:hanging="360"/>
      </w:pPr>
      <w:rPr>
        <w:rFonts w:ascii="Wingdings" w:hAnsi="Wingdings" w:hint="default"/>
      </w:rPr>
    </w:lvl>
    <w:lvl w:ilvl="3" w:tplc="39F01F88" w:tentative="1">
      <w:start w:val="1"/>
      <w:numFmt w:val="bullet"/>
      <w:lvlText w:val=""/>
      <w:lvlJc w:val="left"/>
      <w:pPr>
        <w:ind w:left="2880" w:hanging="360"/>
      </w:pPr>
      <w:rPr>
        <w:rFonts w:ascii="Symbol" w:hAnsi="Symbol" w:hint="default"/>
      </w:rPr>
    </w:lvl>
    <w:lvl w:ilvl="4" w:tplc="23C4A392" w:tentative="1">
      <w:start w:val="1"/>
      <w:numFmt w:val="bullet"/>
      <w:lvlText w:val="o"/>
      <w:lvlJc w:val="left"/>
      <w:pPr>
        <w:ind w:left="3600" w:hanging="360"/>
      </w:pPr>
      <w:rPr>
        <w:rFonts w:ascii="Courier New" w:hAnsi="Courier New" w:cs="Courier New" w:hint="default"/>
      </w:rPr>
    </w:lvl>
    <w:lvl w:ilvl="5" w:tplc="90A0B9B8" w:tentative="1">
      <w:start w:val="1"/>
      <w:numFmt w:val="bullet"/>
      <w:lvlText w:val=""/>
      <w:lvlJc w:val="left"/>
      <w:pPr>
        <w:ind w:left="4320" w:hanging="360"/>
      </w:pPr>
      <w:rPr>
        <w:rFonts w:ascii="Wingdings" w:hAnsi="Wingdings" w:hint="default"/>
      </w:rPr>
    </w:lvl>
    <w:lvl w:ilvl="6" w:tplc="823A5D96" w:tentative="1">
      <w:start w:val="1"/>
      <w:numFmt w:val="bullet"/>
      <w:lvlText w:val=""/>
      <w:lvlJc w:val="left"/>
      <w:pPr>
        <w:ind w:left="5040" w:hanging="360"/>
      </w:pPr>
      <w:rPr>
        <w:rFonts w:ascii="Symbol" w:hAnsi="Symbol" w:hint="default"/>
      </w:rPr>
    </w:lvl>
    <w:lvl w:ilvl="7" w:tplc="CC240E2E" w:tentative="1">
      <w:start w:val="1"/>
      <w:numFmt w:val="bullet"/>
      <w:lvlText w:val="o"/>
      <w:lvlJc w:val="left"/>
      <w:pPr>
        <w:ind w:left="5760" w:hanging="360"/>
      </w:pPr>
      <w:rPr>
        <w:rFonts w:ascii="Courier New" w:hAnsi="Courier New" w:cs="Courier New" w:hint="default"/>
      </w:rPr>
    </w:lvl>
    <w:lvl w:ilvl="8" w:tplc="76F28624" w:tentative="1">
      <w:start w:val="1"/>
      <w:numFmt w:val="bullet"/>
      <w:lvlText w:val=""/>
      <w:lvlJc w:val="left"/>
      <w:pPr>
        <w:ind w:left="6480" w:hanging="360"/>
      </w:pPr>
      <w:rPr>
        <w:rFonts w:ascii="Wingdings" w:hAnsi="Wingdings" w:hint="default"/>
      </w:rPr>
    </w:lvl>
  </w:abstractNum>
  <w:abstractNum w:abstractNumId="21" w15:restartNumberingAfterBreak="0">
    <w:nsid w:val="4D3F2245"/>
    <w:multiLevelType w:val="multilevel"/>
    <w:tmpl w:val="1AD48558"/>
    <w:lvl w:ilvl="0">
      <w:start w:val="1"/>
      <w:numFmt w:val="decimal"/>
      <w:lvlText w:val="%1."/>
      <w:lvlJc w:val="left"/>
      <w:pPr>
        <w:ind w:left="360" w:hanging="360"/>
      </w:pPr>
      <w:rPr>
        <w:rFonts w:hint="default"/>
      </w:rPr>
    </w:lvl>
    <w:lvl w:ilvl="1">
      <w:start w:val="1"/>
      <w:numFmt w:val="decimal"/>
      <w:pStyle w:val="2"/>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DFE5DFB"/>
    <w:multiLevelType w:val="hybridMultilevel"/>
    <w:tmpl w:val="68DA124E"/>
    <w:lvl w:ilvl="0" w:tplc="F12A7F12">
      <w:start w:val="1"/>
      <w:numFmt w:val="bullet"/>
      <w:lvlText w:val=""/>
      <w:lvlJc w:val="left"/>
      <w:pPr>
        <w:ind w:left="720" w:hanging="360"/>
      </w:pPr>
      <w:rPr>
        <w:rFonts w:ascii="Symbol" w:hAnsi="Symbol" w:hint="default"/>
      </w:rPr>
    </w:lvl>
    <w:lvl w:ilvl="1" w:tplc="6BD414CC" w:tentative="1">
      <w:start w:val="1"/>
      <w:numFmt w:val="bullet"/>
      <w:lvlText w:val="o"/>
      <w:lvlJc w:val="left"/>
      <w:pPr>
        <w:ind w:left="1440" w:hanging="360"/>
      </w:pPr>
      <w:rPr>
        <w:rFonts w:ascii="Courier New" w:hAnsi="Courier New" w:cs="Courier New" w:hint="default"/>
      </w:rPr>
    </w:lvl>
    <w:lvl w:ilvl="2" w:tplc="395AB628" w:tentative="1">
      <w:start w:val="1"/>
      <w:numFmt w:val="bullet"/>
      <w:lvlText w:val=""/>
      <w:lvlJc w:val="left"/>
      <w:pPr>
        <w:ind w:left="2160" w:hanging="360"/>
      </w:pPr>
      <w:rPr>
        <w:rFonts w:ascii="Wingdings" w:hAnsi="Wingdings" w:hint="default"/>
      </w:rPr>
    </w:lvl>
    <w:lvl w:ilvl="3" w:tplc="C9789CD6" w:tentative="1">
      <w:start w:val="1"/>
      <w:numFmt w:val="bullet"/>
      <w:lvlText w:val=""/>
      <w:lvlJc w:val="left"/>
      <w:pPr>
        <w:ind w:left="2880" w:hanging="360"/>
      </w:pPr>
      <w:rPr>
        <w:rFonts w:ascii="Symbol" w:hAnsi="Symbol" w:hint="default"/>
      </w:rPr>
    </w:lvl>
    <w:lvl w:ilvl="4" w:tplc="631A77FA" w:tentative="1">
      <w:start w:val="1"/>
      <w:numFmt w:val="bullet"/>
      <w:lvlText w:val="o"/>
      <w:lvlJc w:val="left"/>
      <w:pPr>
        <w:ind w:left="3600" w:hanging="360"/>
      </w:pPr>
      <w:rPr>
        <w:rFonts w:ascii="Courier New" w:hAnsi="Courier New" w:cs="Courier New" w:hint="default"/>
      </w:rPr>
    </w:lvl>
    <w:lvl w:ilvl="5" w:tplc="55C28352" w:tentative="1">
      <w:start w:val="1"/>
      <w:numFmt w:val="bullet"/>
      <w:lvlText w:val=""/>
      <w:lvlJc w:val="left"/>
      <w:pPr>
        <w:ind w:left="4320" w:hanging="360"/>
      </w:pPr>
      <w:rPr>
        <w:rFonts w:ascii="Wingdings" w:hAnsi="Wingdings" w:hint="default"/>
      </w:rPr>
    </w:lvl>
    <w:lvl w:ilvl="6" w:tplc="431264E8" w:tentative="1">
      <w:start w:val="1"/>
      <w:numFmt w:val="bullet"/>
      <w:lvlText w:val=""/>
      <w:lvlJc w:val="left"/>
      <w:pPr>
        <w:ind w:left="5040" w:hanging="360"/>
      </w:pPr>
      <w:rPr>
        <w:rFonts w:ascii="Symbol" w:hAnsi="Symbol" w:hint="default"/>
      </w:rPr>
    </w:lvl>
    <w:lvl w:ilvl="7" w:tplc="89867BEE" w:tentative="1">
      <w:start w:val="1"/>
      <w:numFmt w:val="bullet"/>
      <w:lvlText w:val="o"/>
      <w:lvlJc w:val="left"/>
      <w:pPr>
        <w:ind w:left="5760" w:hanging="360"/>
      </w:pPr>
      <w:rPr>
        <w:rFonts w:ascii="Courier New" w:hAnsi="Courier New" w:cs="Courier New" w:hint="default"/>
      </w:rPr>
    </w:lvl>
    <w:lvl w:ilvl="8" w:tplc="C11272A6" w:tentative="1">
      <w:start w:val="1"/>
      <w:numFmt w:val="bullet"/>
      <w:lvlText w:val=""/>
      <w:lvlJc w:val="left"/>
      <w:pPr>
        <w:ind w:left="6480" w:hanging="360"/>
      </w:pPr>
      <w:rPr>
        <w:rFonts w:ascii="Wingdings" w:hAnsi="Wingdings" w:hint="default"/>
      </w:rPr>
    </w:lvl>
  </w:abstractNum>
  <w:abstractNum w:abstractNumId="23" w15:restartNumberingAfterBreak="0">
    <w:nsid w:val="4EB77A1C"/>
    <w:multiLevelType w:val="hybridMultilevel"/>
    <w:tmpl w:val="B8AE895C"/>
    <w:lvl w:ilvl="0" w:tplc="B64E7748">
      <w:start w:val="1"/>
      <w:numFmt w:val="bullet"/>
      <w:lvlText w:val=""/>
      <w:lvlJc w:val="left"/>
      <w:pPr>
        <w:ind w:left="720" w:hanging="360"/>
      </w:pPr>
      <w:rPr>
        <w:rFonts w:ascii="Symbol" w:hAnsi="Symbol" w:hint="default"/>
      </w:rPr>
    </w:lvl>
    <w:lvl w:ilvl="1" w:tplc="A120E39C" w:tentative="1">
      <w:start w:val="1"/>
      <w:numFmt w:val="bullet"/>
      <w:lvlText w:val="o"/>
      <w:lvlJc w:val="left"/>
      <w:pPr>
        <w:ind w:left="1440" w:hanging="360"/>
      </w:pPr>
      <w:rPr>
        <w:rFonts w:ascii="Courier New" w:hAnsi="Courier New" w:cs="Courier New" w:hint="default"/>
      </w:rPr>
    </w:lvl>
    <w:lvl w:ilvl="2" w:tplc="749AD938" w:tentative="1">
      <w:start w:val="1"/>
      <w:numFmt w:val="bullet"/>
      <w:lvlText w:val=""/>
      <w:lvlJc w:val="left"/>
      <w:pPr>
        <w:ind w:left="2160" w:hanging="360"/>
      </w:pPr>
      <w:rPr>
        <w:rFonts w:ascii="Wingdings" w:hAnsi="Wingdings" w:hint="default"/>
      </w:rPr>
    </w:lvl>
    <w:lvl w:ilvl="3" w:tplc="EE2A488E" w:tentative="1">
      <w:start w:val="1"/>
      <w:numFmt w:val="bullet"/>
      <w:lvlText w:val=""/>
      <w:lvlJc w:val="left"/>
      <w:pPr>
        <w:ind w:left="2880" w:hanging="360"/>
      </w:pPr>
      <w:rPr>
        <w:rFonts w:ascii="Symbol" w:hAnsi="Symbol" w:hint="default"/>
      </w:rPr>
    </w:lvl>
    <w:lvl w:ilvl="4" w:tplc="06F400B2" w:tentative="1">
      <w:start w:val="1"/>
      <w:numFmt w:val="bullet"/>
      <w:lvlText w:val="o"/>
      <w:lvlJc w:val="left"/>
      <w:pPr>
        <w:ind w:left="3600" w:hanging="360"/>
      </w:pPr>
      <w:rPr>
        <w:rFonts w:ascii="Courier New" w:hAnsi="Courier New" w:cs="Courier New" w:hint="default"/>
      </w:rPr>
    </w:lvl>
    <w:lvl w:ilvl="5" w:tplc="F2461982" w:tentative="1">
      <w:start w:val="1"/>
      <w:numFmt w:val="bullet"/>
      <w:lvlText w:val=""/>
      <w:lvlJc w:val="left"/>
      <w:pPr>
        <w:ind w:left="4320" w:hanging="360"/>
      </w:pPr>
      <w:rPr>
        <w:rFonts w:ascii="Wingdings" w:hAnsi="Wingdings" w:hint="default"/>
      </w:rPr>
    </w:lvl>
    <w:lvl w:ilvl="6" w:tplc="10FC19D0" w:tentative="1">
      <w:start w:val="1"/>
      <w:numFmt w:val="bullet"/>
      <w:lvlText w:val=""/>
      <w:lvlJc w:val="left"/>
      <w:pPr>
        <w:ind w:left="5040" w:hanging="360"/>
      </w:pPr>
      <w:rPr>
        <w:rFonts w:ascii="Symbol" w:hAnsi="Symbol" w:hint="default"/>
      </w:rPr>
    </w:lvl>
    <w:lvl w:ilvl="7" w:tplc="85DE3B96" w:tentative="1">
      <w:start w:val="1"/>
      <w:numFmt w:val="bullet"/>
      <w:lvlText w:val="o"/>
      <w:lvlJc w:val="left"/>
      <w:pPr>
        <w:ind w:left="5760" w:hanging="360"/>
      </w:pPr>
      <w:rPr>
        <w:rFonts w:ascii="Courier New" w:hAnsi="Courier New" w:cs="Courier New" w:hint="default"/>
      </w:rPr>
    </w:lvl>
    <w:lvl w:ilvl="8" w:tplc="70EC6CE8" w:tentative="1">
      <w:start w:val="1"/>
      <w:numFmt w:val="bullet"/>
      <w:lvlText w:val=""/>
      <w:lvlJc w:val="left"/>
      <w:pPr>
        <w:ind w:left="6480" w:hanging="360"/>
      </w:pPr>
      <w:rPr>
        <w:rFonts w:ascii="Wingdings" w:hAnsi="Wingdings" w:hint="default"/>
      </w:rPr>
    </w:lvl>
  </w:abstractNum>
  <w:abstractNum w:abstractNumId="24" w15:restartNumberingAfterBreak="0">
    <w:nsid w:val="54F04977"/>
    <w:multiLevelType w:val="hybridMultilevel"/>
    <w:tmpl w:val="3C841BE2"/>
    <w:lvl w:ilvl="0" w:tplc="30348712">
      <w:start w:val="1"/>
      <w:numFmt w:val="bullet"/>
      <w:lvlText w:val=""/>
      <w:lvlJc w:val="left"/>
      <w:pPr>
        <w:ind w:left="720" w:hanging="360"/>
      </w:pPr>
      <w:rPr>
        <w:rFonts w:ascii="Symbol" w:hAnsi="Symbol" w:hint="default"/>
      </w:rPr>
    </w:lvl>
    <w:lvl w:ilvl="1" w:tplc="4CE2D226" w:tentative="1">
      <w:start w:val="1"/>
      <w:numFmt w:val="bullet"/>
      <w:lvlText w:val="o"/>
      <w:lvlJc w:val="left"/>
      <w:pPr>
        <w:ind w:left="1440" w:hanging="360"/>
      </w:pPr>
      <w:rPr>
        <w:rFonts w:ascii="Courier New" w:hAnsi="Courier New" w:cs="Courier New" w:hint="default"/>
      </w:rPr>
    </w:lvl>
    <w:lvl w:ilvl="2" w:tplc="793A1A38" w:tentative="1">
      <w:start w:val="1"/>
      <w:numFmt w:val="bullet"/>
      <w:lvlText w:val=""/>
      <w:lvlJc w:val="left"/>
      <w:pPr>
        <w:ind w:left="2160" w:hanging="360"/>
      </w:pPr>
      <w:rPr>
        <w:rFonts w:ascii="Wingdings" w:hAnsi="Wingdings" w:hint="default"/>
      </w:rPr>
    </w:lvl>
    <w:lvl w:ilvl="3" w:tplc="3154E0D4" w:tentative="1">
      <w:start w:val="1"/>
      <w:numFmt w:val="bullet"/>
      <w:lvlText w:val=""/>
      <w:lvlJc w:val="left"/>
      <w:pPr>
        <w:ind w:left="2880" w:hanging="360"/>
      </w:pPr>
      <w:rPr>
        <w:rFonts w:ascii="Symbol" w:hAnsi="Symbol" w:hint="default"/>
      </w:rPr>
    </w:lvl>
    <w:lvl w:ilvl="4" w:tplc="B818E606" w:tentative="1">
      <w:start w:val="1"/>
      <w:numFmt w:val="bullet"/>
      <w:lvlText w:val="o"/>
      <w:lvlJc w:val="left"/>
      <w:pPr>
        <w:ind w:left="3600" w:hanging="360"/>
      </w:pPr>
      <w:rPr>
        <w:rFonts w:ascii="Courier New" w:hAnsi="Courier New" w:cs="Courier New" w:hint="default"/>
      </w:rPr>
    </w:lvl>
    <w:lvl w:ilvl="5" w:tplc="1D08039A" w:tentative="1">
      <w:start w:val="1"/>
      <w:numFmt w:val="bullet"/>
      <w:lvlText w:val=""/>
      <w:lvlJc w:val="left"/>
      <w:pPr>
        <w:ind w:left="4320" w:hanging="360"/>
      </w:pPr>
      <w:rPr>
        <w:rFonts w:ascii="Wingdings" w:hAnsi="Wingdings" w:hint="default"/>
      </w:rPr>
    </w:lvl>
    <w:lvl w:ilvl="6" w:tplc="A7E211E4" w:tentative="1">
      <w:start w:val="1"/>
      <w:numFmt w:val="bullet"/>
      <w:lvlText w:val=""/>
      <w:lvlJc w:val="left"/>
      <w:pPr>
        <w:ind w:left="5040" w:hanging="360"/>
      </w:pPr>
      <w:rPr>
        <w:rFonts w:ascii="Symbol" w:hAnsi="Symbol" w:hint="default"/>
      </w:rPr>
    </w:lvl>
    <w:lvl w:ilvl="7" w:tplc="C9A08F64" w:tentative="1">
      <w:start w:val="1"/>
      <w:numFmt w:val="bullet"/>
      <w:lvlText w:val="o"/>
      <w:lvlJc w:val="left"/>
      <w:pPr>
        <w:ind w:left="5760" w:hanging="360"/>
      </w:pPr>
      <w:rPr>
        <w:rFonts w:ascii="Courier New" w:hAnsi="Courier New" w:cs="Courier New" w:hint="default"/>
      </w:rPr>
    </w:lvl>
    <w:lvl w:ilvl="8" w:tplc="85A6CFD6" w:tentative="1">
      <w:start w:val="1"/>
      <w:numFmt w:val="bullet"/>
      <w:lvlText w:val=""/>
      <w:lvlJc w:val="left"/>
      <w:pPr>
        <w:ind w:left="6480" w:hanging="360"/>
      </w:pPr>
      <w:rPr>
        <w:rFonts w:ascii="Wingdings" w:hAnsi="Wingdings" w:hint="default"/>
      </w:rPr>
    </w:lvl>
  </w:abstractNum>
  <w:abstractNum w:abstractNumId="25" w15:restartNumberingAfterBreak="0">
    <w:nsid w:val="55090C2F"/>
    <w:multiLevelType w:val="hybridMultilevel"/>
    <w:tmpl w:val="783E6694"/>
    <w:lvl w:ilvl="0" w:tplc="529A5716">
      <w:start w:val="1"/>
      <w:numFmt w:val="bullet"/>
      <w:pStyle w:val="1"/>
      <w:lvlText w:val=""/>
      <w:lvlJc w:val="left"/>
      <w:pPr>
        <w:ind w:left="3053" w:hanging="360"/>
      </w:pPr>
      <w:rPr>
        <w:rFonts w:ascii="Symbol" w:hAnsi="Symbol" w:hint="default"/>
      </w:rPr>
    </w:lvl>
    <w:lvl w:ilvl="1" w:tplc="42C60BEE">
      <w:start w:val="1"/>
      <w:numFmt w:val="bullet"/>
      <w:lvlText w:val="o"/>
      <w:lvlJc w:val="left"/>
      <w:pPr>
        <w:ind w:left="1440" w:hanging="360"/>
      </w:pPr>
      <w:rPr>
        <w:rFonts w:ascii="Courier New" w:hAnsi="Courier New" w:cs="Courier New" w:hint="default"/>
      </w:rPr>
    </w:lvl>
    <w:lvl w:ilvl="2" w:tplc="1DB2931A">
      <w:start w:val="1"/>
      <w:numFmt w:val="bullet"/>
      <w:lvlText w:val=""/>
      <w:lvlJc w:val="left"/>
      <w:pPr>
        <w:ind w:left="2160" w:hanging="360"/>
      </w:pPr>
      <w:rPr>
        <w:rFonts w:ascii="Wingdings" w:hAnsi="Wingdings" w:hint="default"/>
      </w:rPr>
    </w:lvl>
    <w:lvl w:ilvl="3" w:tplc="ECF618EE">
      <w:start w:val="1"/>
      <w:numFmt w:val="bullet"/>
      <w:lvlText w:val=""/>
      <w:lvlJc w:val="left"/>
      <w:pPr>
        <w:ind w:left="2880" w:hanging="360"/>
      </w:pPr>
      <w:rPr>
        <w:rFonts w:ascii="Symbol" w:hAnsi="Symbol" w:hint="default"/>
      </w:rPr>
    </w:lvl>
    <w:lvl w:ilvl="4" w:tplc="B9661162">
      <w:start w:val="1"/>
      <w:numFmt w:val="bullet"/>
      <w:lvlText w:val="o"/>
      <w:lvlJc w:val="left"/>
      <w:pPr>
        <w:ind w:left="3600" w:hanging="360"/>
      </w:pPr>
      <w:rPr>
        <w:rFonts w:ascii="Courier New" w:hAnsi="Courier New" w:cs="Courier New" w:hint="default"/>
      </w:rPr>
    </w:lvl>
    <w:lvl w:ilvl="5" w:tplc="1EC6FAFA">
      <w:start w:val="1"/>
      <w:numFmt w:val="bullet"/>
      <w:lvlText w:val=""/>
      <w:lvlJc w:val="left"/>
      <w:pPr>
        <w:ind w:left="4320" w:hanging="360"/>
      </w:pPr>
      <w:rPr>
        <w:rFonts w:ascii="Wingdings" w:hAnsi="Wingdings" w:hint="default"/>
      </w:rPr>
    </w:lvl>
    <w:lvl w:ilvl="6" w:tplc="F6220020">
      <w:start w:val="1"/>
      <w:numFmt w:val="bullet"/>
      <w:lvlText w:val=""/>
      <w:lvlJc w:val="left"/>
      <w:pPr>
        <w:ind w:left="5040" w:hanging="360"/>
      </w:pPr>
      <w:rPr>
        <w:rFonts w:ascii="Symbol" w:hAnsi="Symbol" w:hint="default"/>
      </w:rPr>
    </w:lvl>
    <w:lvl w:ilvl="7" w:tplc="165069F2">
      <w:start w:val="1"/>
      <w:numFmt w:val="bullet"/>
      <w:lvlText w:val="o"/>
      <w:lvlJc w:val="left"/>
      <w:pPr>
        <w:ind w:left="5760" w:hanging="360"/>
      </w:pPr>
      <w:rPr>
        <w:rFonts w:ascii="Courier New" w:hAnsi="Courier New" w:cs="Courier New" w:hint="default"/>
      </w:rPr>
    </w:lvl>
    <w:lvl w:ilvl="8" w:tplc="DF488E3A">
      <w:start w:val="1"/>
      <w:numFmt w:val="bullet"/>
      <w:lvlText w:val=""/>
      <w:lvlJc w:val="left"/>
      <w:pPr>
        <w:ind w:left="6480" w:hanging="360"/>
      </w:pPr>
      <w:rPr>
        <w:rFonts w:ascii="Wingdings" w:hAnsi="Wingdings" w:hint="default"/>
      </w:rPr>
    </w:lvl>
  </w:abstractNum>
  <w:abstractNum w:abstractNumId="26" w15:restartNumberingAfterBreak="0">
    <w:nsid w:val="55D5275E"/>
    <w:multiLevelType w:val="hybridMultilevel"/>
    <w:tmpl w:val="E5D25C06"/>
    <w:lvl w:ilvl="0" w:tplc="A4E45688">
      <w:start w:val="1"/>
      <w:numFmt w:val="bullet"/>
      <w:lvlText w:val=""/>
      <w:lvlJc w:val="left"/>
      <w:pPr>
        <w:ind w:left="720" w:hanging="360"/>
      </w:pPr>
      <w:rPr>
        <w:rFonts w:ascii="Symbol" w:hAnsi="Symbol" w:hint="default"/>
      </w:rPr>
    </w:lvl>
    <w:lvl w:ilvl="1" w:tplc="0FDCC2D4" w:tentative="1">
      <w:start w:val="1"/>
      <w:numFmt w:val="bullet"/>
      <w:lvlText w:val="o"/>
      <w:lvlJc w:val="left"/>
      <w:pPr>
        <w:ind w:left="1440" w:hanging="360"/>
      </w:pPr>
      <w:rPr>
        <w:rFonts w:ascii="Courier New" w:hAnsi="Courier New" w:cs="Courier New" w:hint="default"/>
      </w:rPr>
    </w:lvl>
    <w:lvl w:ilvl="2" w:tplc="C33C68C8" w:tentative="1">
      <w:start w:val="1"/>
      <w:numFmt w:val="bullet"/>
      <w:lvlText w:val=""/>
      <w:lvlJc w:val="left"/>
      <w:pPr>
        <w:ind w:left="2160" w:hanging="360"/>
      </w:pPr>
      <w:rPr>
        <w:rFonts w:ascii="Wingdings" w:hAnsi="Wingdings" w:hint="default"/>
      </w:rPr>
    </w:lvl>
    <w:lvl w:ilvl="3" w:tplc="28860910" w:tentative="1">
      <w:start w:val="1"/>
      <w:numFmt w:val="bullet"/>
      <w:lvlText w:val=""/>
      <w:lvlJc w:val="left"/>
      <w:pPr>
        <w:ind w:left="2880" w:hanging="360"/>
      </w:pPr>
      <w:rPr>
        <w:rFonts w:ascii="Symbol" w:hAnsi="Symbol" w:hint="default"/>
      </w:rPr>
    </w:lvl>
    <w:lvl w:ilvl="4" w:tplc="27FEC1CC" w:tentative="1">
      <w:start w:val="1"/>
      <w:numFmt w:val="bullet"/>
      <w:lvlText w:val="o"/>
      <w:lvlJc w:val="left"/>
      <w:pPr>
        <w:ind w:left="3600" w:hanging="360"/>
      </w:pPr>
      <w:rPr>
        <w:rFonts w:ascii="Courier New" w:hAnsi="Courier New" w:cs="Courier New" w:hint="default"/>
      </w:rPr>
    </w:lvl>
    <w:lvl w:ilvl="5" w:tplc="5DE8E9E2" w:tentative="1">
      <w:start w:val="1"/>
      <w:numFmt w:val="bullet"/>
      <w:lvlText w:val=""/>
      <w:lvlJc w:val="left"/>
      <w:pPr>
        <w:ind w:left="4320" w:hanging="360"/>
      </w:pPr>
      <w:rPr>
        <w:rFonts w:ascii="Wingdings" w:hAnsi="Wingdings" w:hint="default"/>
      </w:rPr>
    </w:lvl>
    <w:lvl w:ilvl="6" w:tplc="29FAE7EA" w:tentative="1">
      <w:start w:val="1"/>
      <w:numFmt w:val="bullet"/>
      <w:lvlText w:val=""/>
      <w:lvlJc w:val="left"/>
      <w:pPr>
        <w:ind w:left="5040" w:hanging="360"/>
      </w:pPr>
      <w:rPr>
        <w:rFonts w:ascii="Symbol" w:hAnsi="Symbol" w:hint="default"/>
      </w:rPr>
    </w:lvl>
    <w:lvl w:ilvl="7" w:tplc="96AE0638" w:tentative="1">
      <w:start w:val="1"/>
      <w:numFmt w:val="bullet"/>
      <w:lvlText w:val="o"/>
      <w:lvlJc w:val="left"/>
      <w:pPr>
        <w:ind w:left="5760" w:hanging="360"/>
      </w:pPr>
      <w:rPr>
        <w:rFonts w:ascii="Courier New" w:hAnsi="Courier New" w:cs="Courier New" w:hint="default"/>
      </w:rPr>
    </w:lvl>
    <w:lvl w:ilvl="8" w:tplc="F55C915E" w:tentative="1">
      <w:start w:val="1"/>
      <w:numFmt w:val="bullet"/>
      <w:lvlText w:val=""/>
      <w:lvlJc w:val="left"/>
      <w:pPr>
        <w:ind w:left="6480" w:hanging="360"/>
      </w:pPr>
      <w:rPr>
        <w:rFonts w:ascii="Wingdings" w:hAnsi="Wingdings" w:hint="default"/>
      </w:rPr>
    </w:lvl>
  </w:abstractNum>
  <w:abstractNum w:abstractNumId="27" w15:restartNumberingAfterBreak="0">
    <w:nsid w:val="60915539"/>
    <w:multiLevelType w:val="hybridMultilevel"/>
    <w:tmpl w:val="4BECF044"/>
    <w:lvl w:ilvl="0" w:tplc="35F6ABE0">
      <w:start w:val="1"/>
      <w:numFmt w:val="bullet"/>
      <w:lvlText w:val=""/>
      <w:lvlJc w:val="left"/>
      <w:pPr>
        <w:ind w:left="720" w:hanging="360"/>
      </w:pPr>
      <w:rPr>
        <w:rFonts w:ascii="Symbol" w:hAnsi="Symbol" w:hint="default"/>
      </w:rPr>
    </w:lvl>
    <w:lvl w:ilvl="1" w:tplc="38D23C14" w:tentative="1">
      <w:start w:val="1"/>
      <w:numFmt w:val="bullet"/>
      <w:lvlText w:val="o"/>
      <w:lvlJc w:val="left"/>
      <w:pPr>
        <w:ind w:left="1440" w:hanging="360"/>
      </w:pPr>
      <w:rPr>
        <w:rFonts w:ascii="Courier New" w:hAnsi="Courier New" w:cs="Courier New" w:hint="default"/>
      </w:rPr>
    </w:lvl>
    <w:lvl w:ilvl="2" w:tplc="47841EFA" w:tentative="1">
      <w:start w:val="1"/>
      <w:numFmt w:val="bullet"/>
      <w:lvlText w:val=""/>
      <w:lvlJc w:val="left"/>
      <w:pPr>
        <w:ind w:left="2160" w:hanging="360"/>
      </w:pPr>
      <w:rPr>
        <w:rFonts w:ascii="Wingdings" w:hAnsi="Wingdings" w:hint="default"/>
      </w:rPr>
    </w:lvl>
    <w:lvl w:ilvl="3" w:tplc="A3A47C96" w:tentative="1">
      <w:start w:val="1"/>
      <w:numFmt w:val="bullet"/>
      <w:lvlText w:val=""/>
      <w:lvlJc w:val="left"/>
      <w:pPr>
        <w:ind w:left="2880" w:hanging="360"/>
      </w:pPr>
      <w:rPr>
        <w:rFonts w:ascii="Symbol" w:hAnsi="Symbol" w:hint="default"/>
      </w:rPr>
    </w:lvl>
    <w:lvl w:ilvl="4" w:tplc="184EE2A2" w:tentative="1">
      <w:start w:val="1"/>
      <w:numFmt w:val="bullet"/>
      <w:lvlText w:val="o"/>
      <w:lvlJc w:val="left"/>
      <w:pPr>
        <w:ind w:left="3600" w:hanging="360"/>
      </w:pPr>
      <w:rPr>
        <w:rFonts w:ascii="Courier New" w:hAnsi="Courier New" w:cs="Courier New" w:hint="default"/>
      </w:rPr>
    </w:lvl>
    <w:lvl w:ilvl="5" w:tplc="00088888" w:tentative="1">
      <w:start w:val="1"/>
      <w:numFmt w:val="bullet"/>
      <w:lvlText w:val=""/>
      <w:lvlJc w:val="left"/>
      <w:pPr>
        <w:ind w:left="4320" w:hanging="360"/>
      </w:pPr>
      <w:rPr>
        <w:rFonts w:ascii="Wingdings" w:hAnsi="Wingdings" w:hint="default"/>
      </w:rPr>
    </w:lvl>
    <w:lvl w:ilvl="6" w:tplc="3A58BCF8" w:tentative="1">
      <w:start w:val="1"/>
      <w:numFmt w:val="bullet"/>
      <w:lvlText w:val=""/>
      <w:lvlJc w:val="left"/>
      <w:pPr>
        <w:ind w:left="5040" w:hanging="360"/>
      </w:pPr>
      <w:rPr>
        <w:rFonts w:ascii="Symbol" w:hAnsi="Symbol" w:hint="default"/>
      </w:rPr>
    </w:lvl>
    <w:lvl w:ilvl="7" w:tplc="0DBAF458" w:tentative="1">
      <w:start w:val="1"/>
      <w:numFmt w:val="bullet"/>
      <w:lvlText w:val="o"/>
      <w:lvlJc w:val="left"/>
      <w:pPr>
        <w:ind w:left="5760" w:hanging="360"/>
      </w:pPr>
      <w:rPr>
        <w:rFonts w:ascii="Courier New" w:hAnsi="Courier New" w:cs="Courier New" w:hint="default"/>
      </w:rPr>
    </w:lvl>
    <w:lvl w:ilvl="8" w:tplc="655871FC" w:tentative="1">
      <w:start w:val="1"/>
      <w:numFmt w:val="bullet"/>
      <w:lvlText w:val=""/>
      <w:lvlJc w:val="left"/>
      <w:pPr>
        <w:ind w:left="6480" w:hanging="360"/>
      </w:pPr>
      <w:rPr>
        <w:rFonts w:ascii="Wingdings" w:hAnsi="Wingdings" w:hint="default"/>
      </w:rPr>
    </w:lvl>
  </w:abstractNum>
  <w:abstractNum w:abstractNumId="28" w15:restartNumberingAfterBreak="0">
    <w:nsid w:val="62120D57"/>
    <w:multiLevelType w:val="hybridMultilevel"/>
    <w:tmpl w:val="C56E98B6"/>
    <w:lvl w:ilvl="0" w:tplc="43266F5E">
      <w:start w:val="1"/>
      <w:numFmt w:val="bullet"/>
      <w:lvlText w:val=""/>
      <w:lvlJc w:val="left"/>
      <w:pPr>
        <w:ind w:left="720" w:hanging="360"/>
      </w:pPr>
      <w:rPr>
        <w:rFonts w:ascii="Symbol" w:hAnsi="Symbol" w:hint="default"/>
      </w:rPr>
    </w:lvl>
    <w:lvl w:ilvl="1" w:tplc="0B76FD40" w:tentative="1">
      <w:start w:val="1"/>
      <w:numFmt w:val="bullet"/>
      <w:lvlText w:val="o"/>
      <w:lvlJc w:val="left"/>
      <w:pPr>
        <w:ind w:left="1440" w:hanging="360"/>
      </w:pPr>
      <w:rPr>
        <w:rFonts w:ascii="Courier New" w:hAnsi="Courier New" w:cs="Courier New" w:hint="default"/>
      </w:rPr>
    </w:lvl>
    <w:lvl w:ilvl="2" w:tplc="225CAEDA" w:tentative="1">
      <w:start w:val="1"/>
      <w:numFmt w:val="bullet"/>
      <w:lvlText w:val=""/>
      <w:lvlJc w:val="left"/>
      <w:pPr>
        <w:ind w:left="2160" w:hanging="360"/>
      </w:pPr>
      <w:rPr>
        <w:rFonts w:ascii="Wingdings" w:hAnsi="Wingdings" w:hint="default"/>
      </w:rPr>
    </w:lvl>
    <w:lvl w:ilvl="3" w:tplc="4BB2772A" w:tentative="1">
      <w:start w:val="1"/>
      <w:numFmt w:val="bullet"/>
      <w:lvlText w:val=""/>
      <w:lvlJc w:val="left"/>
      <w:pPr>
        <w:ind w:left="2880" w:hanging="360"/>
      </w:pPr>
      <w:rPr>
        <w:rFonts w:ascii="Symbol" w:hAnsi="Symbol" w:hint="default"/>
      </w:rPr>
    </w:lvl>
    <w:lvl w:ilvl="4" w:tplc="0E26312A" w:tentative="1">
      <w:start w:val="1"/>
      <w:numFmt w:val="bullet"/>
      <w:lvlText w:val="o"/>
      <w:lvlJc w:val="left"/>
      <w:pPr>
        <w:ind w:left="3600" w:hanging="360"/>
      </w:pPr>
      <w:rPr>
        <w:rFonts w:ascii="Courier New" w:hAnsi="Courier New" w:cs="Courier New" w:hint="default"/>
      </w:rPr>
    </w:lvl>
    <w:lvl w:ilvl="5" w:tplc="6C42B0FA" w:tentative="1">
      <w:start w:val="1"/>
      <w:numFmt w:val="bullet"/>
      <w:lvlText w:val=""/>
      <w:lvlJc w:val="left"/>
      <w:pPr>
        <w:ind w:left="4320" w:hanging="360"/>
      </w:pPr>
      <w:rPr>
        <w:rFonts w:ascii="Wingdings" w:hAnsi="Wingdings" w:hint="default"/>
      </w:rPr>
    </w:lvl>
    <w:lvl w:ilvl="6" w:tplc="0156A816" w:tentative="1">
      <w:start w:val="1"/>
      <w:numFmt w:val="bullet"/>
      <w:lvlText w:val=""/>
      <w:lvlJc w:val="left"/>
      <w:pPr>
        <w:ind w:left="5040" w:hanging="360"/>
      </w:pPr>
      <w:rPr>
        <w:rFonts w:ascii="Symbol" w:hAnsi="Symbol" w:hint="default"/>
      </w:rPr>
    </w:lvl>
    <w:lvl w:ilvl="7" w:tplc="E264A996" w:tentative="1">
      <w:start w:val="1"/>
      <w:numFmt w:val="bullet"/>
      <w:lvlText w:val="o"/>
      <w:lvlJc w:val="left"/>
      <w:pPr>
        <w:ind w:left="5760" w:hanging="360"/>
      </w:pPr>
      <w:rPr>
        <w:rFonts w:ascii="Courier New" w:hAnsi="Courier New" w:cs="Courier New" w:hint="default"/>
      </w:rPr>
    </w:lvl>
    <w:lvl w:ilvl="8" w:tplc="61625D6A" w:tentative="1">
      <w:start w:val="1"/>
      <w:numFmt w:val="bullet"/>
      <w:lvlText w:val=""/>
      <w:lvlJc w:val="left"/>
      <w:pPr>
        <w:ind w:left="6480" w:hanging="360"/>
      </w:pPr>
      <w:rPr>
        <w:rFonts w:ascii="Wingdings" w:hAnsi="Wingdings" w:hint="default"/>
      </w:rPr>
    </w:lvl>
  </w:abstractNum>
  <w:abstractNum w:abstractNumId="29" w15:restartNumberingAfterBreak="0">
    <w:nsid w:val="63120306"/>
    <w:multiLevelType w:val="hybridMultilevel"/>
    <w:tmpl w:val="6C1CCF72"/>
    <w:lvl w:ilvl="0" w:tplc="F63C10E2">
      <w:start w:val="1"/>
      <w:numFmt w:val="bullet"/>
      <w:lvlText w:val=""/>
      <w:lvlJc w:val="left"/>
      <w:pPr>
        <w:ind w:left="720" w:hanging="360"/>
      </w:pPr>
      <w:rPr>
        <w:rFonts w:ascii="Symbol" w:hAnsi="Symbol" w:hint="default"/>
      </w:rPr>
    </w:lvl>
    <w:lvl w:ilvl="1" w:tplc="F5F8D518">
      <w:start w:val="1"/>
      <w:numFmt w:val="bullet"/>
      <w:lvlText w:val="o"/>
      <w:lvlJc w:val="left"/>
      <w:pPr>
        <w:ind w:left="1440" w:hanging="360"/>
      </w:pPr>
      <w:rPr>
        <w:rFonts w:ascii="Courier New" w:hAnsi="Courier New" w:cs="Courier New" w:hint="default"/>
      </w:rPr>
    </w:lvl>
    <w:lvl w:ilvl="2" w:tplc="A9F8066A">
      <w:start w:val="1"/>
      <w:numFmt w:val="bullet"/>
      <w:lvlText w:val=""/>
      <w:lvlJc w:val="left"/>
      <w:pPr>
        <w:ind w:left="2160" w:hanging="360"/>
      </w:pPr>
      <w:rPr>
        <w:rFonts w:ascii="Wingdings" w:hAnsi="Wingdings" w:hint="default"/>
      </w:rPr>
    </w:lvl>
    <w:lvl w:ilvl="3" w:tplc="56A21C44" w:tentative="1">
      <w:start w:val="1"/>
      <w:numFmt w:val="bullet"/>
      <w:lvlText w:val=""/>
      <w:lvlJc w:val="left"/>
      <w:pPr>
        <w:ind w:left="2880" w:hanging="360"/>
      </w:pPr>
      <w:rPr>
        <w:rFonts w:ascii="Symbol" w:hAnsi="Symbol" w:hint="default"/>
      </w:rPr>
    </w:lvl>
    <w:lvl w:ilvl="4" w:tplc="9EE06B80" w:tentative="1">
      <w:start w:val="1"/>
      <w:numFmt w:val="bullet"/>
      <w:lvlText w:val="o"/>
      <w:lvlJc w:val="left"/>
      <w:pPr>
        <w:ind w:left="3600" w:hanging="360"/>
      </w:pPr>
      <w:rPr>
        <w:rFonts w:ascii="Courier New" w:hAnsi="Courier New" w:cs="Courier New" w:hint="default"/>
      </w:rPr>
    </w:lvl>
    <w:lvl w:ilvl="5" w:tplc="77C0848E" w:tentative="1">
      <w:start w:val="1"/>
      <w:numFmt w:val="bullet"/>
      <w:lvlText w:val=""/>
      <w:lvlJc w:val="left"/>
      <w:pPr>
        <w:ind w:left="4320" w:hanging="360"/>
      </w:pPr>
      <w:rPr>
        <w:rFonts w:ascii="Wingdings" w:hAnsi="Wingdings" w:hint="default"/>
      </w:rPr>
    </w:lvl>
    <w:lvl w:ilvl="6" w:tplc="A9001750" w:tentative="1">
      <w:start w:val="1"/>
      <w:numFmt w:val="bullet"/>
      <w:lvlText w:val=""/>
      <w:lvlJc w:val="left"/>
      <w:pPr>
        <w:ind w:left="5040" w:hanging="360"/>
      </w:pPr>
      <w:rPr>
        <w:rFonts w:ascii="Symbol" w:hAnsi="Symbol" w:hint="default"/>
      </w:rPr>
    </w:lvl>
    <w:lvl w:ilvl="7" w:tplc="AC9A18CA" w:tentative="1">
      <w:start w:val="1"/>
      <w:numFmt w:val="bullet"/>
      <w:lvlText w:val="o"/>
      <w:lvlJc w:val="left"/>
      <w:pPr>
        <w:ind w:left="5760" w:hanging="360"/>
      </w:pPr>
      <w:rPr>
        <w:rFonts w:ascii="Courier New" w:hAnsi="Courier New" w:cs="Courier New" w:hint="default"/>
      </w:rPr>
    </w:lvl>
    <w:lvl w:ilvl="8" w:tplc="6540C94A" w:tentative="1">
      <w:start w:val="1"/>
      <w:numFmt w:val="bullet"/>
      <w:lvlText w:val=""/>
      <w:lvlJc w:val="left"/>
      <w:pPr>
        <w:ind w:left="6480" w:hanging="360"/>
      </w:pPr>
      <w:rPr>
        <w:rFonts w:ascii="Wingdings" w:hAnsi="Wingdings" w:hint="default"/>
      </w:rPr>
    </w:lvl>
  </w:abstractNum>
  <w:abstractNum w:abstractNumId="30" w15:restartNumberingAfterBreak="0">
    <w:nsid w:val="65BF2BBC"/>
    <w:multiLevelType w:val="hybridMultilevel"/>
    <w:tmpl w:val="E76E06D0"/>
    <w:lvl w:ilvl="0" w:tplc="6BCE1916">
      <w:start w:val="1"/>
      <w:numFmt w:val="bullet"/>
      <w:lvlText w:val=""/>
      <w:lvlJc w:val="left"/>
      <w:pPr>
        <w:ind w:left="720" w:hanging="360"/>
      </w:pPr>
      <w:rPr>
        <w:rFonts w:ascii="Symbol" w:hAnsi="Symbol" w:hint="default"/>
      </w:rPr>
    </w:lvl>
    <w:lvl w:ilvl="1" w:tplc="DD5482F2" w:tentative="1">
      <w:start w:val="1"/>
      <w:numFmt w:val="bullet"/>
      <w:lvlText w:val="o"/>
      <w:lvlJc w:val="left"/>
      <w:pPr>
        <w:ind w:left="1440" w:hanging="360"/>
      </w:pPr>
      <w:rPr>
        <w:rFonts w:ascii="Courier New" w:hAnsi="Courier New" w:cs="Courier New" w:hint="default"/>
      </w:rPr>
    </w:lvl>
    <w:lvl w:ilvl="2" w:tplc="E08CF360" w:tentative="1">
      <w:start w:val="1"/>
      <w:numFmt w:val="bullet"/>
      <w:lvlText w:val=""/>
      <w:lvlJc w:val="left"/>
      <w:pPr>
        <w:ind w:left="2160" w:hanging="360"/>
      </w:pPr>
      <w:rPr>
        <w:rFonts w:ascii="Wingdings" w:hAnsi="Wingdings" w:hint="default"/>
      </w:rPr>
    </w:lvl>
    <w:lvl w:ilvl="3" w:tplc="2AD23898" w:tentative="1">
      <w:start w:val="1"/>
      <w:numFmt w:val="bullet"/>
      <w:lvlText w:val=""/>
      <w:lvlJc w:val="left"/>
      <w:pPr>
        <w:ind w:left="2880" w:hanging="360"/>
      </w:pPr>
      <w:rPr>
        <w:rFonts w:ascii="Symbol" w:hAnsi="Symbol" w:hint="default"/>
      </w:rPr>
    </w:lvl>
    <w:lvl w:ilvl="4" w:tplc="7820F454" w:tentative="1">
      <w:start w:val="1"/>
      <w:numFmt w:val="bullet"/>
      <w:lvlText w:val="o"/>
      <w:lvlJc w:val="left"/>
      <w:pPr>
        <w:ind w:left="3600" w:hanging="360"/>
      </w:pPr>
      <w:rPr>
        <w:rFonts w:ascii="Courier New" w:hAnsi="Courier New" w:cs="Courier New" w:hint="default"/>
      </w:rPr>
    </w:lvl>
    <w:lvl w:ilvl="5" w:tplc="01A6AB9A" w:tentative="1">
      <w:start w:val="1"/>
      <w:numFmt w:val="bullet"/>
      <w:lvlText w:val=""/>
      <w:lvlJc w:val="left"/>
      <w:pPr>
        <w:ind w:left="4320" w:hanging="360"/>
      </w:pPr>
      <w:rPr>
        <w:rFonts w:ascii="Wingdings" w:hAnsi="Wingdings" w:hint="default"/>
      </w:rPr>
    </w:lvl>
    <w:lvl w:ilvl="6" w:tplc="D05878DA" w:tentative="1">
      <w:start w:val="1"/>
      <w:numFmt w:val="bullet"/>
      <w:lvlText w:val=""/>
      <w:lvlJc w:val="left"/>
      <w:pPr>
        <w:ind w:left="5040" w:hanging="360"/>
      </w:pPr>
      <w:rPr>
        <w:rFonts w:ascii="Symbol" w:hAnsi="Symbol" w:hint="default"/>
      </w:rPr>
    </w:lvl>
    <w:lvl w:ilvl="7" w:tplc="B156CB44" w:tentative="1">
      <w:start w:val="1"/>
      <w:numFmt w:val="bullet"/>
      <w:lvlText w:val="o"/>
      <w:lvlJc w:val="left"/>
      <w:pPr>
        <w:ind w:left="5760" w:hanging="360"/>
      </w:pPr>
      <w:rPr>
        <w:rFonts w:ascii="Courier New" w:hAnsi="Courier New" w:cs="Courier New" w:hint="default"/>
      </w:rPr>
    </w:lvl>
    <w:lvl w:ilvl="8" w:tplc="74AC84C8" w:tentative="1">
      <w:start w:val="1"/>
      <w:numFmt w:val="bullet"/>
      <w:lvlText w:val=""/>
      <w:lvlJc w:val="left"/>
      <w:pPr>
        <w:ind w:left="6480" w:hanging="360"/>
      </w:pPr>
      <w:rPr>
        <w:rFonts w:ascii="Wingdings" w:hAnsi="Wingdings" w:hint="default"/>
      </w:rPr>
    </w:lvl>
  </w:abstractNum>
  <w:abstractNum w:abstractNumId="31" w15:restartNumberingAfterBreak="0">
    <w:nsid w:val="68AD722B"/>
    <w:multiLevelType w:val="hybridMultilevel"/>
    <w:tmpl w:val="7D825104"/>
    <w:lvl w:ilvl="0" w:tplc="7108BD28">
      <w:start w:val="1"/>
      <w:numFmt w:val="bullet"/>
      <w:lvlText w:val=""/>
      <w:lvlJc w:val="left"/>
      <w:pPr>
        <w:ind w:left="720" w:hanging="360"/>
      </w:pPr>
      <w:rPr>
        <w:rFonts w:ascii="Symbol" w:hAnsi="Symbol" w:hint="default"/>
      </w:rPr>
    </w:lvl>
    <w:lvl w:ilvl="1" w:tplc="4318646C" w:tentative="1">
      <w:start w:val="1"/>
      <w:numFmt w:val="bullet"/>
      <w:lvlText w:val="o"/>
      <w:lvlJc w:val="left"/>
      <w:pPr>
        <w:ind w:left="1440" w:hanging="360"/>
      </w:pPr>
      <w:rPr>
        <w:rFonts w:ascii="Courier New" w:hAnsi="Courier New" w:cs="Courier New" w:hint="default"/>
      </w:rPr>
    </w:lvl>
    <w:lvl w:ilvl="2" w:tplc="027A5A54" w:tentative="1">
      <w:start w:val="1"/>
      <w:numFmt w:val="bullet"/>
      <w:lvlText w:val=""/>
      <w:lvlJc w:val="left"/>
      <w:pPr>
        <w:ind w:left="2160" w:hanging="360"/>
      </w:pPr>
      <w:rPr>
        <w:rFonts w:ascii="Wingdings" w:hAnsi="Wingdings" w:hint="default"/>
      </w:rPr>
    </w:lvl>
    <w:lvl w:ilvl="3" w:tplc="D19CFAC4" w:tentative="1">
      <w:start w:val="1"/>
      <w:numFmt w:val="bullet"/>
      <w:lvlText w:val=""/>
      <w:lvlJc w:val="left"/>
      <w:pPr>
        <w:ind w:left="2880" w:hanging="360"/>
      </w:pPr>
      <w:rPr>
        <w:rFonts w:ascii="Symbol" w:hAnsi="Symbol" w:hint="default"/>
      </w:rPr>
    </w:lvl>
    <w:lvl w:ilvl="4" w:tplc="D90C2C5E" w:tentative="1">
      <w:start w:val="1"/>
      <w:numFmt w:val="bullet"/>
      <w:lvlText w:val="o"/>
      <w:lvlJc w:val="left"/>
      <w:pPr>
        <w:ind w:left="3600" w:hanging="360"/>
      </w:pPr>
      <w:rPr>
        <w:rFonts w:ascii="Courier New" w:hAnsi="Courier New" w:cs="Courier New" w:hint="default"/>
      </w:rPr>
    </w:lvl>
    <w:lvl w:ilvl="5" w:tplc="99C45D1C" w:tentative="1">
      <w:start w:val="1"/>
      <w:numFmt w:val="bullet"/>
      <w:lvlText w:val=""/>
      <w:lvlJc w:val="left"/>
      <w:pPr>
        <w:ind w:left="4320" w:hanging="360"/>
      </w:pPr>
      <w:rPr>
        <w:rFonts w:ascii="Wingdings" w:hAnsi="Wingdings" w:hint="default"/>
      </w:rPr>
    </w:lvl>
    <w:lvl w:ilvl="6" w:tplc="78FCDC9A" w:tentative="1">
      <w:start w:val="1"/>
      <w:numFmt w:val="bullet"/>
      <w:lvlText w:val=""/>
      <w:lvlJc w:val="left"/>
      <w:pPr>
        <w:ind w:left="5040" w:hanging="360"/>
      </w:pPr>
      <w:rPr>
        <w:rFonts w:ascii="Symbol" w:hAnsi="Symbol" w:hint="default"/>
      </w:rPr>
    </w:lvl>
    <w:lvl w:ilvl="7" w:tplc="9724CAEA" w:tentative="1">
      <w:start w:val="1"/>
      <w:numFmt w:val="bullet"/>
      <w:lvlText w:val="o"/>
      <w:lvlJc w:val="left"/>
      <w:pPr>
        <w:ind w:left="5760" w:hanging="360"/>
      </w:pPr>
      <w:rPr>
        <w:rFonts w:ascii="Courier New" w:hAnsi="Courier New" w:cs="Courier New" w:hint="default"/>
      </w:rPr>
    </w:lvl>
    <w:lvl w:ilvl="8" w:tplc="F8AC6EF0" w:tentative="1">
      <w:start w:val="1"/>
      <w:numFmt w:val="bullet"/>
      <w:lvlText w:val=""/>
      <w:lvlJc w:val="left"/>
      <w:pPr>
        <w:ind w:left="6480" w:hanging="360"/>
      </w:pPr>
      <w:rPr>
        <w:rFonts w:ascii="Wingdings" w:hAnsi="Wingdings" w:hint="default"/>
      </w:rPr>
    </w:lvl>
  </w:abstractNum>
  <w:abstractNum w:abstractNumId="32" w15:restartNumberingAfterBreak="0">
    <w:nsid w:val="6A9B0F4B"/>
    <w:multiLevelType w:val="multilevel"/>
    <w:tmpl w:val="D4E29A06"/>
    <w:lvl w:ilvl="0">
      <w:start w:val="1"/>
      <w:numFmt w:val="decimal"/>
      <w:lvlText w:val="%1."/>
      <w:lvlJc w:val="left"/>
      <w:pPr>
        <w:ind w:left="785" w:hanging="360"/>
      </w:pPr>
      <w:rPr>
        <w:rFonts w:hint="default"/>
      </w:rPr>
    </w:lvl>
    <w:lvl w:ilvl="1">
      <w:start w:val="1"/>
      <w:numFmt w:val="decimal"/>
      <w:isLgl/>
      <w:lvlText w:val="%1.%2."/>
      <w:lvlJc w:val="left"/>
      <w:pPr>
        <w:ind w:left="720" w:hanging="720"/>
      </w:pPr>
      <w:rPr>
        <w:rFonts w:hint="default"/>
        <w:strike w:val="0"/>
        <w:color w:val="auto"/>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33" w15:restartNumberingAfterBreak="0">
    <w:nsid w:val="74617B1D"/>
    <w:multiLevelType w:val="hybridMultilevel"/>
    <w:tmpl w:val="C2885DB6"/>
    <w:lvl w:ilvl="0" w:tplc="E52087AE">
      <w:start w:val="1"/>
      <w:numFmt w:val="bullet"/>
      <w:lvlText w:val=""/>
      <w:lvlJc w:val="left"/>
      <w:pPr>
        <w:ind w:left="720" w:hanging="360"/>
      </w:pPr>
      <w:rPr>
        <w:rFonts w:ascii="Symbol" w:hAnsi="Symbol" w:hint="default"/>
      </w:rPr>
    </w:lvl>
    <w:lvl w:ilvl="1" w:tplc="7E9A61A0" w:tentative="1">
      <w:start w:val="1"/>
      <w:numFmt w:val="bullet"/>
      <w:lvlText w:val="o"/>
      <w:lvlJc w:val="left"/>
      <w:pPr>
        <w:ind w:left="1440" w:hanging="360"/>
      </w:pPr>
      <w:rPr>
        <w:rFonts w:ascii="Courier New" w:hAnsi="Courier New" w:cs="Courier New" w:hint="default"/>
      </w:rPr>
    </w:lvl>
    <w:lvl w:ilvl="2" w:tplc="B742CD06" w:tentative="1">
      <w:start w:val="1"/>
      <w:numFmt w:val="bullet"/>
      <w:lvlText w:val=""/>
      <w:lvlJc w:val="left"/>
      <w:pPr>
        <w:ind w:left="2160" w:hanging="360"/>
      </w:pPr>
      <w:rPr>
        <w:rFonts w:ascii="Wingdings" w:hAnsi="Wingdings" w:hint="default"/>
      </w:rPr>
    </w:lvl>
    <w:lvl w:ilvl="3" w:tplc="0DEEB9E2" w:tentative="1">
      <w:start w:val="1"/>
      <w:numFmt w:val="bullet"/>
      <w:lvlText w:val=""/>
      <w:lvlJc w:val="left"/>
      <w:pPr>
        <w:ind w:left="2880" w:hanging="360"/>
      </w:pPr>
      <w:rPr>
        <w:rFonts w:ascii="Symbol" w:hAnsi="Symbol" w:hint="default"/>
      </w:rPr>
    </w:lvl>
    <w:lvl w:ilvl="4" w:tplc="89A61C44" w:tentative="1">
      <w:start w:val="1"/>
      <w:numFmt w:val="bullet"/>
      <w:lvlText w:val="o"/>
      <w:lvlJc w:val="left"/>
      <w:pPr>
        <w:ind w:left="3600" w:hanging="360"/>
      </w:pPr>
      <w:rPr>
        <w:rFonts w:ascii="Courier New" w:hAnsi="Courier New" w:cs="Courier New" w:hint="default"/>
      </w:rPr>
    </w:lvl>
    <w:lvl w:ilvl="5" w:tplc="C6147962" w:tentative="1">
      <w:start w:val="1"/>
      <w:numFmt w:val="bullet"/>
      <w:lvlText w:val=""/>
      <w:lvlJc w:val="left"/>
      <w:pPr>
        <w:ind w:left="4320" w:hanging="360"/>
      </w:pPr>
      <w:rPr>
        <w:rFonts w:ascii="Wingdings" w:hAnsi="Wingdings" w:hint="default"/>
      </w:rPr>
    </w:lvl>
    <w:lvl w:ilvl="6" w:tplc="252A0D8C" w:tentative="1">
      <w:start w:val="1"/>
      <w:numFmt w:val="bullet"/>
      <w:lvlText w:val=""/>
      <w:lvlJc w:val="left"/>
      <w:pPr>
        <w:ind w:left="5040" w:hanging="360"/>
      </w:pPr>
      <w:rPr>
        <w:rFonts w:ascii="Symbol" w:hAnsi="Symbol" w:hint="default"/>
      </w:rPr>
    </w:lvl>
    <w:lvl w:ilvl="7" w:tplc="003402D2" w:tentative="1">
      <w:start w:val="1"/>
      <w:numFmt w:val="bullet"/>
      <w:lvlText w:val="o"/>
      <w:lvlJc w:val="left"/>
      <w:pPr>
        <w:ind w:left="5760" w:hanging="360"/>
      </w:pPr>
      <w:rPr>
        <w:rFonts w:ascii="Courier New" w:hAnsi="Courier New" w:cs="Courier New" w:hint="default"/>
      </w:rPr>
    </w:lvl>
    <w:lvl w:ilvl="8" w:tplc="74E6FDA6" w:tentative="1">
      <w:start w:val="1"/>
      <w:numFmt w:val="bullet"/>
      <w:lvlText w:val=""/>
      <w:lvlJc w:val="left"/>
      <w:pPr>
        <w:ind w:left="6480" w:hanging="360"/>
      </w:pPr>
      <w:rPr>
        <w:rFonts w:ascii="Wingdings" w:hAnsi="Wingdings" w:hint="default"/>
      </w:rPr>
    </w:lvl>
  </w:abstractNum>
  <w:abstractNum w:abstractNumId="34" w15:restartNumberingAfterBreak="0">
    <w:nsid w:val="77DD2465"/>
    <w:multiLevelType w:val="hybridMultilevel"/>
    <w:tmpl w:val="D814345A"/>
    <w:lvl w:ilvl="0" w:tplc="3B6051D6">
      <w:start w:val="1"/>
      <w:numFmt w:val="bullet"/>
      <w:lvlText w:val=""/>
      <w:lvlJc w:val="left"/>
      <w:pPr>
        <w:ind w:left="720" w:hanging="360"/>
      </w:pPr>
      <w:rPr>
        <w:rFonts w:ascii="Symbol" w:hAnsi="Symbol" w:hint="default"/>
      </w:rPr>
    </w:lvl>
    <w:lvl w:ilvl="1" w:tplc="D040DEBA" w:tentative="1">
      <w:start w:val="1"/>
      <w:numFmt w:val="bullet"/>
      <w:lvlText w:val="o"/>
      <w:lvlJc w:val="left"/>
      <w:pPr>
        <w:ind w:left="1440" w:hanging="360"/>
      </w:pPr>
      <w:rPr>
        <w:rFonts w:ascii="Courier New" w:hAnsi="Courier New" w:cs="Courier New" w:hint="default"/>
      </w:rPr>
    </w:lvl>
    <w:lvl w:ilvl="2" w:tplc="44AC0106" w:tentative="1">
      <w:start w:val="1"/>
      <w:numFmt w:val="bullet"/>
      <w:lvlText w:val=""/>
      <w:lvlJc w:val="left"/>
      <w:pPr>
        <w:ind w:left="2160" w:hanging="360"/>
      </w:pPr>
      <w:rPr>
        <w:rFonts w:ascii="Wingdings" w:hAnsi="Wingdings" w:hint="default"/>
      </w:rPr>
    </w:lvl>
    <w:lvl w:ilvl="3" w:tplc="960EFC92" w:tentative="1">
      <w:start w:val="1"/>
      <w:numFmt w:val="bullet"/>
      <w:lvlText w:val=""/>
      <w:lvlJc w:val="left"/>
      <w:pPr>
        <w:ind w:left="2880" w:hanging="360"/>
      </w:pPr>
      <w:rPr>
        <w:rFonts w:ascii="Symbol" w:hAnsi="Symbol" w:hint="default"/>
      </w:rPr>
    </w:lvl>
    <w:lvl w:ilvl="4" w:tplc="2F9E2374" w:tentative="1">
      <w:start w:val="1"/>
      <w:numFmt w:val="bullet"/>
      <w:lvlText w:val="o"/>
      <w:lvlJc w:val="left"/>
      <w:pPr>
        <w:ind w:left="3600" w:hanging="360"/>
      </w:pPr>
      <w:rPr>
        <w:rFonts w:ascii="Courier New" w:hAnsi="Courier New" w:cs="Courier New" w:hint="default"/>
      </w:rPr>
    </w:lvl>
    <w:lvl w:ilvl="5" w:tplc="60E49474" w:tentative="1">
      <w:start w:val="1"/>
      <w:numFmt w:val="bullet"/>
      <w:lvlText w:val=""/>
      <w:lvlJc w:val="left"/>
      <w:pPr>
        <w:ind w:left="4320" w:hanging="360"/>
      </w:pPr>
      <w:rPr>
        <w:rFonts w:ascii="Wingdings" w:hAnsi="Wingdings" w:hint="default"/>
      </w:rPr>
    </w:lvl>
    <w:lvl w:ilvl="6" w:tplc="89284550" w:tentative="1">
      <w:start w:val="1"/>
      <w:numFmt w:val="bullet"/>
      <w:lvlText w:val=""/>
      <w:lvlJc w:val="left"/>
      <w:pPr>
        <w:ind w:left="5040" w:hanging="360"/>
      </w:pPr>
      <w:rPr>
        <w:rFonts w:ascii="Symbol" w:hAnsi="Symbol" w:hint="default"/>
      </w:rPr>
    </w:lvl>
    <w:lvl w:ilvl="7" w:tplc="80A25F9A" w:tentative="1">
      <w:start w:val="1"/>
      <w:numFmt w:val="bullet"/>
      <w:lvlText w:val="o"/>
      <w:lvlJc w:val="left"/>
      <w:pPr>
        <w:ind w:left="5760" w:hanging="360"/>
      </w:pPr>
      <w:rPr>
        <w:rFonts w:ascii="Courier New" w:hAnsi="Courier New" w:cs="Courier New" w:hint="default"/>
      </w:rPr>
    </w:lvl>
    <w:lvl w:ilvl="8" w:tplc="F8624A0A" w:tentative="1">
      <w:start w:val="1"/>
      <w:numFmt w:val="bullet"/>
      <w:lvlText w:val=""/>
      <w:lvlJc w:val="left"/>
      <w:pPr>
        <w:ind w:left="6480" w:hanging="360"/>
      </w:pPr>
      <w:rPr>
        <w:rFonts w:ascii="Wingdings" w:hAnsi="Wingdings" w:hint="default"/>
      </w:rPr>
    </w:lvl>
  </w:abstractNum>
  <w:abstractNum w:abstractNumId="35" w15:restartNumberingAfterBreak="0">
    <w:nsid w:val="79CF5F04"/>
    <w:multiLevelType w:val="multilevel"/>
    <w:tmpl w:val="D21AB9BA"/>
    <w:lvl w:ilvl="0">
      <w:start w:val="1"/>
      <w:numFmt w:val="bullet"/>
      <w:lvlText w:val=""/>
      <w:lvlJc w:val="left"/>
      <w:pPr>
        <w:ind w:left="785" w:hanging="360"/>
      </w:pPr>
      <w:rPr>
        <w:rFonts w:ascii="Symbol" w:hAnsi="Symbo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585" w:hanging="2160"/>
      </w:pPr>
      <w:rPr>
        <w:rFonts w:hint="default"/>
      </w:rPr>
    </w:lvl>
    <w:lvl w:ilvl="8">
      <w:start w:val="1"/>
      <w:numFmt w:val="decimal"/>
      <w:isLgl/>
      <w:lvlText w:val="%1.%2.%3.%4.%5.%6.%7.%8.%9."/>
      <w:lvlJc w:val="left"/>
      <w:pPr>
        <w:ind w:left="2585" w:hanging="2160"/>
      </w:pPr>
      <w:rPr>
        <w:rFonts w:hint="default"/>
      </w:rPr>
    </w:lvl>
  </w:abstractNum>
  <w:abstractNum w:abstractNumId="36" w15:restartNumberingAfterBreak="0">
    <w:nsid w:val="79E63B89"/>
    <w:multiLevelType w:val="hybridMultilevel"/>
    <w:tmpl w:val="594660C4"/>
    <w:lvl w:ilvl="0" w:tplc="4136393A">
      <w:start w:val="1"/>
      <w:numFmt w:val="bullet"/>
      <w:lvlText w:val=""/>
      <w:lvlJc w:val="left"/>
      <w:pPr>
        <w:ind w:left="720" w:hanging="360"/>
      </w:pPr>
      <w:rPr>
        <w:rFonts w:ascii="Symbol" w:hAnsi="Symbol" w:hint="default"/>
      </w:rPr>
    </w:lvl>
    <w:lvl w:ilvl="1" w:tplc="E1089250" w:tentative="1">
      <w:start w:val="1"/>
      <w:numFmt w:val="bullet"/>
      <w:lvlText w:val="o"/>
      <w:lvlJc w:val="left"/>
      <w:pPr>
        <w:ind w:left="1440" w:hanging="360"/>
      </w:pPr>
      <w:rPr>
        <w:rFonts w:ascii="Courier New" w:hAnsi="Courier New" w:cs="Courier New" w:hint="default"/>
      </w:rPr>
    </w:lvl>
    <w:lvl w:ilvl="2" w:tplc="9D569D3A" w:tentative="1">
      <w:start w:val="1"/>
      <w:numFmt w:val="bullet"/>
      <w:lvlText w:val=""/>
      <w:lvlJc w:val="left"/>
      <w:pPr>
        <w:ind w:left="2160" w:hanging="360"/>
      </w:pPr>
      <w:rPr>
        <w:rFonts w:ascii="Wingdings" w:hAnsi="Wingdings" w:hint="default"/>
      </w:rPr>
    </w:lvl>
    <w:lvl w:ilvl="3" w:tplc="5770F87C" w:tentative="1">
      <w:start w:val="1"/>
      <w:numFmt w:val="bullet"/>
      <w:lvlText w:val=""/>
      <w:lvlJc w:val="left"/>
      <w:pPr>
        <w:ind w:left="2880" w:hanging="360"/>
      </w:pPr>
      <w:rPr>
        <w:rFonts w:ascii="Symbol" w:hAnsi="Symbol" w:hint="default"/>
      </w:rPr>
    </w:lvl>
    <w:lvl w:ilvl="4" w:tplc="58401700" w:tentative="1">
      <w:start w:val="1"/>
      <w:numFmt w:val="bullet"/>
      <w:lvlText w:val="o"/>
      <w:lvlJc w:val="left"/>
      <w:pPr>
        <w:ind w:left="3600" w:hanging="360"/>
      </w:pPr>
      <w:rPr>
        <w:rFonts w:ascii="Courier New" w:hAnsi="Courier New" w:cs="Courier New" w:hint="default"/>
      </w:rPr>
    </w:lvl>
    <w:lvl w:ilvl="5" w:tplc="D0F853DA" w:tentative="1">
      <w:start w:val="1"/>
      <w:numFmt w:val="bullet"/>
      <w:lvlText w:val=""/>
      <w:lvlJc w:val="left"/>
      <w:pPr>
        <w:ind w:left="4320" w:hanging="360"/>
      </w:pPr>
      <w:rPr>
        <w:rFonts w:ascii="Wingdings" w:hAnsi="Wingdings" w:hint="default"/>
      </w:rPr>
    </w:lvl>
    <w:lvl w:ilvl="6" w:tplc="2D7402F2" w:tentative="1">
      <w:start w:val="1"/>
      <w:numFmt w:val="bullet"/>
      <w:lvlText w:val=""/>
      <w:lvlJc w:val="left"/>
      <w:pPr>
        <w:ind w:left="5040" w:hanging="360"/>
      </w:pPr>
      <w:rPr>
        <w:rFonts w:ascii="Symbol" w:hAnsi="Symbol" w:hint="default"/>
      </w:rPr>
    </w:lvl>
    <w:lvl w:ilvl="7" w:tplc="47A4E672" w:tentative="1">
      <w:start w:val="1"/>
      <w:numFmt w:val="bullet"/>
      <w:lvlText w:val="o"/>
      <w:lvlJc w:val="left"/>
      <w:pPr>
        <w:ind w:left="5760" w:hanging="360"/>
      </w:pPr>
      <w:rPr>
        <w:rFonts w:ascii="Courier New" w:hAnsi="Courier New" w:cs="Courier New" w:hint="default"/>
      </w:rPr>
    </w:lvl>
    <w:lvl w:ilvl="8" w:tplc="5BCAE752" w:tentative="1">
      <w:start w:val="1"/>
      <w:numFmt w:val="bullet"/>
      <w:lvlText w:val=""/>
      <w:lvlJc w:val="left"/>
      <w:pPr>
        <w:ind w:left="6480" w:hanging="360"/>
      </w:pPr>
      <w:rPr>
        <w:rFonts w:ascii="Wingdings" w:hAnsi="Wingdings" w:hint="default"/>
      </w:rPr>
    </w:lvl>
  </w:abstractNum>
  <w:abstractNum w:abstractNumId="37" w15:restartNumberingAfterBreak="0">
    <w:nsid w:val="7DC3686B"/>
    <w:multiLevelType w:val="hybridMultilevel"/>
    <w:tmpl w:val="554249CA"/>
    <w:lvl w:ilvl="0" w:tplc="68B8DF92">
      <w:start w:val="1"/>
      <w:numFmt w:val="bullet"/>
      <w:lvlText w:val=""/>
      <w:lvlJc w:val="left"/>
      <w:pPr>
        <w:ind w:left="720" w:hanging="360"/>
      </w:pPr>
      <w:rPr>
        <w:rFonts w:ascii="Symbol" w:hAnsi="Symbol" w:hint="default"/>
      </w:rPr>
    </w:lvl>
    <w:lvl w:ilvl="1" w:tplc="7B8646E6" w:tentative="1">
      <w:start w:val="1"/>
      <w:numFmt w:val="bullet"/>
      <w:lvlText w:val="o"/>
      <w:lvlJc w:val="left"/>
      <w:pPr>
        <w:ind w:left="1440" w:hanging="360"/>
      </w:pPr>
      <w:rPr>
        <w:rFonts w:ascii="Courier New" w:hAnsi="Courier New" w:cs="Courier New" w:hint="default"/>
      </w:rPr>
    </w:lvl>
    <w:lvl w:ilvl="2" w:tplc="6638FF90" w:tentative="1">
      <w:start w:val="1"/>
      <w:numFmt w:val="bullet"/>
      <w:lvlText w:val=""/>
      <w:lvlJc w:val="left"/>
      <w:pPr>
        <w:ind w:left="2160" w:hanging="360"/>
      </w:pPr>
      <w:rPr>
        <w:rFonts w:ascii="Wingdings" w:hAnsi="Wingdings" w:hint="default"/>
      </w:rPr>
    </w:lvl>
    <w:lvl w:ilvl="3" w:tplc="FD8A1D8C" w:tentative="1">
      <w:start w:val="1"/>
      <w:numFmt w:val="bullet"/>
      <w:lvlText w:val=""/>
      <w:lvlJc w:val="left"/>
      <w:pPr>
        <w:ind w:left="2880" w:hanging="360"/>
      </w:pPr>
      <w:rPr>
        <w:rFonts w:ascii="Symbol" w:hAnsi="Symbol" w:hint="default"/>
      </w:rPr>
    </w:lvl>
    <w:lvl w:ilvl="4" w:tplc="E1D09090" w:tentative="1">
      <w:start w:val="1"/>
      <w:numFmt w:val="bullet"/>
      <w:lvlText w:val="o"/>
      <w:lvlJc w:val="left"/>
      <w:pPr>
        <w:ind w:left="3600" w:hanging="360"/>
      </w:pPr>
      <w:rPr>
        <w:rFonts w:ascii="Courier New" w:hAnsi="Courier New" w:cs="Courier New" w:hint="default"/>
      </w:rPr>
    </w:lvl>
    <w:lvl w:ilvl="5" w:tplc="7A301D22" w:tentative="1">
      <w:start w:val="1"/>
      <w:numFmt w:val="bullet"/>
      <w:lvlText w:val=""/>
      <w:lvlJc w:val="left"/>
      <w:pPr>
        <w:ind w:left="4320" w:hanging="360"/>
      </w:pPr>
      <w:rPr>
        <w:rFonts w:ascii="Wingdings" w:hAnsi="Wingdings" w:hint="default"/>
      </w:rPr>
    </w:lvl>
    <w:lvl w:ilvl="6" w:tplc="F5D0DAD6" w:tentative="1">
      <w:start w:val="1"/>
      <w:numFmt w:val="bullet"/>
      <w:lvlText w:val=""/>
      <w:lvlJc w:val="left"/>
      <w:pPr>
        <w:ind w:left="5040" w:hanging="360"/>
      </w:pPr>
      <w:rPr>
        <w:rFonts w:ascii="Symbol" w:hAnsi="Symbol" w:hint="default"/>
      </w:rPr>
    </w:lvl>
    <w:lvl w:ilvl="7" w:tplc="E870A5EA" w:tentative="1">
      <w:start w:val="1"/>
      <w:numFmt w:val="bullet"/>
      <w:lvlText w:val="o"/>
      <w:lvlJc w:val="left"/>
      <w:pPr>
        <w:ind w:left="5760" w:hanging="360"/>
      </w:pPr>
      <w:rPr>
        <w:rFonts w:ascii="Courier New" w:hAnsi="Courier New" w:cs="Courier New" w:hint="default"/>
      </w:rPr>
    </w:lvl>
    <w:lvl w:ilvl="8" w:tplc="7438E804" w:tentative="1">
      <w:start w:val="1"/>
      <w:numFmt w:val="bullet"/>
      <w:lvlText w:val=""/>
      <w:lvlJc w:val="left"/>
      <w:pPr>
        <w:ind w:left="6480" w:hanging="360"/>
      </w:pPr>
      <w:rPr>
        <w:rFonts w:ascii="Wingdings" w:hAnsi="Wingdings" w:hint="default"/>
      </w:rPr>
    </w:lvl>
  </w:abstractNum>
  <w:abstractNum w:abstractNumId="38" w15:restartNumberingAfterBreak="0">
    <w:nsid w:val="7E1B1D55"/>
    <w:multiLevelType w:val="hybridMultilevel"/>
    <w:tmpl w:val="F88EEC88"/>
    <w:lvl w:ilvl="0" w:tplc="505675EE">
      <w:start w:val="1"/>
      <w:numFmt w:val="bullet"/>
      <w:lvlText w:val=""/>
      <w:lvlJc w:val="left"/>
      <w:pPr>
        <w:ind w:left="1505" w:hanging="360"/>
      </w:pPr>
      <w:rPr>
        <w:rFonts w:ascii="Symbol" w:hAnsi="Symbol" w:hint="default"/>
      </w:rPr>
    </w:lvl>
    <w:lvl w:ilvl="1" w:tplc="BC7EBAF6" w:tentative="1">
      <w:start w:val="1"/>
      <w:numFmt w:val="bullet"/>
      <w:lvlText w:val="o"/>
      <w:lvlJc w:val="left"/>
      <w:pPr>
        <w:ind w:left="2225" w:hanging="360"/>
      </w:pPr>
      <w:rPr>
        <w:rFonts w:ascii="Courier New" w:hAnsi="Courier New" w:cs="Courier New" w:hint="default"/>
      </w:rPr>
    </w:lvl>
    <w:lvl w:ilvl="2" w:tplc="EBFCD3E8" w:tentative="1">
      <w:start w:val="1"/>
      <w:numFmt w:val="bullet"/>
      <w:lvlText w:val=""/>
      <w:lvlJc w:val="left"/>
      <w:pPr>
        <w:ind w:left="2945" w:hanging="360"/>
      </w:pPr>
      <w:rPr>
        <w:rFonts w:ascii="Wingdings" w:hAnsi="Wingdings" w:hint="default"/>
      </w:rPr>
    </w:lvl>
    <w:lvl w:ilvl="3" w:tplc="E4FE6C02" w:tentative="1">
      <w:start w:val="1"/>
      <w:numFmt w:val="bullet"/>
      <w:lvlText w:val=""/>
      <w:lvlJc w:val="left"/>
      <w:pPr>
        <w:ind w:left="3665" w:hanging="360"/>
      </w:pPr>
      <w:rPr>
        <w:rFonts w:ascii="Symbol" w:hAnsi="Symbol" w:hint="default"/>
      </w:rPr>
    </w:lvl>
    <w:lvl w:ilvl="4" w:tplc="E62EF002" w:tentative="1">
      <w:start w:val="1"/>
      <w:numFmt w:val="bullet"/>
      <w:lvlText w:val="o"/>
      <w:lvlJc w:val="left"/>
      <w:pPr>
        <w:ind w:left="4385" w:hanging="360"/>
      </w:pPr>
      <w:rPr>
        <w:rFonts w:ascii="Courier New" w:hAnsi="Courier New" w:cs="Courier New" w:hint="default"/>
      </w:rPr>
    </w:lvl>
    <w:lvl w:ilvl="5" w:tplc="0CCE81BC" w:tentative="1">
      <w:start w:val="1"/>
      <w:numFmt w:val="bullet"/>
      <w:lvlText w:val=""/>
      <w:lvlJc w:val="left"/>
      <w:pPr>
        <w:ind w:left="5105" w:hanging="360"/>
      </w:pPr>
      <w:rPr>
        <w:rFonts w:ascii="Wingdings" w:hAnsi="Wingdings" w:hint="default"/>
      </w:rPr>
    </w:lvl>
    <w:lvl w:ilvl="6" w:tplc="AE6AACA0" w:tentative="1">
      <w:start w:val="1"/>
      <w:numFmt w:val="bullet"/>
      <w:lvlText w:val=""/>
      <w:lvlJc w:val="left"/>
      <w:pPr>
        <w:ind w:left="5825" w:hanging="360"/>
      </w:pPr>
      <w:rPr>
        <w:rFonts w:ascii="Symbol" w:hAnsi="Symbol" w:hint="default"/>
      </w:rPr>
    </w:lvl>
    <w:lvl w:ilvl="7" w:tplc="E42E6014" w:tentative="1">
      <w:start w:val="1"/>
      <w:numFmt w:val="bullet"/>
      <w:lvlText w:val="o"/>
      <w:lvlJc w:val="left"/>
      <w:pPr>
        <w:ind w:left="6545" w:hanging="360"/>
      </w:pPr>
      <w:rPr>
        <w:rFonts w:ascii="Courier New" w:hAnsi="Courier New" w:cs="Courier New" w:hint="default"/>
      </w:rPr>
    </w:lvl>
    <w:lvl w:ilvl="8" w:tplc="57723E78" w:tentative="1">
      <w:start w:val="1"/>
      <w:numFmt w:val="bullet"/>
      <w:lvlText w:val=""/>
      <w:lvlJc w:val="left"/>
      <w:pPr>
        <w:ind w:left="7265" w:hanging="360"/>
      </w:pPr>
      <w:rPr>
        <w:rFonts w:ascii="Wingdings" w:hAnsi="Wingdings" w:hint="default"/>
      </w:rPr>
    </w:lvl>
  </w:abstractNum>
  <w:abstractNum w:abstractNumId="39" w15:restartNumberingAfterBreak="0">
    <w:nsid w:val="7EC11207"/>
    <w:multiLevelType w:val="hybridMultilevel"/>
    <w:tmpl w:val="829AC41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16cid:durableId="2104954956">
    <w:abstractNumId w:val="21"/>
  </w:num>
  <w:num w:numId="2" w16cid:durableId="1384599241">
    <w:abstractNumId w:val="25"/>
  </w:num>
  <w:num w:numId="3" w16cid:durableId="1979257038">
    <w:abstractNumId w:val="3"/>
  </w:num>
  <w:num w:numId="4" w16cid:durableId="718557368">
    <w:abstractNumId w:val="16"/>
  </w:num>
  <w:num w:numId="5" w16cid:durableId="732196557">
    <w:abstractNumId w:val="32"/>
  </w:num>
  <w:num w:numId="6" w16cid:durableId="474956365">
    <w:abstractNumId w:val="38"/>
  </w:num>
  <w:num w:numId="7" w16cid:durableId="411436472">
    <w:abstractNumId w:val="18"/>
  </w:num>
  <w:num w:numId="8" w16cid:durableId="1073157878">
    <w:abstractNumId w:val="27"/>
  </w:num>
  <w:num w:numId="9" w16cid:durableId="981739923">
    <w:abstractNumId w:val="20"/>
  </w:num>
  <w:num w:numId="10" w16cid:durableId="1688560348">
    <w:abstractNumId w:val="6"/>
  </w:num>
  <w:num w:numId="11" w16cid:durableId="542598421">
    <w:abstractNumId w:val="11"/>
  </w:num>
  <w:num w:numId="12" w16cid:durableId="86004530">
    <w:abstractNumId w:val="0"/>
  </w:num>
  <w:num w:numId="13" w16cid:durableId="1097139678">
    <w:abstractNumId w:val="31"/>
  </w:num>
  <w:num w:numId="14" w16cid:durableId="1751350436">
    <w:abstractNumId w:val="8"/>
  </w:num>
  <w:num w:numId="15" w16cid:durableId="1281036420">
    <w:abstractNumId w:val="34"/>
  </w:num>
  <w:num w:numId="16" w16cid:durableId="962077372">
    <w:abstractNumId w:val="5"/>
  </w:num>
  <w:num w:numId="17" w16cid:durableId="1101025429">
    <w:abstractNumId w:val="35"/>
  </w:num>
  <w:num w:numId="18" w16cid:durableId="1980987237">
    <w:abstractNumId w:val="19"/>
  </w:num>
  <w:num w:numId="19" w16cid:durableId="541796169">
    <w:abstractNumId w:val="36"/>
  </w:num>
  <w:num w:numId="20" w16cid:durableId="1011567054">
    <w:abstractNumId w:val="17"/>
  </w:num>
  <w:num w:numId="21" w16cid:durableId="400372798">
    <w:abstractNumId w:val="26"/>
  </w:num>
  <w:num w:numId="22" w16cid:durableId="1505851688">
    <w:abstractNumId w:val="33"/>
  </w:num>
  <w:num w:numId="23" w16cid:durableId="425540710">
    <w:abstractNumId w:val="23"/>
  </w:num>
  <w:num w:numId="24" w16cid:durableId="1916238718">
    <w:abstractNumId w:val="30"/>
  </w:num>
  <w:num w:numId="25" w16cid:durableId="68845371">
    <w:abstractNumId w:val="29"/>
  </w:num>
  <w:num w:numId="26" w16cid:durableId="1100638746">
    <w:abstractNumId w:val="12"/>
  </w:num>
  <w:num w:numId="27" w16cid:durableId="1277056783">
    <w:abstractNumId w:val="9"/>
  </w:num>
  <w:num w:numId="28" w16cid:durableId="1779371088">
    <w:abstractNumId w:val="24"/>
  </w:num>
  <w:num w:numId="29" w16cid:durableId="2116560376">
    <w:abstractNumId w:val="37"/>
  </w:num>
  <w:num w:numId="30" w16cid:durableId="328869927">
    <w:abstractNumId w:val="4"/>
  </w:num>
  <w:num w:numId="31" w16cid:durableId="585768589">
    <w:abstractNumId w:val="15"/>
  </w:num>
  <w:num w:numId="32" w16cid:durableId="821822010">
    <w:abstractNumId w:val="10"/>
  </w:num>
  <w:num w:numId="33" w16cid:durableId="754673467">
    <w:abstractNumId w:val="13"/>
  </w:num>
  <w:num w:numId="34" w16cid:durableId="1286733920">
    <w:abstractNumId w:val="13"/>
  </w:num>
  <w:num w:numId="35" w16cid:durableId="1087505369">
    <w:abstractNumId w:val="1"/>
  </w:num>
  <w:num w:numId="36" w16cid:durableId="203753933">
    <w:abstractNumId w:val="22"/>
  </w:num>
  <w:num w:numId="37" w16cid:durableId="249003805">
    <w:abstractNumId w:val="28"/>
  </w:num>
  <w:num w:numId="38" w16cid:durableId="1933080712">
    <w:abstractNumId w:val="14"/>
  </w:num>
  <w:num w:numId="39" w16cid:durableId="1094208795">
    <w:abstractNumId w:val="2"/>
  </w:num>
  <w:num w:numId="40" w16cid:durableId="1451435925">
    <w:abstractNumId w:val="39"/>
  </w:num>
  <w:num w:numId="41" w16cid:durableId="590398">
    <w:abstractNumId w:val="7"/>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Николай Богомолов">
    <w15:presenceInfo w15:providerId="Windows Live" w15:userId="851d7117ada178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markup="0"/>
  <w:trackRevisions/>
  <w:defaultTabStop w:val="708"/>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76"/>
    <w:rsid w:val="0000018D"/>
    <w:rsid w:val="0000096D"/>
    <w:rsid w:val="0000165C"/>
    <w:rsid w:val="000037B3"/>
    <w:rsid w:val="000045CA"/>
    <w:rsid w:val="000131A7"/>
    <w:rsid w:val="00023102"/>
    <w:rsid w:val="00023594"/>
    <w:rsid w:val="0002466F"/>
    <w:rsid w:val="00025521"/>
    <w:rsid w:val="000261F9"/>
    <w:rsid w:val="000262EE"/>
    <w:rsid w:val="0002711A"/>
    <w:rsid w:val="000271AF"/>
    <w:rsid w:val="00033736"/>
    <w:rsid w:val="00033AB9"/>
    <w:rsid w:val="00035706"/>
    <w:rsid w:val="000369EE"/>
    <w:rsid w:val="000370BD"/>
    <w:rsid w:val="0004156C"/>
    <w:rsid w:val="0004474A"/>
    <w:rsid w:val="00047755"/>
    <w:rsid w:val="00052D37"/>
    <w:rsid w:val="00055AE3"/>
    <w:rsid w:val="00055D12"/>
    <w:rsid w:val="00056465"/>
    <w:rsid w:val="00057EF1"/>
    <w:rsid w:val="00060001"/>
    <w:rsid w:val="00060981"/>
    <w:rsid w:val="00064B5B"/>
    <w:rsid w:val="00065447"/>
    <w:rsid w:val="00066221"/>
    <w:rsid w:val="00066BDF"/>
    <w:rsid w:val="00067169"/>
    <w:rsid w:val="000675B5"/>
    <w:rsid w:val="0007119E"/>
    <w:rsid w:val="00071491"/>
    <w:rsid w:val="00071F75"/>
    <w:rsid w:val="0007353A"/>
    <w:rsid w:val="00074A82"/>
    <w:rsid w:val="00076EA7"/>
    <w:rsid w:val="000774AD"/>
    <w:rsid w:val="00083C12"/>
    <w:rsid w:val="00084A05"/>
    <w:rsid w:val="00085C1C"/>
    <w:rsid w:val="00085EE3"/>
    <w:rsid w:val="000872A7"/>
    <w:rsid w:val="00087CE6"/>
    <w:rsid w:val="000913E5"/>
    <w:rsid w:val="00091809"/>
    <w:rsid w:val="00092884"/>
    <w:rsid w:val="00093787"/>
    <w:rsid w:val="000949BF"/>
    <w:rsid w:val="000949FC"/>
    <w:rsid w:val="000A0A39"/>
    <w:rsid w:val="000A209B"/>
    <w:rsid w:val="000A239D"/>
    <w:rsid w:val="000A54C7"/>
    <w:rsid w:val="000A5585"/>
    <w:rsid w:val="000A73C1"/>
    <w:rsid w:val="000B23B9"/>
    <w:rsid w:val="000B7097"/>
    <w:rsid w:val="000C08F0"/>
    <w:rsid w:val="000C2029"/>
    <w:rsid w:val="000C27E5"/>
    <w:rsid w:val="000C3A0E"/>
    <w:rsid w:val="000C3F0D"/>
    <w:rsid w:val="000C4BB4"/>
    <w:rsid w:val="000C57E6"/>
    <w:rsid w:val="000D0E52"/>
    <w:rsid w:val="000D3811"/>
    <w:rsid w:val="000D5B91"/>
    <w:rsid w:val="000D5EAE"/>
    <w:rsid w:val="000D66F0"/>
    <w:rsid w:val="000E026B"/>
    <w:rsid w:val="000E27D8"/>
    <w:rsid w:val="000E2DDC"/>
    <w:rsid w:val="000E315A"/>
    <w:rsid w:val="000E45B1"/>
    <w:rsid w:val="000E5908"/>
    <w:rsid w:val="000E6197"/>
    <w:rsid w:val="000E6C2F"/>
    <w:rsid w:val="000E7ABC"/>
    <w:rsid w:val="000F0698"/>
    <w:rsid w:val="000F097F"/>
    <w:rsid w:val="000F1399"/>
    <w:rsid w:val="000F2D1E"/>
    <w:rsid w:val="000F5FA8"/>
    <w:rsid w:val="000F6343"/>
    <w:rsid w:val="000F6AB9"/>
    <w:rsid w:val="0010095C"/>
    <w:rsid w:val="00100A03"/>
    <w:rsid w:val="00101605"/>
    <w:rsid w:val="00101D95"/>
    <w:rsid w:val="00102A46"/>
    <w:rsid w:val="001030E1"/>
    <w:rsid w:val="00103216"/>
    <w:rsid w:val="0010485B"/>
    <w:rsid w:val="00104D03"/>
    <w:rsid w:val="00106542"/>
    <w:rsid w:val="001077DE"/>
    <w:rsid w:val="00110B83"/>
    <w:rsid w:val="00113441"/>
    <w:rsid w:val="00114CE7"/>
    <w:rsid w:val="001158A7"/>
    <w:rsid w:val="00115D80"/>
    <w:rsid w:val="00116ADD"/>
    <w:rsid w:val="001179B1"/>
    <w:rsid w:val="001206D7"/>
    <w:rsid w:val="001209D4"/>
    <w:rsid w:val="00120C7A"/>
    <w:rsid w:val="00121A29"/>
    <w:rsid w:val="00121E2C"/>
    <w:rsid w:val="001225E1"/>
    <w:rsid w:val="00122CA1"/>
    <w:rsid w:val="00122F48"/>
    <w:rsid w:val="00125073"/>
    <w:rsid w:val="00125AEE"/>
    <w:rsid w:val="00125F96"/>
    <w:rsid w:val="001263E1"/>
    <w:rsid w:val="00126E1D"/>
    <w:rsid w:val="00127078"/>
    <w:rsid w:val="001274F1"/>
    <w:rsid w:val="001276A5"/>
    <w:rsid w:val="00132BBB"/>
    <w:rsid w:val="00133DB7"/>
    <w:rsid w:val="001345ED"/>
    <w:rsid w:val="00134973"/>
    <w:rsid w:val="00135447"/>
    <w:rsid w:val="00135CAE"/>
    <w:rsid w:val="00136E32"/>
    <w:rsid w:val="001426E7"/>
    <w:rsid w:val="0014294D"/>
    <w:rsid w:val="00143185"/>
    <w:rsid w:val="001444F7"/>
    <w:rsid w:val="00144AAD"/>
    <w:rsid w:val="00144C7A"/>
    <w:rsid w:val="00145142"/>
    <w:rsid w:val="0014729E"/>
    <w:rsid w:val="0014743B"/>
    <w:rsid w:val="00150417"/>
    <w:rsid w:val="00151593"/>
    <w:rsid w:val="00153E50"/>
    <w:rsid w:val="001542DF"/>
    <w:rsid w:val="001549AE"/>
    <w:rsid w:val="00154B15"/>
    <w:rsid w:val="00154EAC"/>
    <w:rsid w:val="00157BFB"/>
    <w:rsid w:val="00157F72"/>
    <w:rsid w:val="00160477"/>
    <w:rsid w:val="00163346"/>
    <w:rsid w:val="00163E18"/>
    <w:rsid w:val="00164444"/>
    <w:rsid w:val="001654B8"/>
    <w:rsid w:val="0017001C"/>
    <w:rsid w:val="00170202"/>
    <w:rsid w:val="001709A5"/>
    <w:rsid w:val="00172419"/>
    <w:rsid w:val="00172C61"/>
    <w:rsid w:val="00172E6F"/>
    <w:rsid w:val="0017635E"/>
    <w:rsid w:val="0018026A"/>
    <w:rsid w:val="00181E8C"/>
    <w:rsid w:val="00182973"/>
    <w:rsid w:val="00182B51"/>
    <w:rsid w:val="001830DD"/>
    <w:rsid w:val="001831E9"/>
    <w:rsid w:val="00186037"/>
    <w:rsid w:val="00186AF6"/>
    <w:rsid w:val="00191053"/>
    <w:rsid w:val="00191729"/>
    <w:rsid w:val="0019290E"/>
    <w:rsid w:val="001932D8"/>
    <w:rsid w:val="00193369"/>
    <w:rsid w:val="0019445D"/>
    <w:rsid w:val="00194F0D"/>
    <w:rsid w:val="00195CAE"/>
    <w:rsid w:val="00196FB2"/>
    <w:rsid w:val="00197D52"/>
    <w:rsid w:val="001A1CC9"/>
    <w:rsid w:val="001A3151"/>
    <w:rsid w:val="001A6059"/>
    <w:rsid w:val="001A6073"/>
    <w:rsid w:val="001A77B9"/>
    <w:rsid w:val="001B07D8"/>
    <w:rsid w:val="001B09B4"/>
    <w:rsid w:val="001B0CC3"/>
    <w:rsid w:val="001B466D"/>
    <w:rsid w:val="001B47A2"/>
    <w:rsid w:val="001B4A06"/>
    <w:rsid w:val="001C32E2"/>
    <w:rsid w:val="001C45A5"/>
    <w:rsid w:val="001C5725"/>
    <w:rsid w:val="001C5909"/>
    <w:rsid w:val="001C66A1"/>
    <w:rsid w:val="001D0E01"/>
    <w:rsid w:val="001D144D"/>
    <w:rsid w:val="001D1591"/>
    <w:rsid w:val="001D2D7D"/>
    <w:rsid w:val="001D3DB2"/>
    <w:rsid w:val="001D5797"/>
    <w:rsid w:val="001D5AB4"/>
    <w:rsid w:val="001D5B1E"/>
    <w:rsid w:val="001D63F4"/>
    <w:rsid w:val="001E1F96"/>
    <w:rsid w:val="001E2885"/>
    <w:rsid w:val="001E29D8"/>
    <w:rsid w:val="001E35D9"/>
    <w:rsid w:val="001E620A"/>
    <w:rsid w:val="001E6D92"/>
    <w:rsid w:val="001E6F3A"/>
    <w:rsid w:val="001F1855"/>
    <w:rsid w:val="001F2955"/>
    <w:rsid w:val="001F4314"/>
    <w:rsid w:val="001F5A03"/>
    <w:rsid w:val="001F5BD3"/>
    <w:rsid w:val="001F6947"/>
    <w:rsid w:val="001F7300"/>
    <w:rsid w:val="001F7686"/>
    <w:rsid w:val="001F7823"/>
    <w:rsid w:val="0020199A"/>
    <w:rsid w:val="002021F8"/>
    <w:rsid w:val="002051EC"/>
    <w:rsid w:val="0020610E"/>
    <w:rsid w:val="00206207"/>
    <w:rsid w:val="002068B6"/>
    <w:rsid w:val="00207A6B"/>
    <w:rsid w:val="00207DB3"/>
    <w:rsid w:val="0021278F"/>
    <w:rsid w:val="00212E36"/>
    <w:rsid w:val="00213404"/>
    <w:rsid w:val="00213CFC"/>
    <w:rsid w:val="00213D68"/>
    <w:rsid w:val="00214501"/>
    <w:rsid w:val="0021470E"/>
    <w:rsid w:val="0021662E"/>
    <w:rsid w:val="00221601"/>
    <w:rsid w:val="00223F2B"/>
    <w:rsid w:val="002273CB"/>
    <w:rsid w:val="0023123A"/>
    <w:rsid w:val="00232F5E"/>
    <w:rsid w:val="0023505E"/>
    <w:rsid w:val="002370D1"/>
    <w:rsid w:val="00244C40"/>
    <w:rsid w:val="00245445"/>
    <w:rsid w:val="00246DC9"/>
    <w:rsid w:val="00247EF9"/>
    <w:rsid w:val="00250655"/>
    <w:rsid w:val="00250CB4"/>
    <w:rsid w:val="002515C5"/>
    <w:rsid w:val="002522BE"/>
    <w:rsid w:val="002524DE"/>
    <w:rsid w:val="0025410C"/>
    <w:rsid w:val="0026091A"/>
    <w:rsid w:val="00260DC2"/>
    <w:rsid w:val="00261170"/>
    <w:rsid w:val="00263799"/>
    <w:rsid w:val="00264365"/>
    <w:rsid w:val="00264D23"/>
    <w:rsid w:val="0027122C"/>
    <w:rsid w:val="002717E9"/>
    <w:rsid w:val="002741D2"/>
    <w:rsid w:val="002759A2"/>
    <w:rsid w:val="00276081"/>
    <w:rsid w:val="0027659E"/>
    <w:rsid w:val="002779A0"/>
    <w:rsid w:val="00280182"/>
    <w:rsid w:val="00280370"/>
    <w:rsid w:val="00282440"/>
    <w:rsid w:val="002855DF"/>
    <w:rsid w:val="0029225E"/>
    <w:rsid w:val="002928A0"/>
    <w:rsid w:val="00292C90"/>
    <w:rsid w:val="00292CE4"/>
    <w:rsid w:val="002936A7"/>
    <w:rsid w:val="002965BF"/>
    <w:rsid w:val="00297353"/>
    <w:rsid w:val="002A05C8"/>
    <w:rsid w:val="002A12DA"/>
    <w:rsid w:val="002A17F1"/>
    <w:rsid w:val="002A4945"/>
    <w:rsid w:val="002B1047"/>
    <w:rsid w:val="002B1EC9"/>
    <w:rsid w:val="002B3070"/>
    <w:rsid w:val="002B366C"/>
    <w:rsid w:val="002B3B5D"/>
    <w:rsid w:val="002B41C5"/>
    <w:rsid w:val="002B705F"/>
    <w:rsid w:val="002C00CC"/>
    <w:rsid w:val="002C0346"/>
    <w:rsid w:val="002C54B6"/>
    <w:rsid w:val="002C732A"/>
    <w:rsid w:val="002D0984"/>
    <w:rsid w:val="002D1875"/>
    <w:rsid w:val="002D290E"/>
    <w:rsid w:val="002D2DE3"/>
    <w:rsid w:val="002D42D1"/>
    <w:rsid w:val="002D5162"/>
    <w:rsid w:val="002E2501"/>
    <w:rsid w:val="002E2B1C"/>
    <w:rsid w:val="002E3494"/>
    <w:rsid w:val="002E485F"/>
    <w:rsid w:val="002E4D0C"/>
    <w:rsid w:val="002E5448"/>
    <w:rsid w:val="002E6E10"/>
    <w:rsid w:val="002E73EE"/>
    <w:rsid w:val="002E788B"/>
    <w:rsid w:val="002F135C"/>
    <w:rsid w:val="002F25D1"/>
    <w:rsid w:val="002F2DCC"/>
    <w:rsid w:val="002F485B"/>
    <w:rsid w:val="002F68DC"/>
    <w:rsid w:val="002F7947"/>
    <w:rsid w:val="00301A86"/>
    <w:rsid w:val="00302E3D"/>
    <w:rsid w:val="00303644"/>
    <w:rsid w:val="003043C6"/>
    <w:rsid w:val="00305530"/>
    <w:rsid w:val="003067CA"/>
    <w:rsid w:val="003113AC"/>
    <w:rsid w:val="00311571"/>
    <w:rsid w:val="00312248"/>
    <w:rsid w:val="003151EA"/>
    <w:rsid w:val="003153B6"/>
    <w:rsid w:val="003154EA"/>
    <w:rsid w:val="00315731"/>
    <w:rsid w:val="003158B7"/>
    <w:rsid w:val="00316A0C"/>
    <w:rsid w:val="00316D37"/>
    <w:rsid w:val="00316E18"/>
    <w:rsid w:val="00320837"/>
    <w:rsid w:val="00320896"/>
    <w:rsid w:val="00321252"/>
    <w:rsid w:val="003244FE"/>
    <w:rsid w:val="00324F0D"/>
    <w:rsid w:val="0032535F"/>
    <w:rsid w:val="003253ED"/>
    <w:rsid w:val="003257F3"/>
    <w:rsid w:val="003266E6"/>
    <w:rsid w:val="003267CB"/>
    <w:rsid w:val="00326E7A"/>
    <w:rsid w:val="00327AEB"/>
    <w:rsid w:val="00330358"/>
    <w:rsid w:val="00330797"/>
    <w:rsid w:val="00331C04"/>
    <w:rsid w:val="00331EAB"/>
    <w:rsid w:val="00333423"/>
    <w:rsid w:val="00333762"/>
    <w:rsid w:val="00334E2A"/>
    <w:rsid w:val="00334F54"/>
    <w:rsid w:val="0033560E"/>
    <w:rsid w:val="00336207"/>
    <w:rsid w:val="00337234"/>
    <w:rsid w:val="003375A0"/>
    <w:rsid w:val="00337A3A"/>
    <w:rsid w:val="003410C4"/>
    <w:rsid w:val="00341328"/>
    <w:rsid w:val="00342228"/>
    <w:rsid w:val="003447D4"/>
    <w:rsid w:val="00345EC1"/>
    <w:rsid w:val="0034769A"/>
    <w:rsid w:val="00350A6A"/>
    <w:rsid w:val="003512C8"/>
    <w:rsid w:val="00352CB1"/>
    <w:rsid w:val="00353C17"/>
    <w:rsid w:val="00355ADA"/>
    <w:rsid w:val="00356187"/>
    <w:rsid w:val="003614BC"/>
    <w:rsid w:val="00363C78"/>
    <w:rsid w:val="00366621"/>
    <w:rsid w:val="003668B5"/>
    <w:rsid w:val="00366A6E"/>
    <w:rsid w:val="003674FB"/>
    <w:rsid w:val="00371285"/>
    <w:rsid w:val="003712D4"/>
    <w:rsid w:val="003717A6"/>
    <w:rsid w:val="003719BD"/>
    <w:rsid w:val="00372E0C"/>
    <w:rsid w:val="003733A0"/>
    <w:rsid w:val="003746F8"/>
    <w:rsid w:val="00374B0E"/>
    <w:rsid w:val="00375D53"/>
    <w:rsid w:val="003764F2"/>
    <w:rsid w:val="00380C0A"/>
    <w:rsid w:val="003810E5"/>
    <w:rsid w:val="00382677"/>
    <w:rsid w:val="00383211"/>
    <w:rsid w:val="00385105"/>
    <w:rsid w:val="003855B6"/>
    <w:rsid w:val="0038662B"/>
    <w:rsid w:val="00386CC9"/>
    <w:rsid w:val="003901C3"/>
    <w:rsid w:val="00390A60"/>
    <w:rsid w:val="003911CD"/>
    <w:rsid w:val="003914CC"/>
    <w:rsid w:val="0039353F"/>
    <w:rsid w:val="0039627B"/>
    <w:rsid w:val="003A08A4"/>
    <w:rsid w:val="003A0B5F"/>
    <w:rsid w:val="003A2287"/>
    <w:rsid w:val="003A2EBE"/>
    <w:rsid w:val="003A55BC"/>
    <w:rsid w:val="003B047D"/>
    <w:rsid w:val="003B13B2"/>
    <w:rsid w:val="003B3215"/>
    <w:rsid w:val="003B40FE"/>
    <w:rsid w:val="003B51F5"/>
    <w:rsid w:val="003B5683"/>
    <w:rsid w:val="003B59C7"/>
    <w:rsid w:val="003B658C"/>
    <w:rsid w:val="003B65B3"/>
    <w:rsid w:val="003B6A90"/>
    <w:rsid w:val="003B7172"/>
    <w:rsid w:val="003C05B6"/>
    <w:rsid w:val="003C4377"/>
    <w:rsid w:val="003C4766"/>
    <w:rsid w:val="003C5103"/>
    <w:rsid w:val="003C581F"/>
    <w:rsid w:val="003C7971"/>
    <w:rsid w:val="003D380F"/>
    <w:rsid w:val="003D4C3E"/>
    <w:rsid w:val="003D5FCF"/>
    <w:rsid w:val="003D76E2"/>
    <w:rsid w:val="003D79FE"/>
    <w:rsid w:val="003E1274"/>
    <w:rsid w:val="003E23B2"/>
    <w:rsid w:val="003E2441"/>
    <w:rsid w:val="003E2462"/>
    <w:rsid w:val="003E3688"/>
    <w:rsid w:val="003E47A4"/>
    <w:rsid w:val="003E6005"/>
    <w:rsid w:val="003E6B9A"/>
    <w:rsid w:val="003E7021"/>
    <w:rsid w:val="003F066F"/>
    <w:rsid w:val="003F06BE"/>
    <w:rsid w:val="003F226D"/>
    <w:rsid w:val="003F3529"/>
    <w:rsid w:val="003F4350"/>
    <w:rsid w:val="003F6C3C"/>
    <w:rsid w:val="0040192E"/>
    <w:rsid w:val="00401E00"/>
    <w:rsid w:val="00403BCB"/>
    <w:rsid w:val="00405FB0"/>
    <w:rsid w:val="0040602B"/>
    <w:rsid w:val="00406166"/>
    <w:rsid w:val="00406269"/>
    <w:rsid w:val="00406380"/>
    <w:rsid w:val="004071EB"/>
    <w:rsid w:val="00411D06"/>
    <w:rsid w:val="0041541D"/>
    <w:rsid w:val="004159E0"/>
    <w:rsid w:val="00415D98"/>
    <w:rsid w:val="00415FB8"/>
    <w:rsid w:val="004165B0"/>
    <w:rsid w:val="00416AE1"/>
    <w:rsid w:val="00416CFB"/>
    <w:rsid w:val="00420CBE"/>
    <w:rsid w:val="00422532"/>
    <w:rsid w:val="00422BCF"/>
    <w:rsid w:val="004232F1"/>
    <w:rsid w:val="004236AE"/>
    <w:rsid w:val="004247BD"/>
    <w:rsid w:val="004251CC"/>
    <w:rsid w:val="0043250D"/>
    <w:rsid w:val="00433197"/>
    <w:rsid w:val="0043434B"/>
    <w:rsid w:val="00434DBE"/>
    <w:rsid w:val="004352D6"/>
    <w:rsid w:val="00436723"/>
    <w:rsid w:val="00436C59"/>
    <w:rsid w:val="00436F1A"/>
    <w:rsid w:val="00446584"/>
    <w:rsid w:val="0044663D"/>
    <w:rsid w:val="004477B1"/>
    <w:rsid w:val="00452ABD"/>
    <w:rsid w:val="00454730"/>
    <w:rsid w:val="00462901"/>
    <w:rsid w:val="0046681D"/>
    <w:rsid w:val="004676C3"/>
    <w:rsid w:val="0046795E"/>
    <w:rsid w:val="00471D30"/>
    <w:rsid w:val="00473265"/>
    <w:rsid w:val="00475A07"/>
    <w:rsid w:val="00475F9D"/>
    <w:rsid w:val="004772B0"/>
    <w:rsid w:val="0047754B"/>
    <w:rsid w:val="00483451"/>
    <w:rsid w:val="00484490"/>
    <w:rsid w:val="00484FC5"/>
    <w:rsid w:val="00493380"/>
    <w:rsid w:val="0049380B"/>
    <w:rsid w:val="004944B4"/>
    <w:rsid w:val="004972B1"/>
    <w:rsid w:val="004A184E"/>
    <w:rsid w:val="004A255B"/>
    <w:rsid w:val="004A3556"/>
    <w:rsid w:val="004A66FB"/>
    <w:rsid w:val="004A71F7"/>
    <w:rsid w:val="004B0A7B"/>
    <w:rsid w:val="004B15AB"/>
    <w:rsid w:val="004B1DCE"/>
    <w:rsid w:val="004B3811"/>
    <w:rsid w:val="004B6074"/>
    <w:rsid w:val="004B6FB8"/>
    <w:rsid w:val="004B755F"/>
    <w:rsid w:val="004B77EA"/>
    <w:rsid w:val="004B7B85"/>
    <w:rsid w:val="004B7C21"/>
    <w:rsid w:val="004B7EBB"/>
    <w:rsid w:val="004C3758"/>
    <w:rsid w:val="004C38DC"/>
    <w:rsid w:val="004C39BE"/>
    <w:rsid w:val="004C5C6B"/>
    <w:rsid w:val="004C5C9E"/>
    <w:rsid w:val="004C5F25"/>
    <w:rsid w:val="004C61EB"/>
    <w:rsid w:val="004C6ADC"/>
    <w:rsid w:val="004C704F"/>
    <w:rsid w:val="004C72A3"/>
    <w:rsid w:val="004C75AC"/>
    <w:rsid w:val="004D0957"/>
    <w:rsid w:val="004D2009"/>
    <w:rsid w:val="004D2F33"/>
    <w:rsid w:val="004D49BB"/>
    <w:rsid w:val="004D5760"/>
    <w:rsid w:val="004D747C"/>
    <w:rsid w:val="004D7EF5"/>
    <w:rsid w:val="004E21A8"/>
    <w:rsid w:val="004E2D68"/>
    <w:rsid w:val="004E40B0"/>
    <w:rsid w:val="004E501D"/>
    <w:rsid w:val="004E71F5"/>
    <w:rsid w:val="004F02A3"/>
    <w:rsid w:val="004F2116"/>
    <w:rsid w:val="004F34E9"/>
    <w:rsid w:val="004F5CEA"/>
    <w:rsid w:val="004F6A86"/>
    <w:rsid w:val="004F6B52"/>
    <w:rsid w:val="004F7AC1"/>
    <w:rsid w:val="00501CFF"/>
    <w:rsid w:val="00501D4B"/>
    <w:rsid w:val="00504692"/>
    <w:rsid w:val="00506803"/>
    <w:rsid w:val="00506F24"/>
    <w:rsid w:val="00507399"/>
    <w:rsid w:val="00507D50"/>
    <w:rsid w:val="005115C6"/>
    <w:rsid w:val="005132BD"/>
    <w:rsid w:val="005133E6"/>
    <w:rsid w:val="00515A96"/>
    <w:rsid w:val="0052046B"/>
    <w:rsid w:val="00523704"/>
    <w:rsid w:val="0052420A"/>
    <w:rsid w:val="00525752"/>
    <w:rsid w:val="005260DC"/>
    <w:rsid w:val="00531162"/>
    <w:rsid w:val="00533FA7"/>
    <w:rsid w:val="00536827"/>
    <w:rsid w:val="0053712B"/>
    <w:rsid w:val="00537348"/>
    <w:rsid w:val="005401E4"/>
    <w:rsid w:val="00540959"/>
    <w:rsid w:val="0054118E"/>
    <w:rsid w:val="00544DB2"/>
    <w:rsid w:val="00544E24"/>
    <w:rsid w:val="005503B7"/>
    <w:rsid w:val="005513A3"/>
    <w:rsid w:val="005522A2"/>
    <w:rsid w:val="005541F2"/>
    <w:rsid w:val="0055459F"/>
    <w:rsid w:val="0055602E"/>
    <w:rsid w:val="00556659"/>
    <w:rsid w:val="00556E43"/>
    <w:rsid w:val="005600D7"/>
    <w:rsid w:val="005615D3"/>
    <w:rsid w:val="00561914"/>
    <w:rsid w:val="00561CB4"/>
    <w:rsid w:val="00564B4A"/>
    <w:rsid w:val="00566BA1"/>
    <w:rsid w:val="0056713D"/>
    <w:rsid w:val="0057054E"/>
    <w:rsid w:val="00574493"/>
    <w:rsid w:val="00575644"/>
    <w:rsid w:val="00576BFD"/>
    <w:rsid w:val="0057718E"/>
    <w:rsid w:val="00577771"/>
    <w:rsid w:val="00577950"/>
    <w:rsid w:val="00580629"/>
    <w:rsid w:val="00580B40"/>
    <w:rsid w:val="0058102D"/>
    <w:rsid w:val="00581621"/>
    <w:rsid w:val="00585458"/>
    <w:rsid w:val="00586533"/>
    <w:rsid w:val="00587937"/>
    <w:rsid w:val="0059000A"/>
    <w:rsid w:val="0059161F"/>
    <w:rsid w:val="00593764"/>
    <w:rsid w:val="005959AC"/>
    <w:rsid w:val="005974D7"/>
    <w:rsid w:val="00597DC6"/>
    <w:rsid w:val="005A1E9C"/>
    <w:rsid w:val="005A2A36"/>
    <w:rsid w:val="005A42A6"/>
    <w:rsid w:val="005A43E1"/>
    <w:rsid w:val="005A4969"/>
    <w:rsid w:val="005A5950"/>
    <w:rsid w:val="005A621C"/>
    <w:rsid w:val="005A65F4"/>
    <w:rsid w:val="005A6C86"/>
    <w:rsid w:val="005A73F0"/>
    <w:rsid w:val="005A7C1C"/>
    <w:rsid w:val="005B1C38"/>
    <w:rsid w:val="005B22AB"/>
    <w:rsid w:val="005B23CD"/>
    <w:rsid w:val="005B3296"/>
    <w:rsid w:val="005B52CF"/>
    <w:rsid w:val="005B5E4E"/>
    <w:rsid w:val="005B7867"/>
    <w:rsid w:val="005C01EA"/>
    <w:rsid w:val="005C02E2"/>
    <w:rsid w:val="005C104D"/>
    <w:rsid w:val="005C11B4"/>
    <w:rsid w:val="005C3E6B"/>
    <w:rsid w:val="005C4F18"/>
    <w:rsid w:val="005C7079"/>
    <w:rsid w:val="005D0018"/>
    <w:rsid w:val="005D0C06"/>
    <w:rsid w:val="005D19EB"/>
    <w:rsid w:val="005D1B44"/>
    <w:rsid w:val="005D39A6"/>
    <w:rsid w:val="005D4570"/>
    <w:rsid w:val="005E096A"/>
    <w:rsid w:val="005E11A1"/>
    <w:rsid w:val="005E13E6"/>
    <w:rsid w:val="005E3EF5"/>
    <w:rsid w:val="005E5698"/>
    <w:rsid w:val="005E5744"/>
    <w:rsid w:val="005E6A77"/>
    <w:rsid w:val="005E6EB1"/>
    <w:rsid w:val="005F09D1"/>
    <w:rsid w:val="005F17D4"/>
    <w:rsid w:val="005F31B1"/>
    <w:rsid w:val="005F3501"/>
    <w:rsid w:val="005F38F6"/>
    <w:rsid w:val="005F4B8E"/>
    <w:rsid w:val="005F5411"/>
    <w:rsid w:val="005F5438"/>
    <w:rsid w:val="005F56B1"/>
    <w:rsid w:val="005F72E4"/>
    <w:rsid w:val="006009B0"/>
    <w:rsid w:val="0060635E"/>
    <w:rsid w:val="00606417"/>
    <w:rsid w:val="006077A2"/>
    <w:rsid w:val="00611649"/>
    <w:rsid w:val="006118F3"/>
    <w:rsid w:val="00612B43"/>
    <w:rsid w:val="00612DC5"/>
    <w:rsid w:val="00613148"/>
    <w:rsid w:val="00613A4E"/>
    <w:rsid w:val="00614175"/>
    <w:rsid w:val="00616529"/>
    <w:rsid w:val="00621ED8"/>
    <w:rsid w:val="006232C4"/>
    <w:rsid w:val="00623497"/>
    <w:rsid w:val="006240FF"/>
    <w:rsid w:val="00626160"/>
    <w:rsid w:val="0062639C"/>
    <w:rsid w:val="006302DC"/>
    <w:rsid w:val="0063079E"/>
    <w:rsid w:val="00631375"/>
    <w:rsid w:val="00631A7C"/>
    <w:rsid w:val="006320F6"/>
    <w:rsid w:val="00634C82"/>
    <w:rsid w:val="0063663B"/>
    <w:rsid w:val="00636791"/>
    <w:rsid w:val="00637830"/>
    <w:rsid w:val="00640DBA"/>
    <w:rsid w:val="00641CEB"/>
    <w:rsid w:val="006452A6"/>
    <w:rsid w:val="00646129"/>
    <w:rsid w:val="0064684B"/>
    <w:rsid w:val="00647168"/>
    <w:rsid w:val="006475CB"/>
    <w:rsid w:val="00647F56"/>
    <w:rsid w:val="00650ABE"/>
    <w:rsid w:val="00650B53"/>
    <w:rsid w:val="006519CF"/>
    <w:rsid w:val="00651AFA"/>
    <w:rsid w:val="006537B0"/>
    <w:rsid w:val="0065445A"/>
    <w:rsid w:val="0065483C"/>
    <w:rsid w:val="006549B7"/>
    <w:rsid w:val="00654C14"/>
    <w:rsid w:val="00654FE9"/>
    <w:rsid w:val="0065727A"/>
    <w:rsid w:val="006576BD"/>
    <w:rsid w:val="00661C2D"/>
    <w:rsid w:val="00662662"/>
    <w:rsid w:val="006646FA"/>
    <w:rsid w:val="0067068F"/>
    <w:rsid w:val="00671636"/>
    <w:rsid w:val="0067314A"/>
    <w:rsid w:val="0067411D"/>
    <w:rsid w:val="006745DD"/>
    <w:rsid w:val="006753F1"/>
    <w:rsid w:val="006755EA"/>
    <w:rsid w:val="00676F82"/>
    <w:rsid w:val="00680409"/>
    <w:rsid w:val="006817A4"/>
    <w:rsid w:val="0068289E"/>
    <w:rsid w:val="00683A6B"/>
    <w:rsid w:val="00683C67"/>
    <w:rsid w:val="00685976"/>
    <w:rsid w:val="00685C04"/>
    <w:rsid w:val="006872A4"/>
    <w:rsid w:val="0069010D"/>
    <w:rsid w:val="006905B8"/>
    <w:rsid w:val="006906CA"/>
    <w:rsid w:val="0069216D"/>
    <w:rsid w:val="00692215"/>
    <w:rsid w:val="0069230A"/>
    <w:rsid w:val="00692B91"/>
    <w:rsid w:val="00695C7F"/>
    <w:rsid w:val="006966B2"/>
    <w:rsid w:val="00696C93"/>
    <w:rsid w:val="006A0A29"/>
    <w:rsid w:val="006A1385"/>
    <w:rsid w:val="006A2248"/>
    <w:rsid w:val="006A367C"/>
    <w:rsid w:val="006A40A6"/>
    <w:rsid w:val="006A65F4"/>
    <w:rsid w:val="006A6DB2"/>
    <w:rsid w:val="006B1302"/>
    <w:rsid w:val="006B151D"/>
    <w:rsid w:val="006B3DCD"/>
    <w:rsid w:val="006B43BD"/>
    <w:rsid w:val="006B533F"/>
    <w:rsid w:val="006B5C78"/>
    <w:rsid w:val="006C1E2F"/>
    <w:rsid w:val="006C4893"/>
    <w:rsid w:val="006C4ADE"/>
    <w:rsid w:val="006C5601"/>
    <w:rsid w:val="006C624F"/>
    <w:rsid w:val="006D08DB"/>
    <w:rsid w:val="006D3395"/>
    <w:rsid w:val="006D40AD"/>
    <w:rsid w:val="006D55EA"/>
    <w:rsid w:val="006D7A43"/>
    <w:rsid w:val="006E0391"/>
    <w:rsid w:val="006E2227"/>
    <w:rsid w:val="006E23FF"/>
    <w:rsid w:val="006E4A40"/>
    <w:rsid w:val="006E4F87"/>
    <w:rsid w:val="006E7571"/>
    <w:rsid w:val="006F059A"/>
    <w:rsid w:val="006F3276"/>
    <w:rsid w:val="006F4951"/>
    <w:rsid w:val="006F7BAC"/>
    <w:rsid w:val="0070238E"/>
    <w:rsid w:val="00702619"/>
    <w:rsid w:val="00710A50"/>
    <w:rsid w:val="007114AC"/>
    <w:rsid w:val="00712E25"/>
    <w:rsid w:val="007132D0"/>
    <w:rsid w:val="0071371C"/>
    <w:rsid w:val="00714A9F"/>
    <w:rsid w:val="00714EF3"/>
    <w:rsid w:val="0071723A"/>
    <w:rsid w:val="00717798"/>
    <w:rsid w:val="00722321"/>
    <w:rsid w:val="0072347F"/>
    <w:rsid w:val="0072362F"/>
    <w:rsid w:val="00723A69"/>
    <w:rsid w:val="007240F5"/>
    <w:rsid w:val="00724A6C"/>
    <w:rsid w:val="0072684C"/>
    <w:rsid w:val="00731264"/>
    <w:rsid w:val="00731E4B"/>
    <w:rsid w:val="0073554F"/>
    <w:rsid w:val="00737A54"/>
    <w:rsid w:val="00737E23"/>
    <w:rsid w:val="00741320"/>
    <w:rsid w:val="00743C46"/>
    <w:rsid w:val="00744B30"/>
    <w:rsid w:val="00745BE8"/>
    <w:rsid w:val="00745C9B"/>
    <w:rsid w:val="0074648C"/>
    <w:rsid w:val="00746586"/>
    <w:rsid w:val="00754350"/>
    <w:rsid w:val="00754506"/>
    <w:rsid w:val="00755487"/>
    <w:rsid w:val="00755788"/>
    <w:rsid w:val="00755CA1"/>
    <w:rsid w:val="00756530"/>
    <w:rsid w:val="00757747"/>
    <w:rsid w:val="00757E41"/>
    <w:rsid w:val="00760234"/>
    <w:rsid w:val="00760F7C"/>
    <w:rsid w:val="00761143"/>
    <w:rsid w:val="00761F67"/>
    <w:rsid w:val="007635DF"/>
    <w:rsid w:val="00763676"/>
    <w:rsid w:val="00764C6E"/>
    <w:rsid w:val="007666B3"/>
    <w:rsid w:val="007676ED"/>
    <w:rsid w:val="00767CC7"/>
    <w:rsid w:val="00767DB8"/>
    <w:rsid w:val="007804EA"/>
    <w:rsid w:val="0078158B"/>
    <w:rsid w:val="0078235C"/>
    <w:rsid w:val="00782C37"/>
    <w:rsid w:val="00783216"/>
    <w:rsid w:val="007832C0"/>
    <w:rsid w:val="00783CEA"/>
    <w:rsid w:val="00784609"/>
    <w:rsid w:val="00785ED0"/>
    <w:rsid w:val="00786BA3"/>
    <w:rsid w:val="007916E8"/>
    <w:rsid w:val="0079386A"/>
    <w:rsid w:val="00794A97"/>
    <w:rsid w:val="00795FE8"/>
    <w:rsid w:val="007A1A32"/>
    <w:rsid w:val="007A385A"/>
    <w:rsid w:val="007A395E"/>
    <w:rsid w:val="007A6062"/>
    <w:rsid w:val="007B0556"/>
    <w:rsid w:val="007B05F6"/>
    <w:rsid w:val="007B1C16"/>
    <w:rsid w:val="007B1CF4"/>
    <w:rsid w:val="007B251C"/>
    <w:rsid w:val="007B2C67"/>
    <w:rsid w:val="007B5143"/>
    <w:rsid w:val="007B57A5"/>
    <w:rsid w:val="007B59CA"/>
    <w:rsid w:val="007B73A8"/>
    <w:rsid w:val="007B7600"/>
    <w:rsid w:val="007C0542"/>
    <w:rsid w:val="007C06B9"/>
    <w:rsid w:val="007C13E6"/>
    <w:rsid w:val="007C3944"/>
    <w:rsid w:val="007C562A"/>
    <w:rsid w:val="007C5ADF"/>
    <w:rsid w:val="007C79B9"/>
    <w:rsid w:val="007D0BEE"/>
    <w:rsid w:val="007D1F15"/>
    <w:rsid w:val="007D25BB"/>
    <w:rsid w:val="007D3CB7"/>
    <w:rsid w:val="007D588C"/>
    <w:rsid w:val="007D61FF"/>
    <w:rsid w:val="007D6E7D"/>
    <w:rsid w:val="007D706C"/>
    <w:rsid w:val="007D7BA9"/>
    <w:rsid w:val="007E3763"/>
    <w:rsid w:val="007E3DFD"/>
    <w:rsid w:val="007E602E"/>
    <w:rsid w:val="007F2C87"/>
    <w:rsid w:val="007F4138"/>
    <w:rsid w:val="007F630B"/>
    <w:rsid w:val="007F79C1"/>
    <w:rsid w:val="008002F2"/>
    <w:rsid w:val="00801132"/>
    <w:rsid w:val="00802878"/>
    <w:rsid w:val="008045EA"/>
    <w:rsid w:val="0080604E"/>
    <w:rsid w:val="0080617A"/>
    <w:rsid w:val="00806A1A"/>
    <w:rsid w:val="0081456B"/>
    <w:rsid w:val="0082032E"/>
    <w:rsid w:val="0082170B"/>
    <w:rsid w:val="00824E02"/>
    <w:rsid w:val="0082531A"/>
    <w:rsid w:val="00827BB9"/>
    <w:rsid w:val="00830319"/>
    <w:rsid w:val="00834CF9"/>
    <w:rsid w:val="00840641"/>
    <w:rsid w:val="00843C2F"/>
    <w:rsid w:val="008445A8"/>
    <w:rsid w:val="00845299"/>
    <w:rsid w:val="008455F7"/>
    <w:rsid w:val="0084779B"/>
    <w:rsid w:val="008521E5"/>
    <w:rsid w:val="00852512"/>
    <w:rsid w:val="0085409D"/>
    <w:rsid w:val="008553FC"/>
    <w:rsid w:val="00857051"/>
    <w:rsid w:val="008607C8"/>
    <w:rsid w:val="008612C5"/>
    <w:rsid w:val="00862394"/>
    <w:rsid w:val="00863E73"/>
    <w:rsid w:val="00866E7A"/>
    <w:rsid w:val="00867D4C"/>
    <w:rsid w:val="00867F1F"/>
    <w:rsid w:val="008705B1"/>
    <w:rsid w:val="008706BE"/>
    <w:rsid w:val="00872DD0"/>
    <w:rsid w:val="00873F27"/>
    <w:rsid w:val="00874364"/>
    <w:rsid w:val="00875596"/>
    <w:rsid w:val="0087586C"/>
    <w:rsid w:val="00876698"/>
    <w:rsid w:val="00876DAC"/>
    <w:rsid w:val="00876F30"/>
    <w:rsid w:val="0087718B"/>
    <w:rsid w:val="00880C19"/>
    <w:rsid w:val="008815D5"/>
    <w:rsid w:val="0088299C"/>
    <w:rsid w:val="00882CA1"/>
    <w:rsid w:val="008852E8"/>
    <w:rsid w:val="008855C7"/>
    <w:rsid w:val="00887158"/>
    <w:rsid w:val="0089039D"/>
    <w:rsid w:val="008941EE"/>
    <w:rsid w:val="00896562"/>
    <w:rsid w:val="008A009A"/>
    <w:rsid w:val="008A17CE"/>
    <w:rsid w:val="008A217B"/>
    <w:rsid w:val="008A39AF"/>
    <w:rsid w:val="008A4852"/>
    <w:rsid w:val="008A4E51"/>
    <w:rsid w:val="008A5A51"/>
    <w:rsid w:val="008A6C03"/>
    <w:rsid w:val="008B0C0A"/>
    <w:rsid w:val="008B126C"/>
    <w:rsid w:val="008B12A7"/>
    <w:rsid w:val="008B4E6D"/>
    <w:rsid w:val="008B6357"/>
    <w:rsid w:val="008B6441"/>
    <w:rsid w:val="008B7832"/>
    <w:rsid w:val="008B7A9B"/>
    <w:rsid w:val="008C0466"/>
    <w:rsid w:val="008C0468"/>
    <w:rsid w:val="008C0B9F"/>
    <w:rsid w:val="008C11CE"/>
    <w:rsid w:val="008C24ED"/>
    <w:rsid w:val="008C24F6"/>
    <w:rsid w:val="008C363D"/>
    <w:rsid w:val="008C4074"/>
    <w:rsid w:val="008C51A5"/>
    <w:rsid w:val="008C5D41"/>
    <w:rsid w:val="008C608A"/>
    <w:rsid w:val="008C7EA4"/>
    <w:rsid w:val="008C7FF1"/>
    <w:rsid w:val="008D0C35"/>
    <w:rsid w:val="008D4540"/>
    <w:rsid w:val="008D622D"/>
    <w:rsid w:val="008D7912"/>
    <w:rsid w:val="008E02D9"/>
    <w:rsid w:val="008E14A3"/>
    <w:rsid w:val="008E238A"/>
    <w:rsid w:val="008E24B0"/>
    <w:rsid w:val="008E288B"/>
    <w:rsid w:val="008E2C1F"/>
    <w:rsid w:val="008E4934"/>
    <w:rsid w:val="008E638D"/>
    <w:rsid w:val="008E6A6A"/>
    <w:rsid w:val="008E7EAB"/>
    <w:rsid w:val="008F0325"/>
    <w:rsid w:val="008F215F"/>
    <w:rsid w:val="008F2A96"/>
    <w:rsid w:val="008F3A4A"/>
    <w:rsid w:val="008F3DAB"/>
    <w:rsid w:val="008F494F"/>
    <w:rsid w:val="00900EE7"/>
    <w:rsid w:val="009016A2"/>
    <w:rsid w:val="00901D2A"/>
    <w:rsid w:val="0090310F"/>
    <w:rsid w:val="0090401D"/>
    <w:rsid w:val="0090550D"/>
    <w:rsid w:val="00905534"/>
    <w:rsid w:val="009059EC"/>
    <w:rsid w:val="00906243"/>
    <w:rsid w:val="009071DA"/>
    <w:rsid w:val="0091157A"/>
    <w:rsid w:val="009115A2"/>
    <w:rsid w:val="0091242A"/>
    <w:rsid w:val="00913B44"/>
    <w:rsid w:val="00914D54"/>
    <w:rsid w:val="009155E3"/>
    <w:rsid w:val="009162EE"/>
    <w:rsid w:val="009162F4"/>
    <w:rsid w:val="00916EC2"/>
    <w:rsid w:val="00920204"/>
    <w:rsid w:val="00920B63"/>
    <w:rsid w:val="00921F74"/>
    <w:rsid w:val="009237DA"/>
    <w:rsid w:val="00923FC7"/>
    <w:rsid w:val="00924571"/>
    <w:rsid w:val="009258F5"/>
    <w:rsid w:val="0092613D"/>
    <w:rsid w:val="00926D5B"/>
    <w:rsid w:val="00926E01"/>
    <w:rsid w:val="009301CA"/>
    <w:rsid w:val="00931993"/>
    <w:rsid w:val="00931C4D"/>
    <w:rsid w:val="00932588"/>
    <w:rsid w:val="00932CF0"/>
    <w:rsid w:val="00934278"/>
    <w:rsid w:val="00935939"/>
    <w:rsid w:val="00941849"/>
    <w:rsid w:val="00941A91"/>
    <w:rsid w:val="00941B8A"/>
    <w:rsid w:val="00941D36"/>
    <w:rsid w:val="0094519E"/>
    <w:rsid w:val="00945800"/>
    <w:rsid w:val="009458B2"/>
    <w:rsid w:val="00947477"/>
    <w:rsid w:val="00952187"/>
    <w:rsid w:val="009537B6"/>
    <w:rsid w:val="00954AD7"/>
    <w:rsid w:val="00955E9D"/>
    <w:rsid w:val="009625A2"/>
    <w:rsid w:val="00962FC4"/>
    <w:rsid w:val="00965DA7"/>
    <w:rsid w:val="00967648"/>
    <w:rsid w:val="00967DBD"/>
    <w:rsid w:val="0097041D"/>
    <w:rsid w:val="00970A52"/>
    <w:rsid w:val="00972C23"/>
    <w:rsid w:val="00972D8D"/>
    <w:rsid w:val="00974A39"/>
    <w:rsid w:val="009763E2"/>
    <w:rsid w:val="00981867"/>
    <w:rsid w:val="00981C5B"/>
    <w:rsid w:val="00982C19"/>
    <w:rsid w:val="00982EFB"/>
    <w:rsid w:val="00983349"/>
    <w:rsid w:val="0098435A"/>
    <w:rsid w:val="00985A3A"/>
    <w:rsid w:val="0098684C"/>
    <w:rsid w:val="009901E0"/>
    <w:rsid w:val="00990870"/>
    <w:rsid w:val="00996249"/>
    <w:rsid w:val="009A00A9"/>
    <w:rsid w:val="009A1A7E"/>
    <w:rsid w:val="009A4002"/>
    <w:rsid w:val="009A43F0"/>
    <w:rsid w:val="009A63AF"/>
    <w:rsid w:val="009A79F9"/>
    <w:rsid w:val="009B2707"/>
    <w:rsid w:val="009B330A"/>
    <w:rsid w:val="009B43D4"/>
    <w:rsid w:val="009B558D"/>
    <w:rsid w:val="009B5CED"/>
    <w:rsid w:val="009B60F1"/>
    <w:rsid w:val="009B795B"/>
    <w:rsid w:val="009C19B2"/>
    <w:rsid w:val="009C263D"/>
    <w:rsid w:val="009C5E0A"/>
    <w:rsid w:val="009C68B8"/>
    <w:rsid w:val="009C7E08"/>
    <w:rsid w:val="009D0385"/>
    <w:rsid w:val="009D0803"/>
    <w:rsid w:val="009D0BC3"/>
    <w:rsid w:val="009D2CCF"/>
    <w:rsid w:val="009D37C9"/>
    <w:rsid w:val="009D41E1"/>
    <w:rsid w:val="009D5599"/>
    <w:rsid w:val="009D6B5E"/>
    <w:rsid w:val="009E0E8F"/>
    <w:rsid w:val="009E0FB3"/>
    <w:rsid w:val="009E1BEE"/>
    <w:rsid w:val="009E5916"/>
    <w:rsid w:val="009E7B22"/>
    <w:rsid w:val="009E7EFB"/>
    <w:rsid w:val="009F514D"/>
    <w:rsid w:val="009F5AB4"/>
    <w:rsid w:val="009F60AE"/>
    <w:rsid w:val="009F63A4"/>
    <w:rsid w:val="00A00B83"/>
    <w:rsid w:val="00A01D5A"/>
    <w:rsid w:val="00A01E15"/>
    <w:rsid w:val="00A01F01"/>
    <w:rsid w:val="00A02B7A"/>
    <w:rsid w:val="00A03E50"/>
    <w:rsid w:val="00A04446"/>
    <w:rsid w:val="00A044A7"/>
    <w:rsid w:val="00A06BF3"/>
    <w:rsid w:val="00A07F78"/>
    <w:rsid w:val="00A07FC4"/>
    <w:rsid w:val="00A10A03"/>
    <w:rsid w:val="00A1128D"/>
    <w:rsid w:val="00A1352E"/>
    <w:rsid w:val="00A16C07"/>
    <w:rsid w:val="00A16D49"/>
    <w:rsid w:val="00A173FD"/>
    <w:rsid w:val="00A235B0"/>
    <w:rsid w:val="00A24D59"/>
    <w:rsid w:val="00A25108"/>
    <w:rsid w:val="00A2543D"/>
    <w:rsid w:val="00A271FC"/>
    <w:rsid w:val="00A3068D"/>
    <w:rsid w:val="00A31368"/>
    <w:rsid w:val="00A317C0"/>
    <w:rsid w:val="00A31B89"/>
    <w:rsid w:val="00A335FA"/>
    <w:rsid w:val="00A336CD"/>
    <w:rsid w:val="00A338E8"/>
    <w:rsid w:val="00A362D9"/>
    <w:rsid w:val="00A40951"/>
    <w:rsid w:val="00A41A79"/>
    <w:rsid w:val="00A43930"/>
    <w:rsid w:val="00A43D6E"/>
    <w:rsid w:val="00A44872"/>
    <w:rsid w:val="00A449C7"/>
    <w:rsid w:val="00A44A03"/>
    <w:rsid w:val="00A46070"/>
    <w:rsid w:val="00A46E17"/>
    <w:rsid w:val="00A50C44"/>
    <w:rsid w:val="00A52B1B"/>
    <w:rsid w:val="00A5413E"/>
    <w:rsid w:val="00A5682B"/>
    <w:rsid w:val="00A56DBC"/>
    <w:rsid w:val="00A57FBD"/>
    <w:rsid w:val="00A6022E"/>
    <w:rsid w:val="00A6194A"/>
    <w:rsid w:val="00A62657"/>
    <w:rsid w:val="00A644F4"/>
    <w:rsid w:val="00A65AEB"/>
    <w:rsid w:val="00A6638A"/>
    <w:rsid w:val="00A66879"/>
    <w:rsid w:val="00A671BD"/>
    <w:rsid w:val="00A70EA4"/>
    <w:rsid w:val="00A7119C"/>
    <w:rsid w:val="00A72126"/>
    <w:rsid w:val="00A72D64"/>
    <w:rsid w:val="00A736D9"/>
    <w:rsid w:val="00A80080"/>
    <w:rsid w:val="00A80717"/>
    <w:rsid w:val="00A824A2"/>
    <w:rsid w:val="00A83CC6"/>
    <w:rsid w:val="00A8551F"/>
    <w:rsid w:val="00A85A1A"/>
    <w:rsid w:val="00A904B5"/>
    <w:rsid w:val="00A914D0"/>
    <w:rsid w:val="00A93D78"/>
    <w:rsid w:val="00A956DC"/>
    <w:rsid w:val="00A958F6"/>
    <w:rsid w:val="00A95DA3"/>
    <w:rsid w:val="00A96963"/>
    <w:rsid w:val="00A96EA5"/>
    <w:rsid w:val="00AA0918"/>
    <w:rsid w:val="00AA0B7F"/>
    <w:rsid w:val="00AA2135"/>
    <w:rsid w:val="00AA342E"/>
    <w:rsid w:val="00AA6AF2"/>
    <w:rsid w:val="00AA7C2D"/>
    <w:rsid w:val="00AB0740"/>
    <w:rsid w:val="00AB1EB3"/>
    <w:rsid w:val="00AB1ECE"/>
    <w:rsid w:val="00AB286D"/>
    <w:rsid w:val="00AB770A"/>
    <w:rsid w:val="00AC0ABB"/>
    <w:rsid w:val="00AC0D1D"/>
    <w:rsid w:val="00AC2C73"/>
    <w:rsid w:val="00AC4BC5"/>
    <w:rsid w:val="00AC5118"/>
    <w:rsid w:val="00AC6160"/>
    <w:rsid w:val="00AC6537"/>
    <w:rsid w:val="00AC6984"/>
    <w:rsid w:val="00AD08C0"/>
    <w:rsid w:val="00AD24EF"/>
    <w:rsid w:val="00AD27B7"/>
    <w:rsid w:val="00AD3708"/>
    <w:rsid w:val="00AD3EA8"/>
    <w:rsid w:val="00AD45B1"/>
    <w:rsid w:val="00AD4F2A"/>
    <w:rsid w:val="00AD59A3"/>
    <w:rsid w:val="00AD76A9"/>
    <w:rsid w:val="00AE021F"/>
    <w:rsid w:val="00AE1879"/>
    <w:rsid w:val="00AE1C5E"/>
    <w:rsid w:val="00AE2547"/>
    <w:rsid w:val="00AE4E48"/>
    <w:rsid w:val="00AE5B2C"/>
    <w:rsid w:val="00AE5D92"/>
    <w:rsid w:val="00AE6A0D"/>
    <w:rsid w:val="00AE7FCE"/>
    <w:rsid w:val="00AF024D"/>
    <w:rsid w:val="00AF7456"/>
    <w:rsid w:val="00AF75D0"/>
    <w:rsid w:val="00B0049A"/>
    <w:rsid w:val="00B00635"/>
    <w:rsid w:val="00B00D5C"/>
    <w:rsid w:val="00B02D74"/>
    <w:rsid w:val="00B047E9"/>
    <w:rsid w:val="00B049EE"/>
    <w:rsid w:val="00B066AE"/>
    <w:rsid w:val="00B10AB7"/>
    <w:rsid w:val="00B1192B"/>
    <w:rsid w:val="00B119D1"/>
    <w:rsid w:val="00B1346D"/>
    <w:rsid w:val="00B13515"/>
    <w:rsid w:val="00B13CBA"/>
    <w:rsid w:val="00B212D7"/>
    <w:rsid w:val="00B225A4"/>
    <w:rsid w:val="00B23427"/>
    <w:rsid w:val="00B25CE3"/>
    <w:rsid w:val="00B25D00"/>
    <w:rsid w:val="00B3205E"/>
    <w:rsid w:val="00B32567"/>
    <w:rsid w:val="00B33AF3"/>
    <w:rsid w:val="00B3684B"/>
    <w:rsid w:val="00B37787"/>
    <w:rsid w:val="00B423AA"/>
    <w:rsid w:val="00B46404"/>
    <w:rsid w:val="00B46D0A"/>
    <w:rsid w:val="00B47605"/>
    <w:rsid w:val="00B51876"/>
    <w:rsid w:val="00B52C81"/>
    <w:rsid w:val="00B52EE3"/>
    <w:rsid w:val="00B534F2"/>
    <w:rsid w:val="00B5398C"/>
    <w:rsid w:val="00B54178"/>
    <w:rsid w:val="00B559E0"/>
    <w:rsid w:val="00B57B01"/>
    <w:rsid w:val="00B57F92"/>
    <w:rsid w:val="00B60420"/>
    <w:rsid w:val="00B6233C"/>
    <w:rsid w:val="00B6322B"/>
    <w:rsid w:val="00B64429"/>
    <w:rsid w:val="00B64F20"/>
    <w:rsid w:val="00B64F53"/>
    <w:rsid w:val="00B70BFC"/>
    <w:rsid w:val="00B71543"/>
    <w:rsid w:val="00B71F19"/>
    <w:rsid w:val="00B72F35"/>
    <w:rsid w:val="00B743FD"/>
    <w:rsid w:val="00B74591"/>
    <w:rsid w:val="00B7559D"/>
    <w:rsid w:val="00B764D7"/>
    <w:rsid w:val="00B809A8"/>
    <w:rsid w:val="00B8195D"/>
    <w:rsid w:val="00B81D3F"/>
    <w:rsid w:val="00B85EDA"/>
    <w:rsid w:val="00B862C4"/>
    <w:rsid w:val="00B863FD"/>
    <w:rsid w:val="00B87B57"/>
    <w:rsid w:val="00B9232C"/>
    <w:rsid w:val="00B955A0"/>
    <w:rsid w:val="00B962E7"/>
    <w:rsid w:val="00B9678E"/>
    <w:rsid w:val="00B96A3B"/>
    <w:rsid w:val="00BA0103"/>
    <w:rsid w:val="00BA122D"/>
    <w:rsid w:val="00BA124B"/>
    <w:rsid w:val="00BA1E70"/>
    <w:rsid w:val="00BA365A"/>
    <w:rsid w:val="00BA3FA2"/>
    <w:rsid w:val="00BA4426"/>
    <w:rsid w:val="00BA44BA"/>
    <w:rsid w:val="00BA6845"/>
    <w:rsid w:val="00BA71E5"/>
    <w:rsid w:val="00BA7C44"/>
    <w:rsid w:val="00BA7C52"/>
    <w:rsid w:val="00BB0F97"/>
    <w:rsid w:val="00BB7ECC"/>
    <w:rsid w:val="00BC0758"/>
    <w:rsid w:val="00BC0879"/>
    <w:rsid w:val="00BC275A"/>
    <w:rsid w:val="00BC3742"/>
    <w:rsid w:val="00BC48F9"/>
    <w:rsid w:val="00BC4D14"/>
    <w:rsid w:val="00BC603C"/>
    <w:rsid w:val="00BC6074"/>
    <w:rsid w:val="00BC61C6"/>
    <w:rsid w:val="00BC65EE"/>
    <w:rsid w:val="00BC6C19"/>
    <w:rsid w:val="00BC7947"/>
    <w:rsid w:val="00BC79AD"/>
    <w:rsid w:val="00BD0266"/>
    <w:rsid w:val="00BD0D61"/>
    <w:rsid w:val="00BD1079"/>
    <w:rsid w:val="00BD3F51"/>
    <w:rsid w:val="00BD466D"/>
    <w:rsid w:val="00BD4706"/>
    <w:rsid w:val="00BD6416"/>
    <w:rsid w:val="00BD6BA1"/>
    <w:rsid w:val="00BD7D99"/>
    <w:rsid w:val="00BE0A3D"/>
    <w:rsid w:val="00BE14AA"/>
    <w:rsid w:val="00BE20E7"/>
    <w:rsid w:val="00BE31AE"/>
    <w:rsid w:val="00BE6055"/>
    <w:rsid w:val="00BE63CC"/>
    <w:rsid w:val="00BF0F21"/>
    <w:rsid w:val="00BF0FDF"/>
    <w:rsid w:val="00BF2D41"/>
    <w:rsid w:val="00BF32EB"/>
    <w:rsid w:val="00BF3630"/>
    <w:rsid w:val="00BF619F"/>
    <w:rsid w:val="00BF667E"/>
    <w:rsid w:val="00BF6802"/>
    <w:rsid w:val="00BF77E1"/>
    <w:rsid w:val="00C0139F"/>
    <w:rsid w:val="00C02FD1"/>
    <w:rsid w:val="00C03C37"/>
    <w:rsid w:val="00C03F14"/>
    <w:rsid w:val="00C04EDE"/>
    <w:rsid w:val="00C05962"/>
    <w:rsid w:val="00C06299"/>
    <w:rsid w:val="00C0647A"/>
    <w:rsid w:val="00C066D0"/>
    <w:rsid w:val="00C070F2"/>
    <w:rsid w:val="00C0773B"/>
    <w:rsid w:val="00C10283"/>
    <w:rsid w:val="00C14BD5"/>
    <w:rsid w:val="00C14F19"/>
    <w:rsid w:val="00C15B47"/>
    <w:rsid w:val="00C15C3E"/>
    <w:rsid w:val="00C2164C"/>
    <w:rsid w:val="00C21DFE"/>
    <w:rsid w:val="00C2361D"/>
    <w:rsid w:val="00C26D62"/>
    <w:rsid w:val="00C303ED"/>
    <w:rsid w:val="00C31631"/>
    <w:rsid w:val="00C317A4"/>
    <w:rsid w:val="00C317E2"/>
    <w:rsid w:val="00C31D63"/>
    <w:rsid w:val="00C31E96"/>
    <w:rsid w:val="00C31EAE"/>
    <w:rsid w:val="00C326B5"/>
    <w:rsid w:val="00C35670"/>
    <w:rsid w:val="00C36546"/>
    <w:rsid w:val="00C3680A"/>
    <w:rsid w:val="00C36A23"/>
    <w:rsid w:val="00C373C4"/>
    <w:rsid w:val="00C40296"/>
    <w:rsid w:val="00C41DF3"/>
    <w:rsid w:val="00C43464"/>
    <w:rsid w:val="00C4377C"/>
    <w:rsid w:val="00C46C98"/>
    <w:rsid w:val="00C473F0"/>
    <w:rsid w:val="00C47449"/>
    <w:rsid w:val="00C5037F"/>
    <w:rsid w:val="00C50393"/>
    <w:rsid w:val="00C5119F"/>
    <w:rsid w:val="00C524BE"/>
    <w:rsid w:val="00C53634"/>
    <w:rsid w:val="00C55D56"/>
    <w:rsid w:val="00C56195"/>
    <w:rsid w:val="00C60379"/>
    <w:rsid w:val="00C6097F"/>
    <w:rsid w:val="00C63C6B"/>
    <w:rsid w:val="00C63EBE"/>
    <w:rsid w:val="00C66DEE"/>
    <w:rsid w:val="00C70088"/>
    <w:rsid w:val="00C703BF"/>
    <w:rsid w:val="00C71C51"/>
    <w:rsid w:val="00C73599"/>
    <w:rsid w:val="00C74992"/>
    <w:rsid w:val="00C74AD8"/>
    <w:rsid w:val="00C74FD3"/>
    <w:rsid w:val="00C76CB9"/>
    <w:rsid w:val="00C76D5C"/>
    <w:rsid w:val="00C80A28"/>
    <w:rsid w:val="00C820EB"/>
    <w:rsid w:val="00C822B5"/>
    <w:rsid w:val="00C826E7"/>
    <w:rsid w:val="00C83585"/>
    <w:rsid w:val="00C83BAC"/>
    <w:rsid w:val="00C83C50"/>
    <w:rsid w:val="00C84E1B"/>
    <w:rsid w:val="00C8542A"/>
    <w:rsid w:val="00C8631F"/>
    <w:rsid w:val="00C91421"/>
    <w:rsid w:val="00C92F8B"/>
    <w:rsid w:val="00C94641"/>
    <w:rsid w:val="00C963A1"/>
    <w:rsid w:val="00CA05AC"/>
    <w:rsid w:val="00CA0789"/>
    <w:rsid w:val="00CA07D9"/>
    <w:rsid w:val="00CA23C8"/>
    <w:rsid w:val="00CA319B"/>
    <w:rsid w:val="00CA4688"/>
    <w:rsid w:val="00CA545E"/>
    <w:rsid w:val="00CA59CC"/>
    <w:rsid w:val="00CA5AFB"/>
    <w:rsid w:val="00CA5F3A"/>
    <w:rsid w:val="00CA70A4"/>
    <w:rsid w:val="00CB117F"/>
    <w:rsid w:val="00CB41E1"/>
    <w:rsid w:val="00CB4564"/>
    <w:rsid w:val="00CB4A93"/>
    <w:rsid w:val="00CB4DEF"/>
    <w:rsid w:val="00CB5177"/>
    <w:rsid w:val="00CB641F"/>
    <w:rsid w:val="00CC04C2"/>
    <w:rsid w:val="00CC11A3"/>
    <w:rsid w:val="00CC1BF5"/>
    <w:rsid w:val="00CC4629"/>
    <w:rsid w:val="00CC4AD9"/>
    <w:rsid w:val="00CC5C5A"/>
    <w:rsid w:val="00CD034E"/>
    <w:rsid w:val="00CD27E8"/>
    <w:rsid w:val="00CD328B"/>
    <w:rsid w:val="00CD3653"/>
    <w:rsid w:val="00CD3FF2"/>
    <w:rsid w:val="00CD4042"/>
    <w:rsid w:val="00CD43CC"/>
    <w:rsid w:val="00CD4531"/>
    <w:rsid w:val="00CD48B1"/>
    <w:rsid w:val="00CD619E"/>
    <w:rsid w:val="00CD6594"/>
    <w:rsid w:val="00CE098D"/>
    <w:rsid w:val="00CE1C81"/>
    <w:rsid w:val="00CE1D83"/>
    <w:rsid w:val="00CE26C6"/>
    <w:rsid w:val="00CE3127"/>
    <w:rsid w:val="00CE404E"/>
    <w:rsid w:val="00CE5AC1"/>
    <w:rsid w:val="00CE5D77"/>
    <w:rsid w:val="00CE794C"/>
    <w:rsid w:val="00CF12BA"/>
    <w:rsid w:val="00CF2EEB"/>
    <w:rsid w:val="00CF4FD5"/>
    <w:rsid w:val="00CF52B9"/>
    <w:rsid w:val="00CF6F71"/>
    <w:rsid w:val="00D0315F"/>
    <w:rsid w:val="00D053EC"/>
    <w:rsid w:val="00D05FA2"/>
    <w:rsid w:val="00D0675E"/>
    <w:rsid w:val="00D06880"/>
    <w:rsid w:val="00D07574"/>
    <w:rsid w:val="00D103E1"/>
    <w:rsid w:val="00D10845"/>
    <w:rsid w:val="00D11844"/>
    <w:rsid w:val="00D12D9F"/>
    <w:rsid w:val="00D12EBF"/>
    <w:rsid w:val="00D137E1"/>
    <w:rsid w:val="00D16AB0"/>
    <w:rsid w:val="00D16D2A"/>
    <w:rsid w:val="00D17D56"/>
    <w:rsid w:val="00D215A0"/>
    <w:rsid w:val="00D23552"/>
    <w:rsid w:val="00D2395F"/>
    <w:rsid w:val="00D243B8"/>
    <w:rsid w:val="00D2443C"/>
    <w:rsid w:val="00D24498"/>
    <w:rsid w:val="00D263AE"/>
    <w:rsid w:val="00D270F0"/>
    <w:rsid w:val="00D27FE0"/>
    <w:rsid w:val="00D30130"/>
    <w:rsid w:val="00D31F31"/>
    <w:rsid w:val="00D32A50"/>
    <w:rsid w:val="00D331F4"/>
    <w:rsid w:val="00D3405F"/>
    <w:rsid w:val="00D34CC6"/>
    <w:rsid w:val="00D35EA3"/>
    <w:rsid w:val="00D42EC7"/>
    <w:rsid w:val="00D44307"/>
    <w:rsid w:val="00D4525F"/>
    <w:rsid w:val="00D4699E"/>
    <w:rsid w:val="00D50EE6"/>
    <w:rsid w:val="00D512DE"/>
    <w:rsid w:val="00D519A4"/>
    <w:rsid w:val="00D51C99"/>
    <w:rsid w:val="00D5311D"/>
    <w:rsid w:val="00D54010"/>
    <w:rsid w:val="00D54D47"/>
    <w:rsid w:val="00D54ECB"/>
    <w:rsid w:val="00D61BB5"/>
    <w:rsid w:val="00D62C84"/>
    <w:rsid w:val="00D63C58"/>
    <w:rsid w:val="00D644F6"/>
    <w:rsid w:val="00D6472A"/>
    <w:rsid w:val="00D653E6"/>
    <w:rsid w:val="00D717A0"/>
    <w:rsid w:val="00D72047"/>
    <w:rsid w:val="00D726CA"/>
    <w:rsid w:val="00D73B81"/>
    <w:rsid w:val="00D73C01"/>
    <w:rsid w:val="00D745C6"/>
    <w:rsid w:val="00D77987"/>
    <w:rsid w:val="00D804A7"/>
    <w:rsid w:val="00D80D4B"/>
    <w:rsid w:val="00D81A5B"/>
    <w:rsid w:val="00D8286A"/>
    <w:rsid w:val="00D846E6"/>
    <w:rsid w:val="00D85012"/>
    <w:rsid w:val="00D857D2"/>
    <w:rsid w:val="00D860B6"/>
    <w:rsid w:val="00D907CD"/>
    <w:rsid w:val="00D916C4"/>
    <w:rsid w:val="00D916E1"/>
    <w:rsid w:val="00D917E2"/>
    <w:rsid w:val="00D94649"/>
    <w:rsid w:val="00D95478"/>
    <w:rsid w:val="00D96245"/>
    <w:rsid w:val="00D96996"/>
    <w:rsid w:val="00D97460"/>
    <w:rsid w:val="00D97E30"/>
    <w:rsid w:val="00DA021C"/>
    <w:rsid w:val="00DA19B3"/>
    <w:rsid w:val="00DA2D01"/>
    <w:rsid w:val="00DA4901"/>
    <w:rsid w:val="00DA497D"/>
    <w:rsid w:val="00DA5137"/>
    <w:rsid w:val="00DA5949"/>
    <w:rsid w:val="00DA6088"/>
    <w:rsid w:val="00DA6F8D"/>
    <w:rsid w:val="00DA7512"/>
    <w:rsid w:val="00DB06A3"/>
    <w:rsid w:val="00DB0DB0"/>
    <w:rsid w:val="00DB205E"/>
    <w:rsid w:val="00DB2CE3"/>
    <w:rsid w:val="00DB572C"/>
    <w:rsid w:val="00DB751D"/>
    <w:rsid w:val="00DB7B3E"/>
    <w:rsid w:val="00DC0AE3"/>
    <w:rsid w:val="00DC1227"/>
    <w:rsid w:val="00DC5BEA"/>
    <w:rsid w:val="00DC62C1"/>
    <w:rsid w:val="00DC67B3"/>
    <w:rsid w:val="00DC6FC7"/>
    <w:rsid w:val="00DD005C"/>
    <w:rsid w:val="00DD1093"/>
    <w:rsid w:val="00DD4516"/>
    <w:rsid w:val="00DD480C"/>
    <w:rsid w:val="00DD6513"/>
    <w:rsid w:val="00DD7CD7"/>
    <w:rsid w:val="00DE11F4"/>
    <w:rsid w:val="00DE1750"/>
    <w:rsid w:val="00DE1A99"/>
    <w:rsid w:val="00DE30E3"/>
    <w:rsid w:val="00DE365D"/>
    <w:rsid w:val="00DE4974"/>
    <w:rsid w:val="00DE4999"/>
    <w:rsid w:val="00DE4CA6"/>
    <w:rsid w:val="00DE5981"/>
    <w:rsid w:val="00DE5AAC"/>
    <w:rsid w:val="00DE7B67"/>
    <w:rsid w:val="00DF0CDC"/>
    <w:rsid w:val="00DF1BDB"/>
    <w:rsid w:val="00DF62B9"/>
    <w:rsid w:val="00DF6F01"/>
    <w:rsid w:val="00E0248F"/>
    <w:rsid w:val="00E02F6F"/>
    <w:rsid w:val="00E03D4C"/>
    <w:rsid w:val="00E068CA"/>
    <w:rsid w:val="00E112E8"/>
    <w:rsid w:val="00E12A28"/>
    <w:rsid w:val="00E13D30"/>
    <w:rsid w:val="00E13E31"/>
    <w:rsid w:val="00E16AC4"/>
    <w:rsid w:val="00E17C0D"/>
    <w:rsid w:val="00E20F32"/>
    <w:rsid w:val="00E23498"/>
    <w:rsid w:val="00E243EC"/>
    <w:rsid w:val="00E26639"/>
    <w:rsid w:val="00E267E8"/>
    <w:rsid w:val="00E30810"/>
    <w:rsid w:val="00E31633"/>
    <w:rsid w:val="00E31973"/>
    <w:rsid w:val="00E322AB"/>
    <w:rsid w:val="00E33830"/>
    <w:rsid w:val="00E36FEB"/>
    <w:rsid w:val="00E43E90"/>
    <w:rsid w:val="00E4512C"/>
    <w:rsid w:val="00E45944"/>
    <w:rsid w:val="00E459BA"/>
    <w:rsid w:val="00E513C4"/>
    <w:rsid w:val="00E517D2"/>
    <w:rsid w:val="00E52456"/>
    <w:rsid w:val="00E53966"/>
    <w:rsid w:val="00E55613"/>
    <w:rsid w:val="00E55B3F"/>
    <w:rsid w:val="00E55F73"/>
    <w:rsid w:val="00E55FF3"/>
    <w:rsid w:val="00E62F97"/>
    <w:rsid w:val="00E65795"/>
    <w:rsid w:val="00E65981"/>
    <w:rsid w:val="00E65D34"/>
    <w:rsid w:val="00E665ED"/>
    <w:rsid w:val="00E66D15"/>
    <w:rsid w:val="00E70C0B"/>
    <w:rsid w:val="00E721F8"/>
    <w:rsid w:val="00E7499E"/>
    <w:rsid w:val="00E753B4"/>
    <w:rsid w:val="00E767D8"/>
    <w:rsid w:val="00E80B3E"/>
    <w:rsid w:val="00E81F13"/>
    <w:rsid w:val="00E82ADF"/>
    <w:rsid w:val="00E836CE"/>
    <w:rsid w:val="00E86A9F"/>
    <w:rsid w:val="00E86E3C"/>
    <w:rsid w:val="00E87C5B"/>
    <w:rsid w:val="00E92AF6"/>
    <w:rsid w:val="00E93A03"/>
    <w:rsid w:val="00E962C5"/>
    <w:rsid w:val="00E9676C"/>
    <w:rsid w:val="00EA04CF"/>
    <w:rsid w:val="00EA1696"/>
    <w:rsid w:val="00EA17E3"/>
    <w:rsid w:val="00EA1A38"/>
    <w:rsid w:val="00EA351B"/>
    <w:rsid w:val="00EA53C0"/>
    <w:rsid w:val="00EA6005"/>
    <w:rsid w:val="00EA7215"/>
    <w:rsid w:val="00EA762B"/>
    <w:rsid w:val="00EA789A"/>
    <w:rsid w:val="00EB2D4A"/>
    <w:rsid w:val="00EB3402"/>
    <w:rsid w:val="00EB4332"/>
    <w:rsid w:val="00EB4A27"/>
    <w:rsid w:val="00EB6BEE"/>
    <w:rsid w:val="00EC1105"/>
    <w:rsid w:val="00EC2A3E"/>
    <w:rsid w:val="00EC31EE"/>
    <w:rsid w:val="00EC3365"/>
    <w:rsid w:val="00EC57BC"/>
    <w:rsid w:val="00EC603C"/>
    <w:rsid w:val="00EC788E"/>
    <w:rsid w:val="00ED190A"/>
    <w:rsid w:val="00ED1AD5"/>
    <w:rsid w:val="00ED254D"/>
    <w:rsid w:val="00ED376B"/>
    <w:rsid w:val="00ED3D40"/>
    <w:rsid w:val="00ED479C"/>
    <w:rsid w:val="00ED6005"/>
    <w:rsid w:val="00ED64A1"/>
    <w:rsid w:val="00ED64BD"/>
    <w:rsid w:val="00EE17E0"/>
    <w:rsid w:val="00EE2249"/>
    <w:rsid w:val="00EE3822"/>
    <w:rsid w:val="00EE38D7"/>
    <w:rsid w:val="00EE4165"/>
    <w:rsid w:val="00EE464B"/>
    <w:rsid w:val="00EE486E"/>
    <w:rsid w:val="00EE4D0F"/>
    <w:rsid w:val="00EE514C"/>
    <w:rsid w:val="00EE574D"/>
    <w:rsid w:val="00EE6A54"/>
    <w:rsid w:val="00EF24DF"/>
    <w:rsid w:val="00EF314D"/>
    <w:rsid w:val="00EF3285"/>
    <w:rsid w:val="00EF35E8"/>
    <w:rsid w:val="00EF5250"/>
    <w:rsid w:val="00EF5DBD"/>
    <w:rsid w:val="00EF63DB"/>
    <w:rsid w:val="00EF79CB"/>
    <w:rsid w:val="00F02ABB"/>
    <w:rsid w:val="00F02D88"/>
    <w:rsid w:val="00F030E8"/>
    <w:rsid w:val="00F05E08"/>
    <w:rsid w:val="00F07D75"/>
    <w:rsid w:val="00F10B18"/>
    <w:rsid w:val="00F1148A"/>
    <w:rsid w:val="00F12678"/>
    <w:rsid w:val="00F12D5B"/>
    <w:rsid w:val="00F143C0"/>
    <w:rsid w:val="00F15826"/>
    <w:rsid w:val="00F24638"/>
    <w:rsid w:val="00F26C37"/>
    <w:rsid w:val="00F2723D"/>
    <w:rsid w:val="00F27D8D"/>
    <w:rsid w:val="00F30971"/>
    <w:rsid w:val="00F3244F"/>
    <w:rsid w:val="00F327BA"/>
    <w:rsid w:val="00F32C11"/>
    <w:rsid w:val="00F33325"/>
    <w:rsid w:val="00F34827"/>
    <w:rsid w:val="00F365CA"/>
    <w:rsid w:val="00F36D3A"/>
    <w:rsid w:val="00F42630"/>
    <w:rsid w:val="00F45997"/>
    <w:rsid w:val="00F460D2"/>
    <w:rsid w:val="00F4766A"/>
    <w:rsid w:val="00F503C2"/>
    <w:rsid w:val="00F5190C"/>
    <w:rsid w:val="00F51E5F"/>
    <w:rsid w:val="00F51F16"/>
    <w:rsid w:val="00F53ACD"/>
    <w:rsid w:val="00F60774"/>
    <w:rsid w:val="00F62C66"/>
    <w:rsid w:val="00F63528"/>
    <w:rsid w:val="00F653F8"/>
    <w:rsid w:val="00F664AA"/>
    <w:rsid w:val="00F674A0"/>
    <w:rsid w:val="00F67902"/>
    <w:rsid w:val="00F70CE4"/>
    <w:rsid w:val="00F7127E"/>
    <w:rsid w:val="00F7131B"/>
    <w:rsid w:val="00F7213F"/>
    <w:rsid w:val="00F725D4"/>
    <w:rsid w:val="00F72EF1"/>
    <w:rsid w:val="00F75903"/>
    <w:rsid w:val="00F75C63"/>
    <w:rsid w:val="00F76FCF"/>
    <w:rsid w:val="00F81F59"/>
    <w:rsid w:val="00F8275C"/>
    <w:rsid w:val="00F82962"/>
    <w:rsid w:val="00F845F6"/>
    <w:rsid w:val="00F8619E"/>
    <w:rsid w:val="00F862B3"/>
    <w:rsid w:val="00F87B0D"/>
    <w:rsid w:val="00F905BB"/>
    <w:rsid w:val="00F91193"/>
    <w:rsid w:val="00F92BE3"/>
    <w:rsid w:val="00F94495"/>
    <w:rsid w:val="00F94640"/>
    <w:rsid w:val="00F95F71"/>
    <w:rsid w:val="00F964C3"/>
    <w:rsid w:val="00F9723D"/>
    <w:rsid w:val="00FA2F6F"/>
    <w:rsid w:val="00FA477F"/>
    <w:rsid w:val="00FA51C5"/>
    <w:rsid w:val="00FA7E04"/>
    <w:rsid w:val="00FB1DF3"/>
    <w:rsid w:val="00FB27A2"/>
    <w:rsid w:val="00FB2D67"/>
    <w:rsid w:val="00FB7020"/>
    <w:rsid w:val="00FC0E79"/>
    <w:rsid w:val="00FC1407"/>
    <w:rsid w:val="00FC2739"/>
    <w:rsid w:val="00FC70BB"/>
    <w:rsid w:val="00FD0194"/>
    <w:rsid w:val="00FD0E4F"/>
    <w:rsid w:val="00FD3791"/>
    <w:rsid w:val="00FD37F8"/>
    <w:rsid w:val="00FD3998"/>
    <w:rsid w:val="00FD3B13"/>
    <w:rsid w:val="00FD3BA7"/>
    <w:rsid w:val="00FD3EBB"/>
    <w:rsid w:val="00FD5270"/>
    <w:rsid w:val="00FD596F"/>
    <w:rsid w:val="00FD6D07"/>
    <w:rsid w:val="00FE0153"/>
    <w:rsid w:val="00FE198D"/>
    <w:rsid w:val="00FE1AD5"/>
    <w:rsid w:val="00FE2D0A"/>
    <w:rsid w:val="00FE3526"/>
    <w:rsid w:val="00FE36F9"/>
    <w:rsid w:val="00FE3F64"/>
    <w:rsid w:val="00FE4444"/>
    <w:rsid w:val="00FE4E23"/>
    <w:rsid w:val="00FE6500"/>
    <w:rsid w:val="00FE71E6"/>
    <w:rsid w:val="00FF0009"/>
    <w:rsid w:val="00FF0064"/>
    <w:rsid w:val="00FF0CA8"/>
    <w:rsid w:val="00FF29D3"/>
    <w:rsid w:val="00FF4260"/>
    <w:rsid w:val="00FF545B"/>
    <w:rsid w:val="00FF56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73E1BE0A"/>
  <w15:docId w15:val="{3CEDDC61-38DF-488B-808F-F0145495F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F5AB4"/>
    <w:pPr>
      <w:spacing w:after="120" w:line="259" w:lineRule="auto"/>
      <w:jc w:val="both"/>
    </w:pPr>
    <w:rPr>
      <w:rFonts w:asciiTheme="minorHAnsi" w:eastAsia="Times New Roman" w:hAnsiTheme="minorHAnsi"/>
      <w:sz w:val="22"/>
      <w:szCs w:val="24"/>
      <w:lang w:eastAsia="ar-SA"/>
    </w:rPr>
  </w:style>
  <w:style w:type="paragraph" w:styleId="10">
    <w:name w:val="heading 1"/>
    <w:basedOn w:val="a0"/>
    <w:next w:val="a0"/>
    <w:link w:val="11"/>
    <w:uiPriority w:val="9"/>
    <w:qFormat/>
    <w:rsid w:val="0014743B"/>
    <w:pPr>
      <w:keepNext/>
      <w:keepLines/>
      <w:pageBreakBefore/>
      <w:spacing w:before="240" w:after="240"/>
      <w:outlineLvl w:val="0"/>
    </w:pPr>
    <w:rPr>
      <w:rFonts w:ascii="Calibri Light" w:hAnsi="Calibri Light"/>
      <w:sz w:val="32"/>
      <w:szCs w:val="32"/>
    </w:rPr>
  </w:style>
  <w:style w:type="paragraph" w:styleId="2">
    <w:name w:val="heading 2"/>
    <w:basedOn w:val="a0"/>
    <w:next w:val="a0"/>
    <w:link w:val="20"/>
    <w:uiPriority w:val="9"/>
    <w:unhideWhenUsed/>
    <w:qFormat/>
    <w:rsid w:val="00114CE7"/>
    <w:pPr>
      <w:keepNext/>
      <w:keepLines/>
      <w:numPr>
        <w:ilvl w:val="1"/>
        <w:numId w:val="1"/>
      </w:numPr>
      <w:spacing w:before="120"/>
      <w:outlineLvl w:val="1"/>
    </w:pPr>
    <w:rPr>
      <w:rFonts w:ascii="Calibri Light" w:hAnsi="Calibri Light"/>
      <w:color w:val="000000"/>
      <w:sz w:val="28"/>
      <w:szCs w:val="26"/>
    </w:rPr>
  </w:style>
  <w:style w:type="paragraph" w:styleId="3">
    <w:name w:val="heading 3"/>
    <w:basedOn w:val="a0"/>
    <w:next w:val="a0"/>
    <w:link w:val="30"/>
    <w:uiPriority w:val="9"/>
    <w:unhideWhenUsed/>
    <w:qFormat/>
    <w:rsid w:val="00114CE7"/>
    <w:pPr>
      <w:keepNext/>
      <w:keepLines/>
      <w:spacing w:before="120"/>
      <w:outlineLvl w:val="2"/>
    </w:pPr>
    <w:rPr>
      <w:rFonts w:ascii="Calibri Light" w:hAnsi="Calibri Light"/>
      <w:sz w:val="24"/>
    </w:rPr>
  </w:style>
  <w:style w:type="paragraph" w:styleId="4">
    <w:name w:val="heading 4"/>
    <w:basedOn w:val="a0"/>
    <w:next w:val="a0"/>
    <w:link w:val="40"/>
    <w:uiPriority w:val="9"/>
    <w:unhideWhenUsed/>
    <w:qFormat/>
    <w:rsid w:val="00E322AB"/>
    <w:pPr>
      <w:keepNext/>
      <w:keepLines/>
      <w:spacing w:before="120"/>
      <w:outlineLvl w:val="3"/>
    </w:pPr>
    <w:rPr>
      <w:rFonts w:ascii="Calibri Light" w:hAnsi="Calibri Light"/>
      <w:iCs/>
      <w:szCs w:val="20"/>
    </w:rPr>
  </w:style>
  <w:style w:type="paragraph" w:styleId="5">
    <w:name w:val="heading 5"/>
    <w:basedOn w:val="a0"/>
    <w:next w:val="a0"/>
    <w:link w:val="50"/>
    <w:uiPriority w:val="9"/>
    <w:semiHidden/>
    <w:unhideWhenUsed/>
    <w:qFormat/>
    <w:rsid w:val="004D747C"/>
    <w:pPr>
      <w:keepNext/>
      <w:keepLines/>
      <w:spacing w:before="40" w:after="0"/>
      <w:outlineLvl w:val="4"/>
    </w:pPr>
    <w:rPr>
      <w:rFonts w:ascii="Calibri Light" w:hAnsi="Calibri Light"/>
      <w:color w:val="2F5496"/>
      <w:sz w:val="20"/>
      <w:szCs w:val="20"/>
    </w:rPr>
  </w:style>
  <w:style w:type="paragraph" w:styleId="6">
    <w:name w:val="heading 6"/>
    <w:basedOn w:val="a0"/>
    <w:next w:val="a0"/>
    <w:link w:val="60"/>
    <w:semiHidden/>
    <w:unhideWhenUsed/>
    <w:qFormat/>
    <w:rsid w:val="004D747C"/>
    <w:pPr>
      <w:keepNext/>
      <w:keepLines/>
      <w:spacing w:before="40" w:after="0"/>
      <w:outlineLvl w:val="5"/>
    </w:pPr>
    <w:rPr>
      <w:rFonts w:ascii="Calibri Light" w:hAnsi="Calibri Light"/>
      <w:color w:val="1F3763"/>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4C39BE"/>
    <w:pPr>
      <w:numPr>
        <w:numId w:val="3"/>
      </w:numPr>
      <w:spacing w:after="60" w:line="240" w:lineRule="auto"/>
    </w:pPr>
  </w:style>
  <w:style w:type="paragraph" w:styleId="a4">
    <w:name w:val="header"/>
    <w:basedOn w:val="a0"/>
    <w:link w:val="a5"/>
    <w:uiPriority w:val="99"/>
    <w:unhideWhenUsed/>
    <w:rsid w:val="00083C12"/>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083C12"/>
  </w:style>
  <w:style w:type="paragraph" w:styleId="a6">
    <w:name w:val="footer"/>
    <w:basedOn w:val="a0"/>
    <w:link w:val="a7"/>
    <w:uiPriority w:val="99"/>
    <w:unhideWhenUsed/>
    <w:rsid w:val="00083C12"/>
    <w:pPr>
      <w:tabs>
        <w:tab w:val="center" w:pos="4677"/>
        <w:tab w:val="right" w:pos="9355"/>
      </w:tabs>
      <w:spacing w:after="0" w:line="240" w:lineRule="auto"/>
    </w:pPr>
  </w:style>
  <w:style w:type="character" w:customStyle="1" w:styleId="a7">
    <w:name w:val="Нижний колонтитул Знак"/>
    <w:basedOn w:val="a1"/>
    <w:link w:val="a6"/>
    <w:uiPriority w:val="99"/>
    <w:rsid w:val="00083C12"/>
  </w:style>
  <w:style w:type="character" w:styleId="a8">
    <w:name w:val="Hyperlink"/>
    <w:uiPriority w:val="99"/>
    <w:rsid w:val="00083C12"/>
    <w:rPr>
      <w:color w:val="0000FF"/>
      <w:u w:val="single"/>
    </w:rPr>
  </w:style>
  <w:style w:type="table" w:styleId="a9">
    <w:name w:val="Table Grid"/>
    <w:basedOn w:val="a2"/>
    <w:uiPriority w:val="39"/>
    <w:rsid w:val="00A10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link w:val="10"/>
    <w:uiPriority w:val="9"/>
    <w:rsid w:val="0014743B"/>
    <w:rPr>
      <w:rFonts w:ascii="Calibri Light" w:eastAsia="Times New Roman" w:hAnsi="Calibri Light"/>
      <w:sz w:val="32"/>
      <w:szCs w:val="32"/>
    </w:rPr>
  </w:style>
  <w:style w:type="paragraph" w:styleId="aa">
    <w:name w:val="TOC Heading"/>
    <w:basedOn w:val="10"/>
    <w:next w:val="a0"/>
    <w:uiPriority w:val="39"/>
    <w:unhideWhenUsed/>
    <w:qFormat/>
    <w:rsid w:val="00E068CA"/>
    <w:pPr>
      <w:outlineLvl w:val="9"/>
    </w:pPr>
    <w:rPr>
      <w:lang w:eastAsia="ru-RU"/>
    </w:rPr>
  </w:style>
  <w:style w:type="character" w:customStyle="1" w:styleId="20">
    <w:name w:val="Заголовок 2 Знак"/>
    <w:link w:val="2"/>
    <w:uiPriority w:val="9"/>
    <w:rsid w:val="00114CE7"/>
    <w:rPr>
      <w:rFonts w:ascii="Calibri Light" w:eastAsia="Times New Roman" w:hAnsi="Calibri Light"/>
      <w:color w:val="000000"/>
      <w:sz w:val="28"/>
      <w:szCs w:val="26"/>
    </w:rPr>
  </w:style>
  <w:style w:type="paragraph" w:styleId="ab">
    <w:name w:val="annotation text"/>
    <w:basedOn w:val="a0"/>
    <w:link w:val="ac"/>
    <w:uiPriority w:val="99"/>
    <w:unhideWhenUsed/>
    <w:rsid w:val="003614BC"/>
    <w:pPr>
      <w:suppressAutoHyphens/>
      <w:spacing w:after="0" w:line="240" w:lineRule="auto"/>
    </w:pPr>
    <w:rPr>
      <w:sz w:val="20"/>
      <w:szCs w:val="20"/>
    </w:rPr>
  </w:style>
  <w:style w:type="character" w:customStyle="1" w:styleId="ac">
    <w:name w:val="Текст примечания Знак"/>
    <w:link w:val="ab"/>
    <w:uiPriority w:val="99"/>
    <w:rsid w:val="003614BC"/>
    <w:rPr>
      <w:rFonts w:ascii="Times New Roman" w:eastAsia="Times New Roman" w:hAnsi="Times New Roman" w:cs="Times New Roman"/>
      <w:sz w:val="20"/>
      <w:szCs w:val="20"/>
      <w:lang w:eastAsia="ar-SA"/>
    </w:rPr>
  </w:style>
  <w:style w:type="paragraph" w:styleId="ad">
    <w:name w:val="No Spacing"/>
    <w:uiPriority w:val="1"/>
    <w:qFormat/>
    <w:rsid w:val="00F862B3"/>
    <w:rPr>
      <w:rFonts w:ascii="Times New Roman" w:hAnsi="Times New Roman"/>
      <w:sz w:val="28"/>
      <w:szCs w:val="22"/>
      <w:lang w:eastAsia="en-US"/>
    </w:rPr>
  </w:style>
  <w:style w:type="paragraph" w:customStyle="1" w:styleId="Default">
    <w:name w:val="Default"/>
    <w:rsid w:val="008E6A6A"/>
    <w:pPr>
      <w:autoSpaceDE w:val="0"/>
      <w:autoSpaceDN w:val="0"/>
      <w:adjustRightInd w:val="0"/>
    </w:pPr>
    <w:rPr>
      <w:rFonts w:ascii="Times New Roman" w:hAnsi="Times New Roman"/>
      <w:color w:val="000000"/>
      <w:sz w:val="24"/>
      <w:szCs w:val="24"/>
      <w:lang w:eastAsia="en-US"/>
    </w:rPr>
  </w:style>
  <w:style w:type="character" w:customStyle="1" w:styleId="30">
    <w:name w:val="Заголовок 3 Знак"/>
    <w:link w:val="3"/>
    <w:uiPriority w:val="9"/>
    <w:rsid w:val="00114CE7"/>
    <w:rPr>
      <w:rFonts w:ascii="Calibri Light" w:eastAsia="Times New Roman" w:hAnsi="Calibri Light"/>
      <w:sz w:val="24"/>
      <w:szCs w:val="24"/>
    </w:rPr>
  </w:style>
  <w:style w:type="character" w:customStyle="1" w:styleId="40">
    <w:name w:val="Заголовок 4 Знак"/>
    <w:link w:val="4"/>
    <w:uiPriority w:val="9"/>
    <w:rsid w:val="00E322AB"/>
    <w:rPr>
      <w:rFonts w:ascii="Calibri Light" w:eastAsia="Times New Roman" w:hAnsi="Calibri Light"/>
      <w:iCs/>
      <w:sz w:val="22"/>
    </w:rPr>
  </w:style>
  <w:style w:type="paragraph" w:styleId="12">
    <w:name w:val="toc 1"/>
    <w:basedOn w:val="a0"/>
    <w:next w:val="a0"/>
    <w:autoRedefine/>
    <w:uiPriority w:val="39"/>
    <w:unhideWhenUsed/>
    <w:rsid w:val="005F38F6"/>
    <w:pPr>
      <w:tabs>
        <w:tab w:val="left" w:pos="284"/>
        <w:tab w:val="right" w:leader="dot" w:pos="9345"/>
      </w:tabs>
      <w:spacing w:after="100"/>
    </w:pPr>
  </w:style>
  <w:style w:type="paragraph" w:styleId="21">
    <w:name w:val="toc 2"/>
    <w:basedOn w:val="a0"/>
    <w:next w:val="a0"/>
    <w:autoRedefine/>
    <w:uiPriority w:val="39"/>
    <w:unhideWhenUsed/>
    <w:rsid w:val="00067169"/>
    <w:pPr>
      <w:tabs>
        <w:tab w:val="left" w:pos="426"/>
        <w:tab w:val="right" w:leader="dot" w:pos="9345"/>
      </w:tabs>
      <w:spacing w:after="100"/>
    </w:pPr>
  </w:style>
  <w:style w:type="paragraph" w:styleId="31">
    <w:name w:val="toc 3"/>
    <w:basedOn w:val="a0"/>
    <w:next w:val="a0"/>
    <w:autoRedefine/>
    <w:uiPriority w:val="39"/>
    <w:unhideWhenUsed/>
    <w:rsid w:val="005F38F6"/>
    <w:pPr>
      <w:tabs>
        <w:tab w:val="left" w:pos="709"/>
        <w:tab w:val="right" w:leader="dot" w:pos="9345"/>
      </w:tabs>
      <w:spacing w:after="100"/>
    </w:pPr>
  </w:style>
  <w:style w:type="character" w:customStyle="1" w:styleId="50">
    <w:name w:val="Заголовок 5 Знак"/>
    <w:link w:val="5"/>
    <w:uiPriority w:val="9"/>
    <w:semiHidden/>
    <w:rsid w:val="004D747C"/>
    <w:rPr>
      <w:rFonts w:ascii="Calibri Light" w:eastAsia="Times New Roman" w:hAnsi="Calibri Light" w:cs="Times New Roman"/>
      <w:color w:val="2F5496"/>
    </w:rPr>
  </w:style>
  <w:style w:type="character" w:customStyle="1" w:styleId="60">
    <w:name w:val="Заголовок 6 Знак"/>
    <w:link w:val="6"/>
    <w:semiHidden/>
    <w:rsid w:val="004D747C"/>
    <w:rPr>
      <w:rFonts w:ascii="Calibri Light" w:eastAsia="Times New Roman" w:hAnsi="Calibri Light" w:cs="Times New Roman"/>
      <w:color w:val="1F3763"/>
    </w:rPr>
  </w:style>
  <w:style w:type="paragraph" w:styleId="ae">
    <w:name w:val="Body Text Indent"/>
    <w:basedOn w:val="a0"/>
    <w:link w:val="af"/>
    <w:uiPriority w:val="99"/>
    <w:semiHidden/>
    <w:unhideWhenUsed/>
    <w:rsid w:val="004D747C"/>
    <w:pPr>
      <w:widowControl w:val="0"/>
      <w:numPr>
        <w:ilvl w:val="12"/>
      </w:numPr>
      <w:autoSpaceDE w:val="0"/>
      <w:autoSpaceDN w:val="0"/>
      <w:adjustRightInd w:val="0"/>
      <w:spacing w:after="0" w:line="240" w:lineRule="auto"/>
      <w:ind w:left="720" w:firstLine="425"/>
    </w:pPr>
    <w:rPr>
      <w:rFonts w:ascii="Arial" w:hAnsi="Arial"/>
      <w:sz w:val="20"/>
      <w:lang w:eastAsia="ru-RU"/>
    </w:rPr>
  </w:style>
  <w:style w:type="character" w:customStyle="1" w:styleId="af">
    <w:name w:val="Основной текст с отступом Знак"/>
    <w:link w:val="ae"/>
    <w:uiPriority w:val="99"/>
    <w:semiHidden/>
    <w:rsid w:val="004D747C"/>
    <w:rPr>
      <w:rFonts w:ascii="Arial" w:eastAsia="Times New Roman" w:hAnsi="Arial" w:cs="Arial"/>
      <w:szCs w:val="24"/>
      <w:lang w:eastAsia="ru-RU"/>
    </w:rPr>
  </w:style>
  <w:style w:type="character" w:customStyle="1" w:styleId="13">
    <w:name w:val="перечень 1 Знак"/>
    <w:link w:val="1"/>
    <w:locked/>
    <w:rsid w:val="004D747C"/>
    <w:rPr>
      <w:rFonts w:ascii="Arial" w:hAnsi="Arial"/>
      <w:szCs w:val="24"/>
    </w:rPr>
  </w:style>
  <w:style w:type="paragraph" w:customStyle="1" w:styleId="1">
    <w:name w:val="перечень 1"/>
    <w:basedOn w:val="a0"/>
    <w:link w:val="13"/>
    <w:qFormat/>
    <w:rsid w:val="004D747C"/>
    <w:pPr>
      <w:numPr>
        <w:numId w:val="2"/>
      </w:numPr>
      <w:tabs>
        <w:tab w:val="left" w:pos="142"/>
      </w:tabs>
      <w:spacing w:after="0" w:line="240" w:lineRule="auto"/>
    </w:pPr>
    <w:rPr>
      <w:rFonts w:ascii="Arial" w:eastAsia="Calibri" w:hAnsi="Arial"/>
      <w:sz w:val="20"/>
      <w:lang w:eastAsia="ru-RU"/>
    </w:rPr>
  </w:style>
  <w:style w:type="character" w:styleId="af0">
    <w:name w:val="Strong"/>
    <w:uiPriority w:val="22"/>
    <w:qFormat/>
    <w:rsid w:val="00A96EA5"/>
    <w:rPr>
      <w:b/>
      <w:bCs/>
    </w:rPr>
  </w:style>
  <w:style w:type="character" w:styleId="af1">
    <w:name w:val="Subtle Emphasis"/>
    <w:uiPriority w:val="19"/>
    <w:qFormat/>
    <w:rsid w:val="00A96EA5"/>
    <w:rPr>
      <w:i/>
      <w:iCs/>
      <w:color w:val="404040"/>
    </w:rPr>
  </w:style>
  <w:style w:type="paragraph" w:styleId="af2">
    <w:name w:val="Balloon Text"/>
    <w:basedOn w:val="a0"/>
    <w:link w:val="af3"/>
    <w:uiPriority w:val="99"/>
    <w:semiHidden/>
    <w:unhideWhenUsed/>
    <w:rsid w:val="00CB117F"/>
    <w:pPr>
      <w:spacing w:after="0" w:line="240" w:lineRule="auto"/>
    </w:pPr>
    <w:rPr>
      <w:rFonts w:ascii="Tahoma" w:eastAsia="Calibri" w:hAnsi="Tahoma"/>
      <w:sz w:val="16"/>
      <w:szCs w:val="16"/>
    </w:rPr>
  </w:style>
  <w:style w:type="character" w:customStyle="1" w:styleId="af3">
    <w:name w:val="Текст выноски Знак"/>
    <w:link w:val="af2"/>
    <w:uiPriority w:val="99"/>
    <w:semiHidden/>
    <w:rsid w:val="00CB117F"/>
    <w:rPr>
      <w:rFonts w:ascii="Tahoma" w:hAnsi="Tahoma" w:cs="Tahoma"/>
      <w:sz w:val="16"/>
      <w:szCs w:val="16"/>
    </w:rPr>
  </w:style>
  <w:style w:type="character" w:styleId="af4">
    <w:name w:val="annotation reference"/>
    <w:uiPriority w:val="99"/>
    <w:semiHidden/>
    <w:unhideWhenUsed/>
    <w:rsid w:val="003158B7"/>
    <w:rPr>
      <w:sz w:val="16"/>
      <w:szCs w:val="16"/>
    </w:rPr>
  </w:style>
  <w:style w:type="paragraph" w:styleId="af5">
    <w:name w:val="annotation subject"/>
    <w:basedOn w:val="ab"/>
    <w:next w:val="ab"/>
    <w:link w:val="af6"/>
    <w:uiPriority w:val="99"/>
    <w:semiHidden/>
    <w:unhideWhenUsed/>
    <w:rsid w:val="003158B7"/>
    <w:pPr>
      <w:suppressAutoHyphens w:val="0"/>
      <w:spacing w:after="160"/>
    </w:pPr>
    <w:rPr>
      <w:b/>
      <w:bCs/>
    </w:rPr>
  </w:style>
  <w:style w:type="character" w:customStyle="1" w:styleId="af6">
    <w:name w:val="Тема примечания Знак"/>
    <w:link w:val="af5"/>
    <w:uiPriority w:val="99"/>
    <w:semiHidden/>
    <w:rsid w:val="003158B7"/>
    <w:rPr>
      <w:rFonts w:ascii="Times New Roman" w:eastAsia="Times New Roman" w:hAnsi="Times New Roman" w:cs="Times New Roman"/>
      <w:b/>
      <w:bCs/>
      <w:sz w:val="20"/>
      <w:szCs w:val="20"/>
      <w:lang w:eastAsia="ar-SA"/>
    </w:rPr>
  </w:style>
  <w:style w:type="character" w:styleId="af7">
    <w:name w:val="Emphasis"/>
    <w:uiPriority w:val="20"/>
    <w:qFormat/>
    <w:rsid w:val="00A16C07"/>
    <w:rPr>
      <w:rFonts w:ascii="Calibri" w:hAnsi="Calibri"/>
      <w:i/>
      <w:iCs/>
      <w:sz w:val="18"/>
    </w:rPr>
  </w:style>
  <w:style w:type="paragraph" w:customStyle="1" w:styleId="Standard">
    <w:name w:val="Standard"/>
    <w:rsid w:val="001A77B9"/>
    <w:pPr>
      <w:widowControl w:val="0"/>
      <w:suppressAutoHyphens/>
      <w:autoSpaceDN w:val="0"/>
      <w:textAlignment w:val="baseline"/>
    </w:pPr>
    <w:rPr>
      <w:rFonts w:ascii="Times New Roman" w:eastAsia="Lucida Sans Unicode" w:hAnsi="Times New Roman" w:cs="Tahoma"/>
      <w:color w:val="000000"/>
      <w:kern w:val="3"/>
      <w:sz w:val="24"/>
      <w:szCs w:val="24"/>
      <w:lang w:eastAsia="en-US" w:bidi="en-US"/>
    </w:rPr>
  </w:style>
  <w:style w:type="paragraph" w:customStyle="1" w:styleId="14">
    <w:name w:val="Название1"/>
    <w:basedOn w:val="a0"/>
    <w:next w:val="a0"/>
    <w:link w:val="af8"/>
    <w:rsid w:val="001A77B9"/>
    <w:pPr>
      <w:keepNext/>
      <w:widowControl w:val="0"/>
      <w:suppressAutoHyphens/>
      <w:autoSpaceDN w:val="0"/>
      <w:spacing w:before="240" w:line="240" w:lineRule="auto"/>
      <w:ind w:left="283" w:right="283"/>
      <w:textAlignment w:val="baseline"/>
    </w:pPr>
    <w:rPr>
      <w:rFonts w:ascii="Arial" w:eastAsia="Lucida Sans Unicode" w:hAnsi="Arial" w:cs="Arial"/>
      <w:color w:val="000000"/>
      <w:kern w:val="3"/>
      <w:sz w:val="28"/>
      <w:szCs w:val="28"/>
      <w:lang w:bidi="en-US"/>
    </w:rPr>
  </w:style>
  <w:style w:type="character" w:customStyle="1" w:styleId="af8">
    <w:name w:val="Название Знак"/>
    <w:link w:val="14"/>
    <w:rsid w:val="001A77B9"/>
    <w:rPr>
      <w:rFonts w:ascii="Arial" w:eastAsia="Lucida Sans Unicode" w:hAnsi="Arial" w:cs="Arial"/>
      <w:color w:val="000000"/>
      <w:kern w:val="3"/>
      <w:sz w:val="28"/>
      <w:szCs w:val="28"/>
      <w:lang w:bidi="en-US"/>
    </w:rPr>
  </w:style>
  <w:style w:type="paragraph" w:customStyle="1" w:styleId="22">
    <w:name w:val="Стиль Стиль2 + По ширине"/>
    <w:basedOn w:val="a0"/>
    <w:rsid w:val="001A77B9"/>
    <w:pPr>
      <w:widowControl w:val="0"/>
      <w:tabs>
        <w:tab w:val="left" w:pos="1003"/>
      </w:tabs>
      <w:suppressAutoHyphens/>
      <w:autoSpaceDN w:val="0"/>
      <w:spacing w:after="0" w:line="240" w:lineRule="auto"/>
      <w:ind w:right="284"/>
      <w:jc w:val="center"/>
      <w:textAlignment w:val="baseline"/>
    </w:pPr>
    <w:rPr>
      <w:rFonts w:eastAsia="Lucida Sans Unicode" w:cs="Tahoma"/>
      <w:b/>
      <w:bCs/>
      <w:color w:val="000000"/>
      <w:kern w:val="3"/>
      <w:sz w:val="28"/>
      <w:szCs w:val="20"/>
      <w:u w:val="single"/>
      <w:lang w:bidi="en-US"/>
    </w:rPr>
  </w:style>
  <w:style w:type="paragraph" w:customStyle="1" w:styleId="Textbody">
    <w:name w:val="Text body"/>
    <w:basedOn w:val="a0"/>
    <w:rsid w:val="005959AC"/>
    <w:pPr>
      <w:widowControl w:val="0"/>
      <w:suppressAutoHyphens/>
      <w:autoSpaceDN w:val="0"/>
      <w:spacing w:line="240" w:lineRule="auto"/>
      <w:textAlignment w:val="baseline"/>
    </w:pPr>
    <w:rPr>
      <w:rFonts w:eastAsia="Lucida Sans Unicode" w:cs="Tahoma"/>
      <w:color w:val="000000"/>
      <w:kern w:val="3"/>
      <w:lang w:bidi="en-US"/>
    </w:rPr>
  </w:style>
  <w:style w:type="paragraph" w:styleId="af9">
    <w:name w:val="Revision"/>
    <w:hidden/>
    <w:uiPriority w:val="99"/>
    <w:semiHidden/>
    <w:rsid w:val="00507399"/>
    <w:rPr>
      <w:rFonts w:ascii="Times New Roman" w:eastAsia="Times New Roman" w:hAnsi="Times New Roman"/>
      <w:sz w:val="24"/>
      <w:szCs w:val="24"/>
      <w:lang w:eastAsia="ar-SA"/>
    </w:rPr>
  </w:style>
  <w:style w:type="paragraph" w:styleId="afa">
    <w:name w:val="Body Text"/>
    <w:basedOn w:val="a0"/>
    <w:link w:val="afb"/>
    <w:uiPriority w:val="99"/>
    <w:unhideWhenUsed/>
    <w:rsid w:val="00872DD0"/>
  </w:style>
  <w:style w:type="character" w:customStyle="1" w:styleId="afb">
    <w:name w:val="Основной текст Знак"/>
    <w:link w:val="afa"/>
    <w:uiPriority w:val="99"/>
    <w:rsid w:val="00872DD0"/>
    <w:rPr>
      <w:rFonts w:ascii="Times New Roman" w:eastAsia="Times New Roman" w:hAnsi="Times New Roman"/>
      <w:sz w:val="24"/>
      <w:szCs w:val="24"/>
      <w:lang w:eastAsia="ar-SA"/>
    </w:rPr>
  </w:style>
  <w:style w:type="character" w:styleId="afc">
    <w:name w:val="Placeholder Text"/>
    <w:basedOn w:val="a1"/>
    <w:uiPriority w:val="99"/>
    <w:semiHidden/>
    <w:rsid w:val="00BC4D14"/>
    <w:rPr>
      <w:color w:val="808080"/>
    </w:rPr>
  </w:style>
  <w:style w:type="character" w:customStyle="1" w:styleId="15">
    <w:name w:val="Неразрешенное упоминание1"/>
    <w:basedOn w:val="a1"/>
    <w:uiPriority w:val="99"/>
    <w:semiHidden/>
    <w:unhideWhenUsed/>
    <w:rsid w:val="003422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62737">
      <w:bodyDiv w:val="1"/>
      <w:marLeft w:val="0"/>
      <w:marRight w:val="0"/>
      <w:marTop w:val="0"/>
      <w:marBottom w:val="0"/>
      <w:divBdr>
        <w:top w:val="none" w:sz="0" w:space="0" w:color="auto"/>
        <w:left w:val="none" w:sz="0" w:space="0" w:color="auto"/>
        <w:bottom w:val="none" w:sz="0" w:space="0" w:color="auto"/>
        <w:right w:val="none" w:sz="0" w:space="0" w:color="auto"/>
      </w:divBdr>
    </w:div>
    <w:div w:id="1158154321">
      <w:bodyDiv w:val="1"/>
      <w:marLeft w:val="0"/>
      <w:marRight w:val="0"/>
      <w:marTop w:val="0"/>
      <w:marBottom w:val="0"/>
      <w:divBdr>
        <w:top w:val="none" w:sz="0" w:space="0" w:color="auto"/>
        <w:left w:val="none" w:sz="0" w:space="0" w:color="auto"/>
        <w:bottom w:val="none" w:sz="0" w:space="0" w:color="auto"/>
        <w:right w:val="none" w:sz="0" w:space="0" w:color="auto"/>
      </w:divBdr>
      <w:divsChild>
        <w:div w:id="201283018">
          <w:marLeft w:val="0"/>
          <w:marRight w:val="0"/>
          <w:marTop w:val="0"/>
          <w:marBottom w:val="0"/>
          <w:divBdr>
            <w:top w:val="none" w:sz="0" w:space="0" w:color="auto"/>
            <w:left w:val="none" w:sz="0" w:space="0" w:color="auto"/>
            <w:bottom w:val="none" w:sz="0" w:space="0" w:color="auto"/>
            <w:right w:val="none" w:sz="0" w:space="0" w:color="auto"/>
          </w:divBdr>
        </w:div>
      </w:divsChild>
    </w:div>
    <w:div w:id="200936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header" Target="header1.xml"/><Relationship Id="rId8" Type="http://schemas.openxmlformats.org/officeDocument/2006/relationships/image" Target="media/image1.emf"/><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3" Type="http://schemas.openxmlformats.org/officeDocument/2006/relationships/hyperlink" Target="mailto:info@promatis.ru" TargetMode="External"/><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2E223-4946-4971-8591-568C8E5EE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53</Pages>
  <Words>14763</Words>
  <Characters>84152</Characters>
  <Application>Microsoft Office Word</Application>
  <DocSecurity>0</DocSecurity>
  <Lines>701</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 Богомолов</dc:creator>
  <cp:lastModifiedBy>Николай Богомолов</cp:lastModifiedBy>
  <cp:revision>3</cp:revision>
  <dcterms:created xsi:type="dcterms:W3CDTF">2022-10-12T06:39:00Z</dcterms:created>
  <dcterms:modified xsi:type="dcterms:W3CDTF">2022-10-12T06:58:00Z</dcterms:modified>
</cp:coreProperties>
</file>